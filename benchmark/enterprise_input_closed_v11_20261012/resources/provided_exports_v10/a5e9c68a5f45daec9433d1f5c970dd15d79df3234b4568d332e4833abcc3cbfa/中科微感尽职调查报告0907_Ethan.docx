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sdt>
      <w:sdtPr>
        <w:rPr>
          <w:rFonts w:hint="eastAsia"/>
        </w:rPr>
        <w:id w:val="-1"/>
        <w:docPartObj>
          <w:docPartGallery w:val="autotext"/>
        </w:docPartObj>
      </w:sdtPr>
      <w:sdtEndPr>
        <w:rPr>
          <w:rFonts w:hint="eastAsia"/>
          <w:lang w:val="zh-CN"/>
        </w:rPr>
      </w:sdtEndPr>
      <w:sdtContent>
        <w:p w14:paraId="7474BBBA">
          <w:pPr>
            <w:jc w:val="right"/>
            <w:rPr>
              <w:rFonts w:hint="eastAsia" w:ascii="黑体" w:hAnsi="黑体" w:eastAsia="黑体" w:cs="黑体"/>
              <w:b/>
              <w:bCs/>
              <w:kern w:val="0"/>
              <w:sz w:val="44"/>
              <w:szCs w:val="44"/>
              <w14:ligatures w14:val="none"/>
            </w:rPr>
          </w:pPr>
          <w:r>
            <w:rPr>
              <w:rFonts w:ascii="黑体" w:hAnsi="黑体" w:eastAsia="黑体" w:cs="黑体"/>
              <w:b/>
              <w:kern w:val="0"/>
              <w:sz w:val="44"/>
              <w:szCs w:val="44"/>
              <w14:ligatures w14:val="none"/>
            </w:rPr>
            <w:drawing>
              <wp:inline distT="0" distB="0" distL="0" distR="0">
                <wp:extent cx="2209165" cy="845820"/>
                <wp:effectExtent l="0" t="0" r="635" b="0"/>
                <wp:docPr id="1284890846" name="图片 23" descr="nii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890846" name="图片 23" descr="niii"/>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a:xfrm>
                          <a:off x="0" y="0"/>
                          <a:ext cx="2209165" cy="845820"/>
                        </a:xfrm>
                        <a:prstGeom prst="rect">
                          <a:avLst/>
                        </a:prstGeom>
                        <a:noFill/>
                        <a:ln>
                          <a:noFill/>
                        </a:ln>
                      </pic:spPr>
                    </pic:pic>
                  </a:graphicData>
                </a:graphic>
              </wp:inline>
            </w:drawing>
          </w:r>
        </w:p>
        <w:p w14:paraId="3D52C1CF">
          <w:pPr>
            <w:widowControl/>
            <w:spacing w:before="2808" w:beforeLines="900" w:after="0" w:line="240" w:lineRule="auto"/>
            <w:jc w:val="center"/>
            <w:rPr>
              <w:rFonts w:hint="eastAsia" w:ascii="黑体" w:hAnsi="黑体" w:eastAsia="黑体" w:cs="Times New Roman"/>
              <w:b/>
              <w:bCs/>
              <w:color w:val="000000"/>
              <w:kern w:val="0"/>
              <w:sz w:val="44"/>
              <w:szCs w:val="44"/>
              <w14:ligatures w14:val="none"/>
            </w:rPr>
          </w:pPr>
          <w:r>
            <w:rPr>
              <w:rFonts w:hint="eastAsia" w:ascii="黑体" w:hAnsi="黑体" w:eastAsia="黑体"/>
              <w:b/>
              <w:bCs/>
              <w:sz w:val="44"/>
              <w:szCs w:val="44"/>
            </w:rPr>
            <w:t>中科微感（宁波）科技有限公司</w:t>
          </w:r>
        </w:p>
        <w:p w14:paraId="2AE20A20">
          <w:pPr>
            <w:widowControl/>
            <w:spacing w:before="312" w:beforeLines="100" w:after="2808" w:afterLines="900" w:line="240" w:lineRule="auto"/>
            <w:jc w:val="center"/>
            <w:rPr>
              <w:rFonts w:hint="eastAsia" w:ascii="黑体" w:hAnsi="黑体" w:eastAsia="黑体" w:cs="黑体"/>
              <w:b/>
              <w:bCs/>
              <w:kern w:val="0"/>
              <w:sz w:val="44"/>
              <w:szCs w:val="44"/>
              <w14:ligatures w14:val="none"/>
            </w:rPr>
          </w:pPr>
          <w:r>
            <w:rPr>
              <w:rFonts w:hint="eastAsia" w:ascii="黑体" w:hAnsi="黑体" w:eastAsia="黑体" w:cs="黑体"/>
              <w:b/>
              <w:bCs/>
              <w:kern w:val="0"/>
              <w:sz w:val="44"/>
              <w:szCs w:val="44"/>
              <w14:ligatures w14:val="none"/>
            </w:rPr>
            <w:t>之</w:t>
          </w:r>
          <w:r>
            <w:rPr>
              <w:rFonts w:ascii="黑体" w:hAnsi="黑体" w:eastAsia="黑体" w:cs="黑体"/>
              <w:b/>
              <w:bCs/>
              <w:kern w:val="0"/>
              <w:sz w:val="44"/>
              <w:szCs w:val="44"/>
              <w14:ligatures w14:val="none"/>
            </w:rPr>
            <w:t>尽职调查报告</w:t>
          </w:r>
        </w:p>
        <w:p w14:paraId="6A5C0761">
          <w:pPr>
            <w:spacing w:before="312" w:beforeLines="100" w:line="15" w:lineRule="auto"/>
            <w:jc w:val="both"/>
            <w:rPr>
              <w:rFonts w:ascii="Arial" w:hAnsi="Arial" w:cs="Arial"/>
              <w:b/>
              <w:bCs/>
              <w:sz w:val="48"/>
              <w:szCs w:val="48"/>
            </w:rPr>
          </w:pPr>
        </w:p>
        <w:p w14:paraId="6794157D">
          <w:pPr>
            <w:spacing w:before="312" w:beforeLines="100" w:line="15" w:lineRule="auto"/>
            <w:rPr>
              <w:rFonts w:hint="eastAsia" w:ascii="楷体" w:hAnsi="楷体" w:eastAsia="楷体" w:cs="Arial"/>
              <w:b/>
              <w:bCs/>
              <w:sz w:val="48"/>
              <w:szCs w:val="48"/>
            </w:rPr>
          </w:pPr>
        </w:p>
        <w:p w14:paraId="370942EA">
          <w:pPr>
            <w:spacing w:before="312" w:beforeLines="100" w:line="15" w:lineRule="auto"/>
            <w:jc w:val="center"/>
            <w:rPr>
              <w:rFonts w:hint="eastAsia" w:ascii="楷体" w:hAnsi="楷体" w:eastAsia="楷体" w:cs="楷体"/>
              <w:sz w:val="40"/>
              <w:szCs w:val="40"/>
            </w:rPr>
          </w:pPr>
          <w:r>
            <w:rPr>
              <w:rFonts w:hint="eastAsia" w:ascii="楷体" w:hAnsi="楷体" w:eastAsia="楷体" w:cs="楷体"/>
              <w:sz w:val="40"/>
              <w:szCs w:val="40"/>
            </w:rPr>
            <w:t>宁波工业互联网研究院</w:t>
          </w:r>
        </w:p>
        <w:p w14:paraId="7958D110">
          <w:pPr>
            <w:jc w:val="center"/>
            <w:rPr>
              <w:rFonts w:hint="eastAsia" w:ascii="楷体" w:hAnsi="楷体" w:eastAsia="楷体"/>
            </w:rPr>
            <w:sectPr>
              <w:headerReference r:id="rId7" w:type="default"/>
              <w:footerReference r:id="rId8" w:type="default"/>
              <w:pgSz w:w="11906" w:h="16838"/>
              <w:pgMar w:top="1134" w:right="1134" w:bottom="1134" w:left="1134" w:header="851" w:footer="992" w:gutter="0"/>
              <w:cols w:space="425" w:num="1"/>
              <w:titlePg/>
              <w:docGrid w:type="lines" w:linePitch="312" w:charSpace="0"/>
            </w:sectPr>
          </w:pPr>
          <w:r>
            <w:rPr>
              <w:rFonts w:hint="eastAsia" w:ascii="楷体" w:hAnsi="楷体" w:eastAsia="楷体" w:cs="楷体"/>
              <w:sz w:val="40"/>
              <w:szCs w:val="40"/>
            </w:rPr>
            <w:t>2026年8月21日</w:t>
          </w:r>
        </w:p>
        <w:p w14:paraId="46C93CB0">
          <w:pPr>
            <w:widowControl/>
            <w:spacing w:after="0" w:line="240" w:lineRule="auto"/>
            <w:rPr>
              <w:rFonts w:hint="eastAsia"/>
              <w:lang w:val="zh-CN"/>
            </w:rPr>
          </w:pPr>
        </w:p>
      </w:sdtContent>
    </w:sdt>
    <w:sdt>
      <w:sdtPr>
        <w:rPr>
          <w:rFonts w:asciiTheme="minorHAnsi" w:hAnsiTheme="minorHAnsi" w:eastAsiaTheme="minorEastAsia" w:cstheme="minorBidi"/>
          <w:color w:val="auto"/>
          <w:kern w:val="2"/>
          <w:sz w:val="22"/>
          <w:szCs w:val="24"/>
          <w:lang w:val="zh-CN"/>
          <w14:ligatures w14:val="standardContextual"/>
        </w:rPr>
        <w:id w:val="540874850"/>
        <w:docPartObj>
          <w:docPartGallery w:val="Table of Contents"/>
          <w:docPartUnique/>
        </w:docPartObj>
      </w:sdtPr>
      <w:sdtEndPr>
        <w:rPr>
          <w:rFonts w:ascii="仿宋" w:hAnsi="仿宋" w:eastAsia="仿宋" w:cstheme="minorBidi"/>
          <w:color w:val="auto"/>
          <w:kern w:val="2"/>
          <w:sz w:val="28"/>
          <w:szCs w:val="24"/>
          <w:lang w:val="en-US"/>
          <w14:ligatures w14:val="standardContextual"/>
        </w:rPr>
      </w:sdtEndPr>
      <w:sdtContent>
        <w:p w14:paraId="4A757450">
          <w:pPr>
            <w:pStyle w:val="49"/>
            <w:spacing w:after="312" w:afterLines="100"/>
            <w:jc w:val="center"/>
            <w:rPr>
              <w:rFonts w:hint="eastAsia" w:ascii="仿宋" w:hAnsi="仿宋" w:eastAsia="仿宋"/>
              <w:b/>
              <w:bCs/>
              <w:color w:val="000000" w:themeColor="text1"/>
              <w14:textFill>
                <w14:solidFill>
                  <w14:schemeClr w14:val="tx1"/>
                </w14:solidFill>
              </w14:textFill>
            </w:rPr>
          </w:pPr>
          <w:r>
            <w:rPr>
              <w:rFonts w:ascii="仿宋" w:hAnsi="仿宋" w:eastAsia="仿宋"/>
              <w:b/>
              <w:bCs/>
              <w:color w:val="000000" w:themeColor="text1"/>
              <w:lang w:val="zh-CN"/>
              <w14:textFill>
                <w14:solidFill>
                  <w14:schemeClr w14:val="tx1"/>
                </w14:solidFill>
              </w14:textFill>
            </w:rPr>
            <w:t>目录</w:t>
          </w:r>
        </w:p>
        <w:p w14:paraId="1D47B0B0">
          <w:pPr>
            <w:pStyle w:val="17"/>
            <w:spacing w:after="0" w:line="240" w:lineRule="auto"/>
            <w:rPr>
              <w:rFonts w:hint="eastAsia"/>
              <w:sz w:val="21"/>
              <w:szCs w:val="21"/>
            </w:rPr>
          </w:pPr>
          <w:r>
            <w:rPr>
              <w:sz w:val="21"/>
              <w:szCs w:val="21"/>
            </w:rPr>
            <w:fldChar w:fldCharType="begin"/>
          </w:r>
          <w:r>
            <w:rPr>
              <w:sz w:val="21"/>
              <w:szCs w:val="21"/>
            </w:rPr>
            <w:instrText xml:space="preserve"> TOC \o "1-3" \h \z \u </w:instrText>
          </w:r>
          <w:r>
            <w:rPr>
              <w:sz w:val="21"/>
              <w:szCs w:val="21"/>
            </w:rPr>
            <w:fldChar w:fldCharType="separate"/>
          </w:r>
          <w:r>
            <w:fldChar w:fldCharType="begin"/>
          </w:r>
          <w:r>
            <w:instrText xml:space="preserve"> HYPERLINK \l "_Toc236409658" </w:instrText>
          </w:r>
          <w:r>
            <w:fldChar w:fldCharType="separate"/>
          </w:r>
          <w:r>
            <w:rPr>
              <w:sz w:val="21"/>
              <w:szCs w:val="21"/>
            </w:rPr>
            <w:t>1.公司基本情况</w:t>
          </w:r>
          <w:r>
            <w:rPr>
              <w:rFonts w:hint="eastAsia"/>
              <w:sz w:val="21"/>
              <w:szCs w:val="21"/>
            </w:rPr>
            <w:tab/>
          </w:r>
          <w:r>
            <w:rPr>
              <w:rFonts w:hint="eastAsia"/>
              <w:sz w:val="21"/>
              <w:szCs w:val="21"/>
            </w:rPr>
            <w:fldChar w:fldCharType="begin"/>
          </w:r>
          <w:r>
            <w:rPr>
              <w:rFonts w:hint="eastAsia"/>
              <w:sz w:val="21"/>
              <w:szCs w:val="21"/>
            </w:rPr>
            <w:instrText xml:space="preserve"> </w:instrText>
          </w:r>
          <w:r>
            <w:rPr>
              <w:sz w:val="21"/>
              <w:szCs w:val="21"/>
            </w:rPr>
            <w:instrText xml:space="preserve">PAGEREF _Toc236409658 \h</w:instrText>
          </w:r>
          <w:r>
            <w:rPr>
              <w:rFonts w:hint="eastAsia"/>
              <w:sz w:val="21"/>
              <w:szCs w:val="21"/>
            </w:rPr>
            <w:instrText xml:space="preserve"> </w:instrText>
          </w:r>
          <w:r>
            <w:rPr>
              <w:rFonts w:hint="eastAsia"/>
              <w:sz w:val="21"/>
              <w:szCs w:val="21"/>
            </w:rPr>
            <w:fldChar w:fldCharType="separate"/>
          </w:r>
          <w:r>
            <w:rPr>
              <w:rFonts w:hint="eastAsia"/>
              <w:sz w:val="21"/>
              <w:szCs w:val="21"/>
            </w:rPr>
            <w:t>1</w:t>
          </w:r>
          <w:r>
            <w:rPr>
              <w:rFonts w:hint="eastAsia"/>
              <w:sz w:val="21"/>
              <w:szCs w:val="21"/>
            </w:rPr>
            <w:fldChar w:fldCharType="end"/>
          </w:r>
          <w:r>
            <w:rPr>
              <w:rFonts w:hint="eastAsia"/>
              <w:sz w:val="21"/>
              <w:szCs w:val="21"/>
            </w:rPr>
            <w:fldChar w:fldCharType="end"/>
          </w:r>
        </w:p>
        <w:p w14:paraId="6251FFBD">
          <w:pPr>
            <w:pStyle w:val="19"/>
            <w:rPr>
              <w:rFonts w:hint="eastAsia"/>
              <w:sz w:val="21"/>
              <w:szCs w:val="21"/>
              <w:shd w:val="clear" w:color="auto" w:fill="FFFFFF" w:themeFill="background1"/>
            </w:rPr>
          </w:pPr>
          <w:r>
            <w:fldChar w:fldCharType="begin"/>
          </w:r>
          <w:r>
            <w:instrText xml:space="preserve"> HYPERLINK \l "_Toc236409659" </w:instrText>
          </w:r>
          <w:r>
            <w:fldChar w:fldCharType="separate"/>
          </w:r>
          <w:r>
            <w:rPr>
              <w:rStyle w:val="24"/>
              <w:rFonts w:ascii="华文楷体" w:hAnsi="华文楷体" w:eastAsia="华文楷体" w:cs="华文楷体"/>
              <w:b/>
              <w:bCs/>
              <w:spacing w:val="-4"/>
              <w:sz w:val="21"/>
              <w:szCs w:val="21"/>
              <w:shd w:val="clear" w:color="auto" w:fill="FFFFFF" w:themeFill="background1"/>
            </w:rPr>
            <w:t>1.1公司简介</w:t>
          </w:r>
          <w:r>
            <w:rPr>
              <w:rFonts w:hint="eastAsia"/>
              <w:sz w:val="21"/>
              <w:szCs w:val="21"/>
              <w:shd w:val="clear" w:color="auto" w:fill="FFFFFF" w:themeFill="background1"/>
            </w:rPr>
            <w:tab/>
          </w:r>
          <w:r>
            <w:rPr>
              <w:rFonts w:hint="eastAsia"/>
              <w:sz w:val="21"/>
              <w:szCs w:val="21"/>
              <w:shd w:val="clear" w:color="auto" w:fill="FFFFFF" w:themeFill="background1"/>
            </w:rPr>
            <w:fldChar w:fldCharType="begin"/>
          </w:r>
          <w:r>
            <w:rPr>
              <w:rFonts w:hint="eastAsia"/>
              <w:sz w:val="21"/>
              <w:szCs w:val="21"/>
              <w:shd w:val="clear" w:color="auto" w:fill="FFFFFF" w:themeFill="background1"/>
            </w:rPr>
            <w:instrText xml:space="preserve"> </w:instrText>
          </w:r>
          <w:r>
            <w:rPr>
              <w:sz w:val="21"/>
              <w:szCs w:val="21"/>
              <w:shd w:val="clear" w:color="auto" w:fill="FFFFFF" w:themeFill="background1"/>
            </w:rPr>
            <w:instrText xml:space="preserve">PAGEREF _Toc236409659 \h</w:instrText>
          </w:r>
          <w:r>
            <w:rPr>
              <w:rFonts w:hint="eastAsia"/>
              <w:sz w:val="21"/>
              <w:szCs w:val="21"/>
              <w:shd w:val="clear" w:color="auto" w:fill="FFFFFF" w:themeFill="background1"/>
            </w:rPr>
            <w:instrText xml:space="preserve"> </w:instrText>
          </w:r>
          <w:r>
            <w:rPr>
              <w:rFonts w:hint="eastAsia"/>
              <w:sz w:val="21"/>
              <w:szCs w:val="21"/>
              <w:shd w:val="clear" w:color="auto" w:fill="FFFFFF" w:themeFill="background1"/>
            </w:rPr>
            <w:fldChar w:fldCharType="separate"/>
          </w:r>
          <w:r>
            <w:rPr>
              <w:rFonts w:hint="eastAsia"/>
              <w:sz w:val="21"/>
              <w:szCs w:val="21"/>
              <w:shd w:val="clear" w:color="auto" w:fill="FFFFFF" w:themeFill="background1"/>
            </w:rPr>
            <w:t>1</w:t>
          </w:r>
          <w:r>
            <w:rPr>
              <w:rFonts w:hint="eastAsia"/>
              <w:sz w:val="21"/>
              <w:szCs w:val="21"/>
              <w:shd w:val="clear" w:color="auto" w:fill="FFFFFF" w:themeFill="background1"/>
            </w:rPr>
            <w:fldChar w:fldCharType="end"/>
          </w:r>
          <w:r>
            <w:rPr>
              <w:rFonts w:hint="eastAsia"/>
              <w:sz w:val="21"/>
              <w:szCs w:val="21"/>
              <w:shd w:val="clear" w:color="auto" w:fill="FFFFFF" w:themeFill="background1"/>
            </w:rPr>
            <w:fldChar w:fldCharType="end"/>
          </w:r>
        </w:p>
        <w:p w14:paraId="7ECCF183">
          <w:pPr>
            <w:pStyle w:val="19"/>
            <w:rPr>
              <w:rFonts w:hint="eastAsia"/>
              <w:sz w:val="21"/>
              <w:szCs w:val="21"/>
              <w:shd w:val="clear" w:color="auto" w:fill="FFFFFF" w:themeFill="background1"/>
            </w:rPr>
          </w:pPr>
          <w:r>
            <w:fldChar w:fldCharType="begin"/>
          </w:r>
          <w:r>
            <w:instrText xml:space="preserve"> HYPERLINK \l "_Toc236409660" </w:instrText>
          </w:r>
          <w:r>
            <w:fldChar w:fldCharType="separate"/>
          </w:r>
          <w:r>
            <w:rPr>
              <w:rStyle w:val="24"/>
              <w:rFonts w:ascii="华文楷体" w:hAnsi="华文楷体" w:eastAsia="华文楷体" w:cs="华文楷体"/>
              <w:b/>
              <w:bCs/>
              <w:spacing w:val="-4"/>
              <w:sz w:val="21"/>
              <w:szCs w:val="21"/>
              <w:shd w:val="clear" w:color="auto" w:fill="FFFFFF" w:themeFill="background1"/>
            </w:rPr>
            <w:t>1.2注册信息</w:t>
          </w:r>
          <w:r>
            <w:rPr>
              <w:rFonts w:hint="eastAsia"/>
              <w:sz w:val="21"/>
              <w:szCs w:val="21"/>
              <w:shd w:val="clear" w:color="auto" w:fill="FFFFFF" w:themeFill="background1"/>
            </w:rPr>
            <w:tab/>
          </w:r>
          <w:r>
            <w:rPr>
              <w:rFonts w:hint="eastAsia"/>
              <w:sz w:val="21"/>
              <w:szCs w:val="21"/>
              <w:shd w:val="clear" w:color="auto" w:fill="FFFFFF" w:themeFill="background1"/>
            </w:rPr>
            <w:fldChar w:fldCharType="begin"/>
          </w:r>
          <w:r>
            <w:rPr>
              <w:rFonts w:hint="eastAsia"/>
              <w:sz w:val="21"/>
              <w:szCs w:val="21"/>
              <w:shd w:val="clear" w:color="auto" w:fill="FFFFFF" w:themeFill="background1"/>
            </w:rPr>
            <w:instrText xml:space="preserve"> </w:instrText>
          </w:r>
          <w:r>
            <w:rPr>
              <w:sz w:val="21"/>
              <w:szCs w:val="21"/>
              <w:shd w:val="clear" w:color="auto" w:fill="FFFFFF" w:themeFill="background1"/>
            </w:rPr>
            <w:instrText xml:space="preserve">PAGEREF _Toc236409660 \h</w:instrText>
          </w:r>
          <w:r>
            <w:rPr>
              <w:rFonts w:hint="eastAsia"/>
              <w:sz w:val="21"/>
              <w:szCs w:val="21"/>
              <w:shd w:val="clear" w:color="auto" w:fill="FFFFFF" w:themeFill="background1"/>
            </w:rPr>
            <w:instrText xml:space="preserve"> </w:instrText>
          </w:r>
          <w:r>
            <w:rPr>
              <w:rFonts w:hint="eastAsia"/>
              <w:sz w:val="21"/>
              <w:szCs w:val="21"/>
              <w:shd w:val="clear" w:color="auto" w:fill="FFFFFF" w:themeFill="background1"/>
            </w:rPr>
            <w:fldChar w:fldCharType="separate"/>
          </w:r>
          <w:r>
            <w:rPr>
              <w:rFonts w:hint="eastAsia"/>
              <w:sz w:val="21"/>
              <w:szCs w:val="21"/>
              <w:shd w:val="clear" w:color="auto" w:fill="FFFFFF" w:themeFill="background1"/>
            </w:rPr>
            <w:t>2</w:t>
          </w:r>
          <w:r>
            <w:rPr>
              <w:rFonts w:hint="eastAsia"/>
              <w:sz w:val="21"/>
              <w:szCs w:val="21"/>
              <w:shd w:val="clear" w:color="auto" w:fill="FFFFFF" w:themeFill="background1"/>
            </w:rPr>
            <w:fldChar w:fldCharType="end"/>
          </w:r>
          <w:r>
            <w:rPr>
              <w:rFonts w:hint="eastAsia"/>
              <w:sz w:val="21"/>
              <w:szCs w:val="21"/>
              <w:shd w:val="clear" w:color="auto" w:fill="FFFFFF" w:themeFill="background1"/>
            </w:rPr>
            <w:fldChar w:fldCharType="end"/>
          </w:r>
        </w:p>
        <w:p w14:paraId="175A3876">
          <w:pPr>
            <w:pStyle w:val="19"/>
            <w:rPr>
              <w:rFonts w:hint="eastAsia"/>
              <w:sz w:val="21"/>
              <w:szCs w:val="21"/>
              <w:shd w:val="clear" w:color="auto" w:fill="FFFFFF" w:themeFill="background1"/>
            </w:rPr>
          </w:pPr>
          <w:r>
            <w:fldChar w:fldCharType="begin"/>
          </w:r>
          <w:r>
            <w:instrText xml:space="preserve"> HYPERLINK \l "_Toc236409661" </w:instrText>
          </w:r>
          <w:r>
            <w:fldChar w:fldCharType="separate"/>
          </w:r>
          <w:r>
            <w:rPr>
              <w:rStyle w:val="24"/>
              <w:rFonts w:ascii="华文楷体" w:hAnsi="华文楷体" w:eastAsia="华文楷体" w:cs="华文楷体"/>
              <w:b/>
              <w:bCs/>
              <w:spacing w:val="-4"/>
              <w:sz w:val="21"/>
              <w:szCs w:val="21"/>
              <w:shd w:val="clear" w:color="auto" w:fill="FFFFFF" w:themeFill="background1"/>
            </w:rPr>
            <w:t>1.3历史沿革</w:t>
          </w:r>
          <w:r>
            <w:rPr>
              <w:rFonts w:hint="eastAsia"/>
              <w:sz w:val="21"/>
              <w:szCs w:val="21"/>
              <w:shd w:val="clear" w:color="auto" w:fill="FFFFFF" w:themeFill="background1"/>
            </w:rPr>
            <w:tab/>
          </w:r>
          <w:r>
            <w:rPr>
              <w:rFonts w:hint="eastAsia"/>
              <w:sz w:val="21"/>
              <w:szCs w:val="21"/>
              <w:shd w:val="clear" w:color="auto" w:fill="FFFFFF" w:themeFill="background1"/>
            </w:rPr>
            <w:fldChar w:fldCharType="begin"/>
          </w:r>
          <w:r>
            <w:rPr>
              <w:rFonts w:hint="eastAsia"/>
              <w:sz w:val="21"/>
              <w:szCs w:val="21"/>
              <w:shd w:val="clear" w:color="auto" w:fill="FFFFFF" w:themeFill="background1"/>
            </w:rPr>
            <w:instrText xml:space="preserve"> </w:instrText>
          </w:r>
          <w:r>
            <w:rPr>
              <w:sz w:val="21"/>
              <w:szCs w:val="21"/>
              <w:shd w:val="clear" w:color="auto" w:fill="FFFFFF" w:themeFill="background1"/>
            </w:rPr>
            <w:instrText xml:space="preserve">PAGEREF _Toc236409661 \h</w:instrText>
          </w:r>
          <w:r>
            <w:rPr>
              <w:rFonts w:hint="eastAsia"/>
              <w:sz w:val="21"/>
              <w:szCs w:val="21"/>
              <w:shd w:val="clear" w:color="auto" w:fill="FFFFFF" w:themeFill="background1"/>
            </w:rPr>
            <w:instrText xml:space="preserve"> </w:instrText>
          </w:r>
          <w:r>
            <w:rPr>
              <w:rFonts w:hint="eastAsia"/>
              <w:sz w:val="21"/>
              <w:szCs w:val="21"/>
              <w:shd w:val="clear" w:color="auto" w:fill="FFFFFF" w:themeFill="background1"/>
            </w:rPr>
            <w:fldChar w:fldCharType="separate"/>
          </w:r>
          <w:r>
            <w:rPr>
              <w:rFonts w:hint="eastAsia"/>
              <w:sz w:val="21"/>
              <w:szCs w:val="21"/>
              <w:shd w:val="clear" w:color="auto" w:fill="FFFFFF" w:themeFill="background1"/>
            </w:rPr>
            <w:t>3</w:t>
          </w:r>
          <w:r>
            <w:rPr>
              <w:rFonts w:hint="eastAsia"/>
              <w:sz w:val="21"/>
              <w:szCs w:val="21"/>
              <w:shd w:val="clear" w:color="auto" w:fill="FFFFFF" w:themeFill="background1"/>
            </w:rPr>
            <w:fldChar w:fldCharType="end"/>
          </w:r>
          <w:r>
            <w:rPr>
              <w:rFonts w:hint="eastAsia"/>
              <w:sz w:val="21"/>
              <w:szCs w:val="21"/>
              <w:shd w:val="clear" w:color="auto" w:fill="FFFFFF" w:themeFill="background1"/>
            </w:rPr>
            <w:fldChar w:fldCharType="end"/>
          </w:r>
        </w:p>
        <w:p w14:paraId="0415EE2D">
          <w:pPr>
            <w:pStyle w:val="19"/>
            <w:rPr>
              <w:rFonts w:hint="eastAsia"/>
              <w:sz w:val="21"/>
              <w:szCs w:val="21"/>
              <w:shd w:val="clear" w:color="auto" w:fill="FFFFFF" w:themeFill="background1"/>
            </w:rPr>
          </w:pPr>
          <w:r>
            <w:fldChar w:fldCharType="begin"/>
          </w:r>
          <w:r>
            <w:instrText xml:space="preserve"> HYPERLINK \l "_Toc236409670" </w:instrText>
          </w:r>
          <w:r>
            <w:fldChar w:fldCharType="separate"/>
          </w:r>
          <w:r>
            <w:rPr>
              <w:rStyle w:val="24"/>
              <w:rFonts w:ascii="华文楷体" w:hAnsi="华文楷体" w:eastAsia="华文楷体" w:cs="华文楷体"/>
              <w:b/>
              <w:bCs/>
              <w:spacing w:val="-4"/>
              <w:sz w:val="21"/>
              <w:szCs w:val="21"/>
              <w:shd w:val="clear" w:color="auto" w:fill="FFFFFF" w:themeFill="background1"/>
            </w:rPr>
            <w:t>1.4股权架构</w:t>
          </w:r>
          <w:r>
            <w:rPr>
              <w:rFonts w:hint="eastAsia"/>
              <w:sz w:val="21"/>
              <w:szCs w:val="21"/>
              <w:shd w:val="clear" w:color="auto" w:fill="FFFFFF" w:themeFill="background1"/>
            </w:rPr>
            <w:tab/>
          </w:r>
          <w:r>
            <w:rPr>
              <w:rFonts w:hint="eastAsia"/>
              <w:sz w:val="21"/>
              <w:szCs w:val="21"/>
              <w:shd w:val="clear" w:color="auto" w:fill="FFFFFF" w:themeFill="background1"/>
            </w:rPr>
            <w:fldChar w:fldCharType="begin"/>
          </w:r>
          <w:r>
            <w:rPr>
              <w:rFonts w:hint="eastAsia"/>
              <w:sz w:val="21"/>
              <w:szCs w:val="21"/>
              <w:shd w:val="clear" w:color="auto" w:fill="FFFFFF" w:themeFill="background1"/>
            </w:rPr>
            <w:instrText xml:space="preserve"> </w:instrText>
          </w:r>
          <w:r>
            <w:rPr>
              <w:sz w:val="21"/>
              <w:szCs w:val="21"/>
              <w:shd w:val="clear" w:color="auto" w:fill="FFFFFF" w:themeFill="background1"/>
            </w:rPr>
            <w:instrText xml:space="preserve">PAGEREF _Toc236409670 \h</w:instrText>
          </w:r>
          <w:r>
            <w:rPr>
              <w:rFonts w:hint="eastAsia"/>
              <w:sz w:val="21"/>
              <w:szCs w:val="21"/>
              <w:shd w:val="clear" w:color="auto" w:fill="FFFFFF" w:themeFill="background1"/>
            </w:rPr>
            <w:instrText xml:space="preserve"> </w:instrText>
          </w:r>
          <w:r>
            <w:rPr>
              <w:rFonts w:hint="eastAsia"/>
              <w:sz w:val="21"/>
              <w:szCs w:val="21"/>
              <w:shd w:val="clear" w:color="auto" w:fill="FFFFFF" w:themeFill="background1"/>
            </w:rPr>
            <w:fldChar w:fldCharType="separate"/>
          </w:r>
          <w:r>
            <w:rPr>
              <w:rFonts w:hint="eastAsia"/>
              <w:sz w:val="21"/>
              <w:szCs w:val="21"/>
              <w:shd w:val="clear" w:color="auto" w:fill="FFFFFF" w:themeFill="background1"/>
            </w:rPr>
            <w:t>8</w:t>
          </w:r>
          <w:r>
            <w:rPr>
              <w:rFonts w:hint="eastAsia"/>
              <w:sz w:val="21"/>
              <w:szCs w:val="21"/>
              <w:shd w:val="clear" w:color="auto" w:fill="FFFFFF" w:themeFill="background1"/>
            </w:rPr>
            <w:fldChar w:fldCharType="end"/>
          </w:r>
          <w:r>
            <w:rPr>
              <w:rFonts w:hint="eastAsia"/>
              <w:sz w:val="21"/>
              <w:szCs w:val="21"/>
              <w:shd w:val="clear" w:color="auto" w:fill="FFFFFF" w:themeFill="background1"/>
            </w:rPr>
            <w:fldChar w:fldCharType="end"/>
          </w:r>
        </w:p>
        <w:p w14:paraId="7A85BA4A">
          <w:pPr>
            <w:pStyle w:val="19"/>
            <w:rPr>
              <w:rFonts w:hint="eastAsia"/>
              <w:sz w:val="21"/>
              <w:szCs w:val="21"/>
              <w:shd w:val="clear" w:color="auto" w:fill="FFFFFF" w:themeFill="background1"/>
            </w:rPr>
          </w:pPr>
          <w:r>
            <w:fldChar w:fldCharType="begin"/>
          </w:r>
          <w:r>
            <w:instrText xml:space="preserve"> HYPERLINK \l "_Toc236409673" </w:instrText>
          </w:r>
          <w:r>
            <w:fldChar w:fldCharType="separate"/>
          </w:r>
          <w:r>
            <w:rPr>
              <w:rStyle w:val="24"/>
              <w:rFonts w:ascii="华文楷体" w:hAnsi="华文楷体" w:eastAsia="华文楷体" w:cs="华文楷体"/>
              <w:b/>
              <w:bCs/>
              <w:spacing w:val="-4"/>
              <w:sz w:val="21"/>
              <w:szCs w:val="21"/>
              <w:shd w:val="clear" w:color="auto" w:fill="FFFFFF" w:themeFill="background1"/>
            </w:rPr>
            <w:t>1.5核心团队</w:t>
          </w:r>
          <w:r>
            <w:rPr>
              <w:rFonts w:hint="eastAsia"/>
              <w:sz w:val="21"/>
              <w:szCs w:val="21"/>
              <w:shd w:val="clear" w:color="auto" w:fill="FFFFFF" w:themeFill="background1"/>
            </w:rPr>
            <w:tab/>
          </w:r>
          <w:r>
            <w:rPr>
              <w:rFonts w:hint="eastAsia"/>
              <w:sz w:val="21"/>
              <w:szCs w:val="21"/>
              <w:shd w:val="clear" w:color="auto" w:fill="FFFFFF" w:themeFill="background1"/>
            </w:rPr>
            <w:fldChar w:fldCharType="begin"/>
          </w:r>
          <w:r>
            <w:rPr>
              <w:rFonts w:hint="eastAsia"/>
              <w:sz w:val="21"/>
              <w:szCs w:val="21"/>
              <w:shd w:val="clear" w:color="auto" w:fill="FFFFFF" w:themeFill="background1"/>
            </w:rPr>
            <w:instrText xml:space="preserve"> </w:instrText>
          </w:r>
          <w:r>
            <w:rPr>
              <w:sz w:val="21"/>
              <w:szCs w:val="21"/>
              <w:shd w:val="clear" w:color="auto" w:fill="FFFFFF" w:themeFill="background1"/>
            </w:rPr>
            <w:instrText xml:space="preserve">PAGEREF _Toc236409673 \h</w:instrText>
          </w:r>
          <w:r>
            <w:rPr>
              <w:rFonts w:hint="eastAsia"/>
              <w:sz w:val="21"/>
              <w:szCs w:val="21"/>
              <w:shd w:val="clear" w:color="auto" w:fill="FFFFFF" w:themeFill="background1"/>
            </w:rPr>
            <w:instrText xml:space="preserve"> </w:instrText>
          </w:r>
          <w:r>
            <w:rPr>
              <w:rFonts w:hint="eastAsia"/>
              <w:sz w:val="21"/>
              <w:szCs w:val="21"/>
              <w:shd w:val="clear" w:color="auto" w:fill="FFFFFF" w:themeFill="background1"/>
            </w:rPr>
            <w:fldChar w:fldCharType="separate"/>
          </w:r>
          <w:r>
            <w:rPr>
              <w:rFonts w:hint="eastAsia"/>
              <w:sz w:val="21"/>
              <w:szCs w:val="21"/>
              <w:shd w:val="clear" w:color="auto" w:fill="FFFFFF" w:themeFill="background1"/>
            </w:rPr>
            <w:t>11</w:t>
          </w:r>
          <w:r>
            <w:rPr>
              <w:rFonts w:hint="eastAsia"/>
              <w:sz w:val="21"/>
              <w:szCs w:val="21"/>
              <w:shd w:val="clear" w:color="auto" w:fill="FFFFFF" w:themeFill="background1"/>
            </w:rPr>
            <w:fldChar w:fldCharType="end"/>
          </w:r>
          <w:r>
            <w:rPr>
              <w:rFonts w:hint="eastAsia"/>
              <w:sz w:val="21"/>
              <w:szCs w:val="21"/>
              <w:shd w:val="clear" w:color="auto" w:fill="FFFFFF" w:themeFill="background1"/>
            </w:rPr>
            <w:fldChar w:fldCharType="end"/>
          </w:r>
        </w:p>
        <w:p w14:paraId="7D7D58EA">
          <w:pPr>
            <w:pStyle w:val="19"/>
            <w:rPr>
              <w:rFonts w:hint="eastAsia"/>
              <w:sz w:val="21"/>
              <w:szCs w:val="21"/>
              <w:shd w:val="clear" w:color="auto" w:fill="FFFFFF" w:themeFill="background1"/>
            </w:rPr>
          </w:pPr>
          <w:r>
            <w:fldChar w:fldCharType="begin"/>
          </w:r>
          <w:r>
            <w:instrText xml:space="preserve"> HYPERLINK \l "_Toc236409676" </w:instrText>
          </w:r>
          <w:r>
            <w:fldChar w:fldCharType="separate"/>
          </w:r>
          <w:r>
            <w:rPr>
              <w:rStyle w:val="24"/>
              <w:rFonts w:ascii="华文楷体" w:hAnsi="华文楷体" w:eastAsia="华文楷体" w:cs="华文楷体"/>
              <w:b/>
              <w:bCs/>
              <w:spacing w:val="-4"/>
              <w:sz w:val="21"/>
              <w:szCs w:val="21"/>
              <w:shd w:val="clear" w:color="auto" w:fill="FFFFFF" w:themeFill="background1"/>
            </w:rPr>
            <w:t>1.6组织架构</w:t>
          </w:r>
          <w:r>
            <w:rPr>
              <w:rFonts w:hint="eastAsia"/>
              <w:sz w:val="21"/>
              <w:szCs w:val="21"/>
              <w:shd w:val="clear" w:color="auto" w:fill="FFFFFF" w:themeFill="background1"/>
            </w:rPr>
            <w:tab/>
          </w:r>
          <w:r>
            <w:rPr>
              <w:rFonts w:hint="eastAsia"/>
              <w:sz w:val="21"/>
              <w:szCs w:val="21"/>
              <w:shd w:val="clear" w:color="auto" w:fill="FFFFFF" w:themeFill="background1"/>
            </w:rPr>
            <w:fldChar w:fldCharType="begin"/>
          </w:r>
          <w:r>
            <w:rPr>
              <w:rFonts w:hint="eastAsia"/>
              <w:sz w:val="21"/>
              <w:szCs w:val="21"/>
              <w:shd w:val="clear" w:color="auto" w:fill="FFFFFF" w:themeFill="background1"/>
            </w:rPr>
            <w:instrText xml:space="preserve"> </w:instrText>
          </w:r>
          <w:r>
            <w:rPr>
              <w:sz w:val="21"/>
              <w:szCs w:val="21"/>
              <w:shd w:val="clear" w:color="auto" w:fill="FFFFFF" w:themeFill="background1"/>
            </w:rPr>
            <w:instrText xml:space="preserve">PAGEREF _Toc236409676 \h</w:instrText>
          </w:r>
          <w:r>
            <w:rPr>
              <w:rFonts w:hint="eastAsia"/>
              <w:sz w:val="21"/>
              <w:szCs w:val="21"/>
              <w:shd w:val="clear" w:color="auto" w:fill="FFFFFF" w:themeFill="background1"/>
            </w:rPr>
            <w:instrText xml:space="preserve"> </w:instrText>
          </w:r>
          <w:r>
            <w:rPr>
              <w:rFonts w:hint="eastAsia"/>
              <w:sz w:val="21"/>
              <w:szCs w:val="21"/>
              <w:shd w:val="clear" w:color="auto" w:fill="FFFFFF" w:themeFill="background1"/>
            </w:rPr>
            <w:fldChar w:fldCharType="separate"/>
          </w:r>
          <w:r>
            <w:rPr>
              <w:rFonts w:hint="eastAsia"/>
              <w:sz w:val="21"/>
              <w:szCs w:val="21"/>
              <w:shd w:val="clear" w:color="auto" w:fill="FFFFFF" w:themeFill="background1"/>
            </w:rPr>
            <w:t>14</w:t>
          </w:r>
          <w:r>
            <w:rPr>
              <w:rFonts w:hint="eastAsia"/>
              <w:sz w:val="21"/>
              <w:szCs w:val="21"/>
              <w:shd w:val="clear" w:color="auto" w:fill="FFFFFF" w:themeFill="background1"/>
            </w:rPr>
            <w:fldChar w:fldCharType="end"/>
          </w:r>
          <w:r>
            <w:rPr>
              <w:rFonts w:hint="eastAsia"/>
              <w:sz w:val="21"/>
              <w:szCs w:val="21"/>
              <w:shd w:val="clear" w:color="auto" w:fill="FFFFFF" w:themeFill="background1"/>
            </w:rPr>
            <w:fldChar w:fldCharType="end"/>
          </w:r>
        </w:p>
        <w:p w14:paraId="4CC8F940">
          <w:pPr>
            <w:pStyle w:val="17"/>
            <w:spacing w:after="0" w:line="240" w:lineRule="auto"/>
            <w:rPr>
              <w:rFonts w:hint="eastAsia"/>
              <w:sz w:val="21"/>
              <w:szCs w:val="21"/>
            </w:rPr>
          </w:pPr>
          <w:r>
            <w:fldChar w:fldCharType="begin"/>
          </w:r>
          <w:r>
            <w:instrText xml:space="preserve"> HYPERLINK \l "_Toc236409677" </w:instrText>
          </w:r>
          <w:r>
            <w:fldChar w:fldCharType="separate"/>
          </w:r>
          <w:r>
            <w:rPr>
              <w:sz w:val="21"/>
              <w:szCs w:val="21"/>
            </w:rPr>
            <w:t>2.行业及市场分析</w:t>
          </w:r>
          <w:r>
            <w:rPr>
              <w:rFonts w:hint="eastAsia"/>
              <w:sz w:val="21"/>
              <w:szCs w:val="21"/>
            </w:rPr>
            <w:tab/>
          </w:r>
          <w:r>
            <w:rPr>
              <w:rFonts w:hint="eastAsia"/>
              <w:sz w:val="21"/>
              <w:szCs w:val="21"/>
            </w:rPr>
            <w:fldChar w:fldCharType="begin"/>
          </w:r>
          <w:r>
            <w:rPr>
              <w:rFonts w:hint="eastAsia"/>
              <w:sz w:val="21"/>
              <w:szCs w:val="21"/>
            </w:rPr>
            <w:instrText xml:space="preserve"> </w:instrText>
          </w:r>
          <w:r>
            <w:rPr>
              <w:sz w:val="21"/>
              <w:szCs w:val="21"/>
            </w:rPr>
            <w:instrText xml:space="preserve">PAGEREF _Toc236409677 \h</w:instrText>
          </w:r>
          <w:r>
            <w:rPr>
              <w:rFonts w:hint="eastAsia"/>
              <w:sz w:val="21"/>
              <w:szCs w:val="21"/>
            </w:rPr>
            <w:instrText xml:space="preserve"> </w:instrText>
          </w:r>
          <w:r>
            <w:rPr>
              <w:rFonts w:hint="eastAsia"/>
              <w:sz w:val="21"/>
              <w:szCs w:val="21"/>
            </w:rPr>
            <w:fldChar w:fldCharType="separate"/>
          </w:r>
          <w:r>
            <w:rPr>
              <w:rFonts w:hint="eastAsia"/>
              <w:sz w:val="21"/>
              <w:szCs w:val="21"/>
            </w:rPr>
            <w:t>14</w:t>
          </w:r>
          <w:r>
            <w:rPr>
              <w:rFonts w:hint="eastAsia"/>
              <w:sz w:val="21"/>
              <w:szCs w:val="21"/>
            </w:rPr>
            <w:fldChar w:fldCharType="end"/>
          </w:r>
          <w:r>
            <w:rPr>
              <w:rFonts w:hint="eastAsia"/>
              <w:sz w:val="21"/>
              <w:szCs w:val="21"/>
            </w:rPr>
            <w:fldChar w:fldCharType="end"/>
          </w:r>
        </w:p>
        <w:p w14:paraId="550EE9FC">
          <w:pPr>
            <w:pStyle w:val="19"/>
            <w:rPr>
              <w:rFonts w:hint="eastAsia"/>
              <w:sz w:val="21"/>
              <w:szCs w:val="21"/>
              <w:shd w:val="clear" w:color="auto" w:fill="FFFFFF" w:themeFill="background1"/>
            </w:rPr>
          </w:pPr>
          <w:r>
            <w:fldChar w:fldCharType="begin"/>
          </w:r>
          <w:r>
            <w:instrText xml:space="preserve"> HYPERLINK \l "_Toc236409678" </w:instrText>
          </w:r>
          <w:r>
            <w:fldChar w:fldCharType="separate"/>
          </w:r>
          <w:r>
            <w:rPr>
              <w:rStyle w:val="24"/>
              <w:rFonts w:ascii="华文楷体" w:hAnsi="华文楷体" w:eastAsia="华文楷体" w:cs="华文楷体"/>
              <w:b/>
              <w:bCs/>
              <w:spacing w:val="-4"/>
              <w:sz w:val="21"/>
              <w:szCs w:val="21"/>
              <w:shd w:val="clear" w:color="auto" w:fill="FFFFFF" w:themeFill="background1"/>
            </w:rPr>
            <w:t>2.1主流技术路线</w:t>
          </w:r>
          <w:r>
            <w:rPr>
              <w:rFonts w:hint="eastAsia"/>
              <w:sz w:val="21"/>
              <w:szCs w:val="21"/>
              <w:shd w:val="clear" w:color="auto" w:fill="FFFFFF" w:themeFill="background1"/>
            </w:rPr>
            <w:tab/>
          </w:r>
          <w:r>
            <w:rPr>
              <w:rFonts w:hint="eastAsia"/>
              <w:sz w:val="21"/>
              <w:szCs w:val="21"/>
              <w:shd w:val="clear" w:color="auto" w:fill="FFFFFF" w:themeFill="background1"/>
            </w:rPr>
            <w:fldChar w:fldCharType="begin"/>
          </w:r>
          <w:r>
            <w:rPr>
              <w:rFonts w:hint="eastAsia"/>
              <w:sz w:val="21"/>
              <w:szCs w:val="21"/>
              <w:shd w:val="clear" w:color="auto" w:fill="FFFFFF" w:themeFill="background1"/>
            </w:rPr>
            <w:instrText xml:space="preserve"> </w:instrText>
          </w:r>
          <w:r>
            <w:rPr>
              <w:sz w:val="21"/>
              <w:szCs w:val="21"/>
              <w:shd w:val="clear" w:color="auto" w:fill="FFFFFF" w:themeFill="background1"/>
            </w:rPr>
            <w:instrText xml:space="preserve">PAGEREF _Toc236409678 \h</w:instrText>
          </w:r>
          <w:r>
            <w:rPr>
              <w:rFonts w:hint="eastAsia"/>
              <w:sz w:val="21"/>
              <w:szCs w:val="21"/>
              <w:shd w:val="clear" w:color="auto" w:fill="FFFFFF" w:themeFill="background1"/>
            </w:rPr>
            <w:instrText xml:space="preserve"> </w:instrText>
          </w:r>
          <w:r>
            <w:rPr>
              <w:rFonts w:hint="eastAsia"/>
              <w:sz w:val="21"/>
              <w:szCs w:val="21"/>
              <w:shd w:val="clear" w:color="auto" w:fill="FFFFFF" w:themeFill="background1"/>
            </w:rPr>
            <w:fldChar w:fldCharType="separate"/>
          </w:r>
          <w:r>
            <w:rPr>
              <w:rFonts w:hint="eastAsia"/>
              <w:sz w:val="21"/>
              <w:szCs w:val="21"/>
              <w:shd w:val="clear" w:color="auto" w:fill="FFFFFF" w:themeFill="background1"/>
            </w:rPr>
            <w:t>14</w:t>
          </w:r>
          <w:r>
            <w:rPr>
              <w:rFonts w:hint="eastAsia"/>
              <w:sz w:val="21"/>
              <w:szCs w:val="21"/>
              <w:shd w:val="clear" w:color="auto" w:fill="FFFFFF" w:themeFill="background1"/>
            </w:rPr>
            <w:fldChar w:fldCharType="end"/>
          </w:r>
          <w:r>
            <w:rPr>
              <w:rFonts w:hint="eastAsia"/>
              <w:sz w:val="21"/>
              <w:szCs w:val="21"/>
              <w:shd w:val="clear" w:color="auto" w:fill="FFFFFF" w:themeFill="background1"/>
            </w:rPr>
            <w:fldChar w:fldCharType="end"/>
          </w:r>
        </w:p>
        <w:p w14:paraId="38334B4E">
          <w:pPr>
            <w:pStyle w:val="19"/>
            <w:rPr>
              <w:rFonts w:hint="eastAsia"/>
              <w:sz w:val="21"/>
              <w:szCs w:val="21"/>
              <w:shd w:val="clear" w:color="auto" w:fill="FFFFFF" w:themeFill="background1"/>
            </w:rPr>
          </w:pPr>
          <w:r>
            <w:fldChar w:fldCharType="begin"/>
          </w:r>
          <w:r>
            <w:instrText xml:space="preserve"> HYPERLINK \l "_Toc236409679" </w:instrText>
          </w:r>
          <w:r>
            <w:fldChar w:fldCharType="separate"/>
          </w:r>
          <w:r>
            <w:rPr>
              <w:rStyle w:val="24"/>
              <w:rFonts w:ascii="华文楷体" w:hAnsi="华文楷体" w:eastAsia="华文楷体" w:cs="华文楷体"/>
              <w:b/>
              <w:bCs/>
              <w:spacing w:val="-4"/>
              <w:sz w:val="21"/>
              <w:szCs w:val="21"/>
              <w:shd w:val="clear" w:color="auto" w:fill="FFFFFF" w:themeFill="background1"/>
            </w:rPr>
            <w:t>2.2核心技术壁垒</w:t>
          </w:r>
          <w:r>
            <w:rPr>
              <w:rFonts w:hint="eastAsia"/>
              <w:sz w:val="21"/>
              <w:szCs w:val="21"/>
              <w:shd w:val="clear" w:color="auto" w:fill="FFFFFF" w:themeFill="background1"/>
            </w:rPr>
            <w:tab/>
          </w:r>
          <w:r>
            <w:rPr>
              <w:rFonts w:hint="eastAsia"/>
              <w:sz w:val="21"/>
              <w:szCs w:val="21"/>
              <w:shd w:val="clear" w:color="auto" w:fill="FFFFFF" w:themeFill="background1"/>
            </w:rPr>
            <w:fldChar w:fldCharType="begin"/>
          </w:r>
          <w:r>
            <w:rPr>
              <w:rFonts w:hint="eastAsia"/>
              <w:sz w:val="21"/>
              <w:szCs w:val="21"/>
              <w:shd w:val="clear" w:color="auto" w:fill="FFFFFF" w:themeFill="background1"/>
            </w:rPr>
            <w:instrText xml:space="preserve"> </w:instrText>
          </w:r>
          <w:r>
            <w:rPr>
              <w:sz w:val="21"/>
              <w:szCs w:val="21"/>
              <w:shd w:val="clear" w:color="auto" w:fill="FFFFFF" w:themeFill="background1"/>
            </w:rPr>
            <w:instrText xml:space="preserve">PAGEREF _Toc236409679 \h</w:instrText>
          </w:r>
          <w:r>
            <w:rPr>
              <w:rFonts w:hint="eastAsia"/>
              <w:sz w:val="21"/>
              <w:szCs w:val="21"/>
              <w:shd w:val="clear" w:color="auto" w:fill="FFFFFF" w:themeFill="background1"/>
            </w:rPr>
            <w:instrText xml:space="preserve"> </w:instrText>
          </w:r>
          <w:r>
            <w:rPr>
              <w:rFonts w:hint="eastAsia"/>
              <w:sz w:val="21"/>
              <w:szCs w:val="21"/>
              <w:shd w:val="clear" w:color="auto" w:fill="FFFFFF" w:themeFill="background1"/>
            </w:rPr>
            <w:fldChar w:fldCharType="separate"/>
          </w:r>
          <w:r>
            <w:rPr>
              <w:rFonts w:hint="eastAsia"/>
              <w:sz w:val="21"/>
              <w:szCs w:val="21"/>
              <w:shd w:val="clear" w:color="auto" w:fill="FFFFFF" w:themeFill="background1"/>
            </w:rPr>
            <w:t>17</w:t>
          </w:r>
          <w:r>
            <w:rPr>
              <w:rFonts w:hint="eastAsia"/>
              <w:sz w:val="21"/>
              <w:szCs w:val="21"/>
              <w:shd w:val="clear" w:color="auto" w:fill="FFFFFF" w:themeFill="background1"/>
            </w:rPr>
            <w:fldChar w:fldCharType="end"/>
          </w:r>
          <w:r>
            <w:rPr>
              <w:rFonts w:hint="eastAsia"/>
              <w:sz w:val="21"/>
              <w:szCs w:val="21"/>
              <w:shd w:val="clear" w:color="auto" w:fill="FFFFFF" w:themeFill="background1"/>
            </w:rPr>
            <w:fldChar w:fldCharType="end"/>
          </w:r>
        </w:p>
        <w:p w14:paraId="22DCB240">
          <w:pPr>
            <w:pStyle w:val="19"/>
            <w:rPr>
              <w:rFonts w:hint="eastAsia"/>
              <w:sz w:val="21"/>
              <w:szCs w:val="21"/>
              <w:shd w:val="clear" w:color="auto" w:fill="FFFFFF" w:themeFill="background1"/>
            </w:rPr>
          </w:pPr>
          <w:r>
            <w:fldChar w:fldCharType="begin"/>
          </w:r>
          <w:r>
            <w:instrText xml:space="preserve"> HYPERLINK \l "_Toc236409680" </w:instrText>
          </w:r>
          <w:r>
            <w:fldChar w:fldCharType="separate"/>
          </w:r>
          <w:r>
            <w:rPr>
              <w:rStyle w:val="24"/>
              <w:rFonts w:ascii="华文楷体" w:hAnsi="华文楷体" w:eastAsia="华文楷体" w:cs="华文楷体"/>
              <w:b/>
              <w:bCs/>
              <w:spacing w:val="-4"/>
              <w:sz w:val="21"/>
              <w:szCs w:val="21"/>
              <w:shd w:val="clear" w:color="auto" w:fill="FFFFFF" w:themeFill="background1"/>
            </w:rPr>
            <w:t>2.3行业竞争格局</w:t>
          </w:r>
          <w:r>
            <w:rPr>
              <w:rFonts w:hint="eastAsia"/>
              <w:sz w:val="21"/>
              <w:szCs w:val="21"/>
              <w:shd w:val="clear" w:color="auto" w:fill="FFFFFF" w:themeFill="background1"/>
            </w:rPr>
            <w:tab/>
          </w:r>
          <w:r>
            <w:rPr>
              <w:rFonts w:hint="eastAsia"/>
              <w:sz w:val="21"/>
              <w:szCs w:val="21"/>
              <w:shd w:val="clear" w:color="auto" w:fill="FFFFFF" w:themeFill="background1"/>
            </w:rPr>
            <w:fldChar w:fldCharType="begin"/>
          </w:r>
          <w:r>
            <w:rPr>
              <w:rFonts w:hint="eastAsia"/>
              <w:sz w:val="21"/>
              <w:szCs w:val="21"/>
              <w:shd w:val="clear" w:color="auto" w:fill="FFFFFF" w:themeFill="background1"/>
            </w:rPr>
            <w:instrText xml:space="preserve"> </w:instrText>
          </w:r>
          <w:r>
            <w:rPr>
              <w:sz w:val="21"/>
              <w:szCs w:val="21"/>
              <w:shd w:val="clear" w:color="auto" w:fill="FFFFFF" w:themeFill="background1"/>
            </w:rPr>
            <w:instrText xml:space="preserve">PAGEREF _Toc236409680 \h</w:instrText>
          </w:r>
          <w:r>
            <w:rPr>
              <w:rFonts w:hint="eastAsia"/>
              <w:sz w:val="21"/>
              <w:szCs w:val="21"/>
              <w:shd w:val="clear" w:color="auto" w:fill="FFFFFF" w:themeFill="background1"/>
            </w:rPr>
            <w:instrText xml:space="preserve"> </w:instrText>
          </w:r>
          <w:r>
            <w:rPr>
              <w:rFonts w:hint="eastAsia"/>
              <w:sz w:val="21"/>
              <w:szCs w:val="21"/>
              <w:shd w:val="clear" w:color="auto" w:fill="FFFFFF" w:themeFill="background1"/>
            </w:rPr>
            <w:fldChar w:fldCharType="separate"/>
          </w:r>
          <w:r>
            <w:rPr>
              <w:rFonts w:hint="eastAsia"/>
              <w:sz w:val="21"/>
              <w:szCs w:val="21"/>
              <w:shd w:val="clear" w:color="auto" w:fill="FFFFFF" w:themeFill="background1"/>
            </w:rPr>
            <w:t>18</w:t>
          </w:r>
          <w:r>
            <w:rPr>
              <w:rFonts w:hint="eastAsia"/>
              <w:sz w:val="21"/>
              <w:szCs w:val="21"/>
              <w:shd w:val="clear" w:color="auto" w:fill="FFFFFF" w:themeFill="background1"/>
            </w:rPr>
            <w:fldChar w:fldCharType="end"/>
          </w:r>
          <w:r>
            <w:rPr>
              <w:rFonts w:hint="eastAsia"/>
              <w:sz w:val="21"/>
              <w:szCs w:val="21"/>
              <w:shd w:val="clear" w:color="auto" w:fill="FFFFFF" w:themeFill="background1"/>
            </w:rPr>
            <w:fldChar w:fldCharType="end"/>
          </w:r>
        </w:p>
        <w:p w14:paraId="07AEFC99">
          <w:pPr>
            <w:pStyle w:val="19"/>
            <w:rPr>
              <w:rFonts w:hint="eastAsia"/>
              <w:sz w:val="21"/>
              <w:szCs w:val="21"/>
              <w:shd w:val="clear" w:color="auto" w:fill="FFFFFF" w:themeFill="background1"/>
            </w:rPr>
          </w:pPr>
          <w:r>
            <w:fldChar w:fldCharType="begin"/>
          </w:r>
          <w:r>
            <w:instrText xml:space="preserve"> HYPERLINK \l "_Toc236409681" </w:instrText>
          </w:r>
          <w:r>
            <w:fldChar w:fldCharType="separate"/>
          </w:r>
          <w:r>
            <w:rPr>
              <w:rStyle w:val="24"/>
              <w:rFonts w:ascii="华文楷体" w:hAnsi="华文楷体" w:eastAsia="华文楷体" w:cs="华文楷体"/>
              <w:b/>
              <w:bCs/>
              <w:spacing w:val="-4"/>
              <w:sz w:val="21"/>
              <w:szCs w:val="21"/>
              <w:shd w:val="clear" w:color="auto" w:fill="FFFFFF" w:themeFill="background1"/>
            </w:rPr>
            <w:t>2.4下游应用领域</w:t>
          </w:r>
          <w:r>
            <w:rPr>
              <w:rFonts w:hint="eastAsia"/>
              <w:sz w:val="21"/>
              <w:szCs w:val="21"/>
              <w:shd w:val="clear" w:color="auto" w:fill="FFFFFF" w:themeFill="background1"/>
            </w:rPr>
            <w:tab/>
          </w:r>
          <w:r>
            <w:rPr>
              <w:rFonts w:hint="eastAsia"/>
              <w:sz w:val="21"/>
              <w:szCs w:val="21"/>
              <w:shd w:val="clear" w:color="auto" w:fill="FFFFFF" w:themeFill="background1"/>
            </w:rPr>
            <w:fldChar w:fldCharType="begin"/>
          </w:r>
          <w:r>
            <w:rPr>
              <w:rFonts w:hint="eastAsia"/>
              <w:sz w:val="21"/>
              <w:szCs w:val="21"/>
              <w:shd w:val="clear" w:color="auto" w:fill="FFFFFF" w:themeFill="background1"/>
            </w:rPr>
            <w:instrText xml:space="preserve"> </w:instrText>
          </w:r>
          <w:r>
            <w:rPr>
              <w:sz w:val="21"/>
              <w:szCs w:val="21"/>
              <w:shd w:val="clear" w:color="auto" w:fill="FFFFFF" w:themeFill="background1"/>
            </w:rPr>
            <w:instrText xml:space="preserve">PAGEREF _Toc236409681 \h</w:instrText>
          </w:r>
          <w:r>
            <w:rPr>
              <w:rFonts w:hint="eastAsia"/>
              <w:sz w:val="21"/>
              <w:szCs w:val="21"/>
              <w:shd w:val="clear" w:color="auto" w:fill="FFFFFF" w:themeFill="background1"/>
            </w:rPr>
            <w:instrText xml:space="preserve"> </w:instrText>
          </w:r>
          <w:r>
            <w:rPr>
              <w:rFonts w:hint="eastAsia"/>
              <w:sz w:val="21"/>
              <w:szCs w:val="21"/>
              <w:shd w:val="clear" w:color="auto" w:fill="FFFFFF" w:themeFill="background1"/>
            </w:rPr>
            <w:fldChar w:fldCharType="separate"/>
          </w:r>
          <w:r>
            <w:rPr>
              <w:rFonts w:hint="eastAsia"/>
              <w:sz w:val="21"/>
              <w:szCs w:val="21"/>
              <w:shd w:val="clear" w:color="auto" w:fill="FFFFFF" w:themeFill="background1"/>
            </w:rPr>
            <w:t>20</w:t>
          </w:r>
          <w:r>
            <w:rPr>
              <w:rFonts w:hint="eastAsia"/>
              <w:sz w:val="21"/>
              <w:szCs w:val="21"/>
              <w:shd w:val="clear" w:color="auto" w:fill="FFFFFF" w:themeFill="background1"/>
            </w:rPr>
            <w:fldChar w:fldCharType="end"/>
          </w:r>
          <w:r>
            <w:rPr>
              <w:rFonts w:hint="eastAsia"/>
              <w:sz w:val="21"/>
              <w:szCs w:val="21"/>
              <w:shd w:val="clear" w:color="auto" w:fill="FFFFFF" w:themeFill="background1"/>
            </w:rPr>
            <w:fldChar w:fldCharType="end"/>
          </w:r>
        </w:p>
        <w:p w14:paraId="66D9465E">
          <w:pPr>
            <w:pStyle w:val="19"/>
            <w:rPr>
              <w:rFonts w:hint="eastAsia"/>
              <w:sz w:val="21"/>
              <w:szCs w:val="21"/>
              <w:shd w:val="clear" w:color="auto" w:fill="FFFFFF" w:themeFill="background1"/>
            </w:rPr>
          </w:pPr>
          <w:r>
            <w:fldChar w:fldCharType="begin"/>
          </w:r>
          <w:r>
            <w:instrText xml:space="preserve"> HYPERLINK \l "_Toc236409685" </w:instrText>
          </w:r>
          <w:r>
            <w:fldChar w:fldCharType="separate"/>
          </w:r>
          <w:r>
            <w:rPr>
              <w:rStyle w:val="24"/>
              <w:rFonts w:ascii="华文楷体" w:hAnsi="华文楷体" w:eastAsia="华文楷体" w:cs="华文楷体"/>
              <w:b/>
              <w:bCs/>
              <w:spacing w:val="-4"/>
              <w:sz w:val="21"/>
              <w:szCs w:val="21"/>
              <w:shd w:val="clear" w:color="auto" w:fill="FFFFFF" w:themeFill="background1"/>
            </w:rPr>
            <w:t>2.5行业发展趋势</w:t>
          </w:r>
          <w:r>
            <w:rPr>
              <w:rFonts w:hint="eastAsia"/>
              <w:sz w:val="21"/>
              <w:szCs w:val="21"/>
              <w:shd w:val="clear" w:color="auto" w:fill="FFFFFF" w:themeFill="background1"/>
            </w:rPr>
            <w:tab/>
          </w:r>
          <w:r>
            <w:rPr>
              <w:rFonts w:hint="eastAsia"/>
              <w:sz w:val="21"/>
              <w:szCs w:val="21"/>
              <w:shd w:val="clear" w:color="auto" w:fill="FFFFFF" w:themeFill="background1"/>
            </w:rPr>
            <w:fldChar w:fldCharType="begin"/>
          </w:r>
          <w:r>
            <w:rPr>
              <w:rFonts w:hint="eastAsia"/>
              <w:sz w:val="21"/>
              <w:szCs w:val="21"/>
              <w:shd w:val="clear" w:color="auto" w:fill="FFFFFF" w:themeFill="background1"/>
            </w:rPr>
            <w:instrText xml:space="preserve"> </w:instrText>
          </w:r>
          <w:r>
            <w:rPr>
              <w:sz w:val="21"/>
              <w:szCs w:val="21"/>
              <w:shd w:val="clear" w:color="auto" w:fill="FFFFFF" w:themeFill="background1"/>
            </w:rPr>
            <w:instrText xml:space="preserve">PAGEREF _Toc236409685 \h</w:instrText>
          </w:r>
          <w:r>
            <w:rPr>
              <w:rFonts w:hint="eastAsia"/>
              <w:sz w:val="21"/>
              <w:szCs w:val="21"/>
              <w:shd w:val="clear" w:color="auto" w:fill="FFFFFF" w:themeFill="background1"/>
            </w:rPr>
            <w:instrText xml:space="preserve"> </w:instrText>
          </w:r>
          <w:r>
            <w:rPr>
              <w:rFonts w:hint="eastAsia"/>
              <w:sz w:val="21"/>
              <w:szCs w:val="21"/>
              <w:shd w:val="clear" w:color="auto" w:fill="FFFFFF" w:themeFill="background1"/>
            </w:rPr>
            <w:fldChar w:fldCharType="separate"/>
          </w:r>
          <w:r>
            <w:rPr>
              <w:rFonts w:hint="eastAsia"/>
              <w:sz w:val="21"/>
              <w:szCs w:val="21"/>
              <w:shd w:val="clear" w:color="auto" w:fill="FFFFFF" w:themeFill="background1"/>
            </w:rPr>
            <w:t>22</w:t>
          </w:r>
          <w:r>
            <w:rPr>
              <w:rFonts w:hint="eastAsia"/>
              <w:sz w:val="21"/>
              <w:szCs w:val="21"/>
              <w:shd w:val="clear" w:color="auto" w:fill="FFFFFF" w:themeFill="background1"/>
            </w:rPr>
            <w:fldChar w:fldCharType="end"/>
          </w:r>
          <w:r>
            <w:rPr>
              <w:rFonts w:hint="eastAsia"/>
              <w:sz w:val="21"/>
              <w:szCs w:val="21"/>
              <w:shd w:val="clear" w:color="auto" w:fill="FFFFFF" w:themeFill="background1"/>
            </w:rPr>
            <w:fldChar w:fldCharType="end"/>
          </w:r>
        </w:p>
        <w:p w14:paraId="386D6E53">
          <w:pPr>
            <w:pStyle w:val="17"/>
            <w:spacing w:after="0" w:line="240" w:lineRule="auto"/>
            <w:rPr>
              <w:rFonts w:hint="eastAsia"/>
              <w:sz w:val="21"/>
              <w:szCs w:val="21"/>
            </w:rPr>
          </w:pPr>
          <w:r>
            <w:fldChar w:fldCharType="begin"/>
          </w:r>
          <w:r>
            <w:instrText xml:space="preserve"> HYPERLINK \l "_Toc236409686" </w:instrText>
          </w:r>
          <w:r>
            <w:fldChar w:fldCharType="separate"/>
          </w:r>
          <w:r>
            <w:rPr>
              <w:sz w:val="21"/>
              <w:szCs w:val="21"/>
            </w:rPr>
            <w:t>3.公司业务与技术</w:t>
          </w:r>
          <w:r>
            <w:rPr>
              <w:rFonts w:hint="eastAsia"/>
              <w:sz w:val="21"/>
              <w:szCs w:val="21"/>
            </w:rPr>
            <w:tab/>
          </w:r>
          <w:r>
            <w:rPr>
              <w:rFonts w:hint="eastAsia"/>
              <w:sz w:val="21"/>
              <w:szCs w:val="21"/>
            </w:rPr>
            <w:fldChar w:fldCharType="begin"/>
          </w:r>
          <w:r>
            <w:rPr>
              <w:rFonts w:hint="eastAsia"/>
              <w:sz w:val="21"/>
              <w:szCs w:val="21"/>
            </w:rPr>
            <w:instrText xml:space="preserve"> </w:instrText>
          </w:r>
          <w:r>
            <w:rPr>
              <w:sz w:val="21"/>
              <w:szCs w:val="21"/>
            </w:rPr>
            <w:instrText xml:space="preserve">PAGEREF _Toc236409686 \h</w:instrText>
          </w:r>
          <w:r>
            <w:rPr>
              <w:rFonts w:hint="eastAsia"/>
              <w:sz w:val="21"/>
              <w:szCs w:val="21"/>
            </w:rPr>
            <w:instrText xml:space="preserve"> </w:instrText>
          </w:r>
          <w:r>
            <w:rPr>
              <w:rFonts w:hint="eastAsia"/>
              <w:sz w:val="21"/>
              <w:szCs w:val="21"/>
            </w:rPr>
            <w:fldChar w:fldCharType="separate"/>
          </w:r>
          <w:r>
            <w:rPr>
              <w:rFonts w:hint="eastAsia"/>
              <w:sz w:val="21"/>
              <w:szCs w:val="21"/>
            </w:rPr>
            <w:t>26</w:t>
          </w:r>
          <w:r>
            <w:rPr>
              <w:rFonts w:hint="eastAsia"/>
              <w:sz w:val="21"/>
              <w:szCs w:val="21"/>
            </w:rPr>
            <w:fldChar w:fldCharType="end"/>
          </w:r>
          <w:r>
            <w:rPr>
              <w:rFonts w:hint="eastAsia"/>
              <w:sz w:val="21"/>
              <w:szCs w:val="21"/>
            </w:rPr>
            <w:fldChar w:fldCharType="end"/>
          </w:r>
        </w:p>
        <w:p w14:paraId="592E2863">
          <w:pPr>
            <w:pStyle w:val="19"/>
            <w:rPr>
              <w:rFonts w:hint="eastAsia"/>
              <w:sz w:val="21"/>
              <w:szCs w:val="21"/>
              <w:shd w:val="clear" w:color="auto" w:fill="FFFFFF" w:themeFill="background1"/>
            </w:rPr>
          </w:pPr>
          <w:r>
            <w:fldChar w:fldCharType="begin"/>
          </w:r>
          <w:r>
            <w:instrText xml:space="preserve"> HYPERLINK \l "_Toc236409687" </w:instrText>
          </w:r>
          <w:r>
            <w:fldChar w:fldCharType="separate"/>
          </w:r>
          <w:r>
            <w:rPr>
              <w:rStyle w:val="24"/>
              <w:rFonts w:ascii="华文楷体" w:hAnsi="华文楷体" w:eastAsia="华文楷体" w:cs="华文楷体"/>
              <w:b/>
              <w:bCs/>
              <w:spacing w:val="-4"/>
              <w:sz w:val="21"/>
              <w:szCs w:val="21"/>
              <w:shd w:val="clear" w:color="auto" w:fill="FFFFFF" w:themeFill="background1"/>
            </w:rPr>
            <w:t>3.1核心业务</w:t>
          </w:r>
          <w:r>
            <w:rPr>
              <w:rFonts w:hint="eastAsia"/>
              <w:sz w:val="21"/>
              <w:szCs w:val="21"/>
              <w:shd w:val="clear" w:color="auto" w:fill="FFFFFF" w:themeFill="background1"/>
            </w:rPr>
            <w:tab/>
          </w:r>
          <w:r>
            <w:rPr>
              <w:rFonts w:hint="eastAsia"/>
              <w:sz w:val="21"/>
              <w:szCs w:val="21"/>
              <w:shd w:val="clear" w:color="auto" w:fill="FFFFFF" w:themeFill="background1"/>
            </w:rPr>
            <w:fldChar w:fldCharType="begin"/>
          </w:r>
          <w:r>
            <w:rPr>
              <w:rFonts w:hint="eastAsia"/>
              <w:sz w:val="21"/>
              <w:szCs w:val="21"/>
              <w:shd w:val="clear" w:color="auto" w:fill="FFFFFF" w:themeFill="background1"/>
            </w:rPr>
            <w:instrText xml:space="preserve"> </w:instrText>
          </w:r>
          <w:r>
            <w:rPr>
              <w:sz w:val="21"/>
              <w:szCs w:val="21"/>
              <w:shd w:val="clear" w:color="auto" w:fill="FFFFFF" w:themeFill="background1"/>
            </w:rPr>
            <w:instrText xml:space="preserve">PAGEREF _Toc236409687 \h</w:instrText>
          </w:r>
          <w:r>
            <w:rPr>
              <w:rFonts w:hint="eastAsia"/>
              <w:sz w:val="21"/>
              <w:szCs w:val="21"/>
              <w:shd w:val="clear" w:color="auto" w:fill="FFFFFF" w:themeFill="background1"/>
            </w:rPr>
            <w:instrText xml:space="preserve"> </w:instrText>
          </w:r>
          <w:r>
            <w:rPr>
              <w:rFonts w:hint="eastAsia"/>
              <w:sz w:val="21"/>
              <w:szCs w:val="21"/>
              <w:shd w:val="clear" w:color="auto" w:fill="FFFFFF" w:themeFill="background1"/>
            </w:rPr>
            <w:fldChar w:fldCharType="separate"/>
          </w:r>
          <w:r>
            <w:rPr>
              <w:rFonts w:hint="eastAsia"/>
              <w:sz w:val="21"/>
              <w:szCs w:val="21"/>
              <w:shd w:val="clear" w:color="auto" w:fill="FFFFFF" w:themeFill="background1"/>
            </w:rPr>
            <w:t>26</w:t>
          </w:r>
          <w:r>
            <w:rPr>
              <w:rFonts w:hint="eastAsia"/>
              <w:sz w:val="21"/>
              <w:szCs w:val="21"/>
              <w:shd w:val="clear" w:color="auto" w:fill="FFFFFF" w:themeFill="background1"/>
            </w:rPr>
            <w:fldChar w:fldCharType="end"/>
          </w:r>
          <w:r>
            <w:rPr>
              <w:rFonts w:hint="eastAsia"/>
              <w:sz w:val="21"/>
              <w:szCs w:val="21"/>
              <w:shd w:val="clear" w:color="auto" w:fill="FFFFFF" w:themeFill="background1"/>
            </w:rPr>
            <w:fldChar w:fldCharType="end"/>
          </w:r>
        </w:p>
        <w:p w14:paraId="5AD04DAE">
          <w:pPr>
            <w:pStyle w:val="19"/>
            <w:rPr>
              <w:rFonts w:hint="eastAsia"/>
              <w:sz w:val="21"/>
              <w:szCs w:val="21"/>
              <w:shd w:val="clear" w:color="auto" w:fill="FFFFFF" w:themeFill="background1"/>
            </w:rPr>
          </w:pPr>
          <w:r>
            <w:fldChar w:fldCharType="begin"/>
          </w:r>
          <w:r>
            <w:instrText xml:space="preserve"> HYPERLINK \l "_Toc236409688" </w:instrText>
          </w:r>
          <w:r>
            <w:fldChar w:fldCharType="separate"/>
          </w:r>
          <w:r>
            <w:rPr>
              <w:rStyle w:val="24"/>
              <w:rFonts w:ascii="华文楷体" w:hAnsi="华文楷体" w:eastAsia="华文楷体" w:cs="华文楷体"/>
              <w:b/>
              <w:bCs/>
              <w:spacing w:val="-4"/>
              <w:sz w:val="21"/>
              <w:szCs w:val="21"/>
              <w:shd w:val="clear" w:color="auto" w:fill="FFFFFF" w:themeFill="background1"/>
            </w:rPr>
            <w:t>3.2产品体系</w:t>
          </w:r>
          <w:r>
            <w:rPr>
              <w:rFonts w:hint="eastAsia"/>
              <w:sz w:val="21"/>
              <w:szCs w:val="21"/>
              <w:shd w:val="clear" w:color="auto" w:fill="FFFFFF" w:themeFill="background1"/>
            </w:rPr>
            <w:tab/>
          </w:r>
          <w:r>
            <w:rPr>
              <w:rFonts w:hint="eastAsia"/>
              <w:sz w:val="21"/>
              <w:szCs w:val="21"/>
              <w:shd w:val="clear" w:color="auto" w:fill="FFFFFF" w:themeFill="background1"/>
            </w:rPr>
            <w:fldChar w:fldCharType="begin"/>
          </w:r>
          <w:r>
            <w:rPr>
              <w:rFonts w:hint="eastAsia"/>
              <w:sz w:val="21"/>
              <w:szCs w:val="21"/>
              <w:shd w:val="clear" w:color="auto" w:fill="FFFFFF" w:themeFill="background1"/>
            </w:rPr>
            <w:instrText xml:space="preserve"> </w:instrText>
          </w:r>
          <w:r>
            <w:rPr>
              <w:sz w:val="21"/>
              <w:szCs w:val="21"/>
              <w:shd w:val="clear" w:color="auto" w:fill="FFFFFF" w:themeFill="background1"/>
            </w:rPr>
            <w:instrText xml:space="preserve">PAGEREF _Toc236409688 \h</w:instrText>
          </w:r>
          <w:r>
            <w:rPr>
              <w:rFonts w:hint="eastAsia"/>
              <w:sz w:val="21"/>
              <w:szCs w:val="21"/>
              <w:shd w:val="clear" w:color="auto" w:fill="FFFFFF" w:themeFill="background1"/>
            </w:rPr>
            <w:instrText xml:space="preserve"> </w:instrText>
          </w:r>
          <w:r>
            <w:rPr>
              <w:rFonts w:hint="eastAsia"/>
              <w:sz w:val="21"/>
              <w:szCs w:val="21"/>
              <w:shd w:val="clear" w:color="auto" w:fill="FFFFFF" w:themeFill="background1"/>
            </w:rPr>
            <w:fldChar w:fldCharType="separate"/>
          </w:r>
          <w:r>
            <w:rPr>
              <w:rFonts w:hint="eastAsia"/>
              <w:sz w:val="21"/>
              <w:szCs w:val="21"/>
              <w:shd w:val="clear" w:color="auto" w:fill="FFFFFF" w:themeFill="background1"/>
            </w:rPr>
            <w:t>28</w:t>
          </w:r>
          <w:r>
            <w:rPr>
              <w:rFonts w:hint="eastAsia"/>
              <w:sz w:val="21"/>
              <w:szCs w:val="21"/>
              <w:shd w:val="clear" w:color="auto" w:fill="FFFFFF" w:themeFill="background1"/>
            </w:rPr>
            <w:fldChar w:fldCharType="end"/>
          </w:r>
          <w:r>
            <w:rPr>
              <w:rFonts w:hint="eastAsia"/>
              <w:sz w:val="21"/>
              <w:szCs w:val="21"/>
              <w:shd w:val="clear" w:color="auto" w:fill="FFFFFF" w:themeFill="background1"/>
            </w:rPr>
            <w:fldChar w:fldCharType="end"/>
          </w:r>
        </w:p>
        <w:p w14:paraId="4AFB67A0">
          <w:pPr>
            <w:pStyle w:val="19"/>
            <w:rPr>
              <w:rFonts w:hint="eastAsia"/>
              <w:sz w:val="21"/>
              <w:szCs w:val="21"/>
              <w:shd w:val="clear" w:color="auto" w:fill="FFFFFF" w:themeFill="background1"/>
            </w:rPr>
          </w:pPr>
          <w:r>
            <w:fldChar w:fldCharType="begin"/>
          </w:r>
          <w:r>
            <w:instrText xml:space="preserve"> HYPERLINK \l "_Toc236409692" </w:instrText>
          </w:r>
          <w:r>
            <w:fldChar w:fldCharType="separate"/>
          </w:r>
          <w:r>
            <w:rPr>
              <w:rStyle w:val="24"/>
              <w:rFonts w:ascii="华文楷体" w:hAnsi="华文楷体" w:eastAsia="华文楷体" w:cs="华文楷体"/>
              <w:b/>
              <w:bCs/>
              <w:spacing w:val="-4"/>
              <w:sz w:val="21"/>
              <w:szCs w:val="21"/>
              <w:shd w:val="clear" w:color="auto" w:fill="FFFFFF" w:themeFill="background1"/>
            </w:rPr>
            <w:t>3.3客户情况</w:t>
          </w:r>
          <w:r>
            <w:rPr>
              <w:rFonts w:hint="eastAsia"/>
              <w:sz w:val="21"/>
              <w:szCs w:val="21"/>
              <w:shd w:val="clear" w:color="auto" w:fill="FFFFFF" w:themeFill="background1"/>
            </w:rPr>
            <w:tab/>
          </w:r>
          <w:r>
            <w:rPr>
              <w:rFonts w:hint="eastAsia"/>
              <w:sz w:val="21"/>
              <w:szCs w:val="21"/>
              <w:shd w:val="clear" w:color="auto" w:fill="FFFFFF" w:themeFill="background1"/>
            </w:rPr>
            <w:fldChar w:fldCharType="begin"/>
          </w:r>
          <w:r>
            <w:rPr>
              <w:rFonts w:hint="eastAsia"/>
              <w:sz w:val="21"/>
              <w:szCs w:val="21"/>
              <w:shd w:val="clear" w:color="auto" w:fill="FFFFFF" w:themeFill="background1"/>
            </w:rPr>
            <w:instrText xml:space="preserve"> </w:instrText>
          </w:r>
          <w:r>
            <w:rPr>
              <w:sz w:val="21"/>
              <w:szCs w:val="21"/>
              <w:shd w:val="clear" w:color="auto" w:fill="FFFFFF" w:themeFill="background1"/>
            </w:rPr>
            <w:instrText xml:space="preserve">PAGEREF _Toc236409692 \h</w:instrText>
          </w:r>
          <w:r>
            <w:rPr>
              <w:rFonts w:hint="eastAsia"/>
              <w:sz w:val="21"/>
              <w:szCs w:val="21"/>
              <w:shd w:val="clear" w:color="auto" w:fill="FFFFFF" w:themeFill="background1"/>
            </w:rPr>
            <w:instrText xml:space="preserve"> </w:instrText>
          </w:r>
          <w:r>
            <w:rPr>
              <w:rFonts w:hint="eastAsia"/>
              <w:sz w:val="21"/>
              <w:szCs w:val="21"/>
              <w:shd w:val="clear" w:color="auto" w:fill="FFFFFF" w:themeFill="background1"/>
            </w:rPr>
            <w:fldChar w:fldCharType="separate"/>
          </w:r>
          <w:r>
            <w:rPr>
              <w:rFonts w:hint="eastAsia"/>
              <w:sz w:val="21"/>
              <w:szCs w:val="21"/>
              <w:shd w:val="clear" w:color="auto" w:fill="FFFFFF" w:themeFill="background1"/>
            </w:rPr>
            <w:t>33</w:t>
          </w:r>
          <w:r>
            <w:rPr>
              <w:rFonts w:hint="eastAsia"/>
              <w:sz w:val="21"/>
              <w:szCs w:val="21"/>
              <w:shd w:val="clear" w:color="auto" w:fill="FFFFFF" w:themeFill="background1"/>
            </w:rPr>
            <w:fldChar w:fldCharType="end"/>
          </w:r>
          <w:r>
            <w:rPr>
              <w:rFonts w:hint="eastAsia"/>
              <w:sz w:val="21"/>
              <w:szCs w:val="21"/>
              <w:shd w:val="clear" w:color="auto" w:fill="FFFFFF" w:themeFill="background1"/>
            </w:rPr>
            <w:fldChar w:fldCharType="end"/>
          </w:r>
        </w:p>
        <w:p w14:paraId="29C33766">
          <w:pPr>
            <w:pStyle w:val="17"/>
            <w:spacing w:after="0" w:line="240" w:lineRule="auto"/>
            <w:rPr>
              <w:rFonts w:hint="eastAsia"/>
              <w:sz w:val="21"/>
              <w:szCs w:val="21"/>
            </w:rPr>
          </w:pPr>
          <w:r>
            <w:fldChar w:fldCharType="begin"/>
          </w:r>
          <w:r>
            <w:instrText xml:space="preserve"> HYPERLINK \l "_Toc236409693" </w:instrText>
          </w:r>
          <w:r>
            <w:fldChar w:fldCharType="separate"/>
          </w:r>
          <w:r>
            <w:rPr>
              <w:sz w:val="21"/>
              <w:szCs w:val="21"/>
            </w:rPr>
            <w:t>4.财务分析</w:t>
          </w:r>
          <w:r>
            <w:rPr>
              <w:rFonts w:hint="eastAsia"/>
              <w:sz w:val="21"/>
              <w:szCs w:val="21"/>
            </w:rPr>
            <w:tab/>
          </w:r>
          <w:r>
            <w:rPr>
              <w:rFonts w:hint="eastAsia"/>
              <w:sz w:val="21"/>
              <w:szCs w:val="21"/>
            </w:rPr>
            <w:fldChar w:fldCharType="begin"/>
          </w:r>
          <w:r>
            <w:rPr>
              <w:rFonts w:hint="eastAsia"/>
              <w:sz w:val="21"/>
              <w:szCs w:val="21"/>
            </w:rPr>
            <w:instrText xml:space="preserve"> </w:instrText>
          </w:r>
          <w:r>
            <w:rPr>
              <w:sz w:val="21"/>
              <w:szCs w:val="21"/>
            </w:rPr>
            <w:instrText xml:space="preserve">PAGEREF _Toc236409693 \h</w:instrText>
          </w:r>
          <w:r>
            <w:rPr>
              <w:rFonts w:hint="eastAsia"/>
              <w:sz w:val="21"/>
              <w:szCs w:val="21"/>
            </w:rPr>
            <w:instrText xml:space="preserve"> </w:instrText>
          </w:r>
          <w:r>
            <w:rPr>
              <w:rFonts w:hint="eastAsia"/>
              <w:sz w:val="21"/>
              <w:szCs w:val="21"/>
            </w:rPr>
            <w:fldChar w:fldCharType="separate"/>
          </w:r>
          <w:r>
            <w:rPr>
              <w:rFonts w:hint="eastAsia"/>
              <w:sz w:val="21"/>
              <w:szCs w:val="21"/>
            </w:rPr>
            <w:t>34</w:t>
          </w:r>
          <w:r>
            <w:rPr>
              <w:rFonts w:hint="eastAsia"/>
              <w:sz w:val="21"/>
              <w:szCs w:val="21"/>
            </w:rPr>
            <w:fldChar w:fldCharType="end"/>
          </w:r>
          <w:r>
            <w:rPr>
              <w:rFonts w:hint="eastAsia"/>
              <w:sz w:val="21"/>
              <w:szCs w:val="21"/>
            </w:rPr>
            <w:fldChar w:fldCharType="end"/>
          </w:r>
        </w:p>
        <w:p w14:paraId="41310877">
          <w:pPr>
            <w:pStyle w:val="19"/>
            <w:rPr>
              <w:rFonts w:hint="eastAsia"/>
              <w:sz w:val="21"/>
              <w:szCs w:val="21"/>
              <w:shd w:val="clear" w:color="auto" w:fill="FFFFFF" w:themeFill="background1"/>
            </w:rPr>
          </w:pPr>
          <w:r>
            <w:fldChar w:fldCharType="begin"/>
          </w:r>
          <w:r>
            <w:instrText xml:space="preserve"> HYPERLINK \l "_Toc236409694" </w:instrText>
          </w:r>
          <w:r>
            <w:fldChar w:fldCharType="separate"/>
          </w:r>
          <w:r>
            <w:rPr>
              <w:rStyle w:val="24"/>
              <w:rFonts w:ascii="华文楷体" w:hAnsi="华文楷体" w:eastAsia="华文楷体" w:cs="华文楷体"/>
              <w:b/>
              <w:bCs/>
              <w:spacing w:val="-4"/>
              <w:sz w:val="21"/>
              <w:szCs w:val="21"/>
              <w:shd w:val="clear" w:color="auto" w:fill="FFFFFF" w:themeFill="background1"/>
            </w:rPr>
            <w:t>4.1利润表分析</w:t>
          </w:r>
          <w:r>
            <w:rPr>
              <w:rFonts w:hint="eastAsia"/>
              <w:sz w:val="21"/>
              <w:szCs w:val="21"/>
              <w:shd w:val="clear" w:color="auto" w:fill="FFFFFF" w:themeFill="background1"/>
            </w:rPr>
            <w:tab/>
          </w:r>
          <w:r>
            <w:rPr>
              <w:rFonts w:hint="eastAsia"/>
              <w:sz w:val="21"/>
              <w:szCs w:val="21"/>
              <w:shd w:val="clear" w:color="auto" w:fill="FFFFFF" w:themeFill="background1"/>
            </w:rPr>
            <w:fldChar w:fldCharType="begin"/>
          </w:r>
          <w:r>
            <w:rPr>
              <w:rFonts w:hint="eastAsia"/>
              <w:sz w:val="21"/>
              <w:szCs w:val="21"/>
              <w:shd w:val="clear" w:color="auto" w:fill="FFFFFF" w:themeFill="background1"/>
            </w:rPr>
            <w:instrText xml:space="preserve"> </w:instrText>
          </w:r>
          <w:r>
            <w:rPr>
              <w:sz w:val="21"/>
              <w:szCs w:val="21"/>
              <w:shd w:val="clear" w:color="auto" w:fill="FFFFFF" w:themeFill="background1"/>
            </w:rPr>
            <w:instrText xml:space="preserve">PAGEREF _Toc236409694 \h</w:instrText>
          </w:r>
          <w:r>
            <w:rPr>
              <w:rFonts w:hint="eastAsia"/>
              <w:sz w:val="21"/>
              <w:szCs w:val="21"/>
              <w:shd w:val="clear" w:color="auto" w:fill="FFFFFF" w:themeFill="background1"/>
            </w:rPr>
            <w:instrText xml:space="preserve"> </w:instrText>
          </w:r>
          <w:r>
            <w:rPr>
              <w:rFonts w:hint="eastAsia"/>
              <w:sz w:val="21"/>
              <w:szCs w:val="21"/>
              <w:shd w:val="clear" w:color="auto" w:fill="FFFFFF" w:themeFill="background1"/>
            </w:rPr>
            <w:fldChar w:fldCharType="separate"/>
          </w:r>
          <w:r>
            <w:rPr>
              <w:rFonts w:hint="eastAsia"/>
              <w:sz w:val="21"/>
              <w:szCs w:val="21"/>
              <w:shd w:val="clear" w:color="auto" w:fill="FFFFFF" w:themeFill="background1"/>
            </w:rPr>
            <w:t>34</w:t>
          </w:r>
          <w:r>
            <w:rPr>
              <w:rFonts w:hint="eastAsia"/>
              <w:sz w:val="21"/>
              <w:szCs w:val="21"/>
              <w:shd w:val="clear" w:color="auto" w:fill="FFFFFF" w:themeFill="background1"/>
            </w:rPr>
            <w:fldChar w:fldCharType="end"/>
          </w:r>
          <w:r>
            <w:rPr>
              <w:rFonts w:hint="eastAsia"/>
              <w:sz w:val="21"/>
              <w:szCs w:val="21"/>
              <w:shd w:val="clear" w:color="auto" w:fill="FFFFFF" w:themeFill="background1"/>
            </w:rPr>
            <w:fldChar w:fldCharType="end"/>
          </w:r>
        </w:p>
        <w:p w14:paraId="111E90DB">
          <w:pPr>
            <w:pStyle w:val="19"/>
            <w:rPr>
              <w:rFonts w:hint="eastAsia"/>
              <w:sz w:val="21"/>
              <w:szCs w:val="21"/>
              <w:shd w:val="clear" w:color="auto" w:fill="FFFFFF" w:themeFill="background1"/>
            </w:rPr>
          </w:pPr>
          <w:r>
            <w:fldChar w:fldCharType="begin"/>
          </w:r>
          <w:r>
            <w:instrText xml:space="preserve"> HYPERLINK \l "_Toc236409695" </w:instrText>
          </w:r>
          <w:r>
            <w:fldChar w:fldCharType="separate"/>
          </w:r>
          <w:r>
            <w:rPr>
              <w:rStyle w:val="24"/>
              <w:rFonts w:ascii="华文楷体" w:hAnsi="华文楷体" w:eastAsia="华文楷体" w:cs="华文楷体"/>
              <w:b/>
              <w:bCs/>
              <w:spacing w:val="-4"/>
              <w:sz w:val="21"/>
              <w:szCs w:val="21"/>
              <w:shd w:val="clear" w:color="auto" w:fill="FFFFFF" w:themeFill="background1"/>
            </w:rPr>
            <w:t>4.2资产负债表分析</w:t>
          </w:r>
          <w:r>
            <w:rPr>
              <w:rFonts w:hint="eastAsia"/>
              <w:sz w:val="21"/>
              <w:szCs w:val="21"/>
              <w:shd w:val="clear" w:color="auto" w:fill="FFFFFF" w:themeFill="background1"/>
            </w:rPr>
            <w:tab/>
          </w:r>
          <w:r>
            <w:rPr>
              <w:rFonts w:hint="eastAsia"/>
              <w:sz w:val="21"/>
              <w:szCs w:val="21"/>
              <w:shd w:val="clear" w:color="auto" w:fill="FFFFFF" w:themeFill="background1"/>
            </w:rPr>
            <w:fldChar w:fldCharType="begin"/>
          </w:r>
          <w:r>
            <w:rPr>
              <w:rFonts w:hint="eastAsia"/>
              <w:sz w:val="21"/>
              <w:szCs w:val="21"/>
              <w:shd w:val="clear" w:color="auto" w:fill="FFFFFF" w:themeFill="background1"/>
            </w:rPr>
            <w:instrText xml:space="preserve"> </w:instrText>
          </w:r>
          <w:r>
            <w:rPr>
              <w:sz w:val="21"/>
              <w:szCs w:val="21"/>
              <w:shd w:val="clear" w:color="auto" w:fill="FFFFFF" w:themeFill="background1"/>
            </w:rPr>
            <w:instrText xml:space="preserve">PAGEREF _Toc236409695 \h</w:instrText>
          </w:r>
          <w:r>
            <w:rPr>
              <w:rFonts w:hint="eastAsia"/>
              <w:sz w:val="21"/>
              <w:szCs w:val="21"/>
              <w:shd w:val="clear" w:color="auto" w:fill="FFFFFF" w:themeFill="background1"/>
            </w:rPr>
            <w:instrText xml:space="preserve"> </w:instrText>
          </w:r>
          <w:r>
            <w:rPr>
              <w:rFonts w:hint="eastAsia"/>
              <w:sz w:val="21"/>
              <w:szCs w:val="21"/>
              <w:shd w:val="clear" w:color="auto" w:fill="FFFFFF" w:themeFill="background1"/>
            </w:rPr>
            <w:fldChar w:fldCharType="separate"/>
          </w:r>
          <w:r>
            <w:rPr>
              <w:rFonts w:hint="eastAsia"/>
              <w:sz w:val="21"/>
              <w:szCs w:val="21"/>
              <w:shd w:val="clear" w:color="auto" w:fill="FFFFFF" w:themeFill="background1"/>
            </w:rPr>
            <w:t>36</w:t>
          </w:r>
          <w:r>
            <w:rPr>
              <w:rFonts w:hint="eastAsia"/>
              <w:sz w:val="21"/>
              <w:szCs w:val="21"/>
              <w:shd w:val="clear" w:color="auto" w:fill="FFFFFF" w:themeFill="background1"/>
            </w:rPr>
            <w:fldChar w:fldCharType="end"/>
          </w:r>
          <w:r>
            <w:rPr>
              <w:rFonts w:hint="eastAsia"/>
              <w:sz w:val="21"/>
              <w:szCs w:val="21"/>
              <w:shd w:val="clear" w:color="auto" w:fill="FFFFFF" w:themeFill="background1"/>
            </w:rPr>
            <w:fldChar w:fldCharType="end"/>
          </w:r>
        </w:p>
        <w:p w14:paraId="5CA7C9F2">
          <w:pPr>
            <w:pStyle w:val="19"/>
            <w:rPr>
              <w:rFonts w:hint="eastAsia"/>
              <w:sz w:val="21"/>
              <w:szCs w:val="21"/>
              <w:shd w:val="clear" w:color="auto" w:fill="FFFFFF" w:themeFill="background1"/>
            </w:rPr>
          </w:pPr>
          <w:r>
            <w:fldChar w:fldCharType="begin"/>
          </w:r>
          <w:r>
            <w:instrText xml:space="preserve"> HYPERLINK \l "_Toc236409696" </w:instrText>
          </w:r>
          <w:r>
            <w:fldChar w:fldCharType="separate"/>
          </w:r>
          <w:r>
            <w:rPr>
              <w:rStyle w:val="24"/>
              <w:rFonts w:ascii="华文楷体" w:hAnsi="华文楷体" w:eastAsia="华文楷体" w:cs="华文楷体"/>
              <w:b/>
              <w:bCs/>
              <w:spacing w:val="-4"/>
              <w:sz w:val="21"/>
              <w:szCs w:val="21"/>
              <w:shd w:val="clear" w:color="auto" w:fill="FFFFFF" w:themeFill="background1"/>
            </w:rPr>
            <w:t>4.3关键财务指标</w:t>
          </w:r>
          <w:r>
            <w:rPr>
              <w:rFonts w:hint="eastAsia"/>
              <w:sz w:val="21"/>
              <w:szCs w:val="21"/>
              <w:shd w:val="clear" w:color="auto" w:fill="FFFFFF" w:themeFill="background1"/>
            </w:rPr>
            <w:tab/>
          </w:r>
          <w:r>
            <w:rPr>
              <w:rFonts w:hint="eastAsia"/>
              <w:sz w:val="21"/>
              <w:szCs w:val="21"/>
              <w:shd w:val="clear" w:color="auto" w:fill="FFFFFF" w:themeFill="background1"/>
            </w:rPr>
            <w:fldChar w:fldCharType="begin"/>
          </w:r>
          <w:r>
            <w:rPr>
              <w:rFonts w:hint="eastAsia"/>
              <w:sz w:val="21"/>
              <w:szCs w:val="21"/>
              <w:shd w:val="clear" w:color="auto" w:fill="FFFFFF" w:themeFill="background1"/>
            </w:rPr>
            <w:instrText xml:space="preserve"> </w:instrText>
          </w:r>
          <w:r>
            <w:rPr>
              <w:sz w:val="21"/>
              <w:szCs w:val="21"/>
              <w:shd w:val="clear" w:color="auto" w:fill="FFFFFF" w:themeFill="background1"/>
            </w:rPr>
            <w:instrText xml:space="preserve">PAGEREF _Toc236409696 \h</w:instrText>
          </w:r>
          <w:r>
            <w:rPr>
              <w:rFonts w:hint="eastAsia"/>
              <w:sz w:val="21"/>
              <w:szCs w:val="21"/>
              <w:shd w:val="clear" w:color="auto" w:fill="FFFFFF" w:themeFill="background1"/>
            </w:rPr>
            <w:instrText xml:space="preserve"> </w:instrText>
          </w:r>
          <w:r>
            <w:rPr>
              <w:rFonts w:hint="eastAsia"/>
              <w:sz w:val="21"/>
              <w:szCs w:val="21"/>
              <w:shd w:val="clear" w:color="auto" w:fill="FFFFFF" w:themeFill="background1"/>
            </w:rPr>
            <w:fldChar w:fldCharType="separate"/>
          </w:r>
          <w:r>
            <w:rPr>
              <w:rFonts w:hint="eastAsia"/>
              <w:sz w:val="21"/>
              <w:szCs w:val="21"/>
              <w:shd w:val="clear" w:color="auto" w:fill="FFFFFF" w:themeFill="background1"/>
            </w:rPr>
            <w:t>37</w:t>
          </w:r>
          <w:r>
            <w:rPr>
              <w:rFonts w:hint="eastAsia"/>
              <w:sz w:val="21"/>
              <w:szCs w:val="21"/>
              <w:shd w:val="clear" w:color="auto" w:fill="FFFFFF" w:themeFill="background1"/>
            </w:rPr>
            <w:fldChar w:fldCharType="end"/>
          </w:r>
          <w:r>
            <w:rPr>
              <w:rFonts w:hint="eastAsia"/>
              <w:sz w:val="21"/>
              <w:szCs w:val="21"/>
              <w:shd w:val="clear" w:color="auto" w:fill="FFFFFF" w:themeFill="background1"/>
            </w:rPr>
            <w:fldChar w:fldCharType="end"/>
          </w:r>
        </w:p>
        <w:p w14:paraId="2BFB1F15">
          <w:pPr>
            <w:pStyle w:val="19"/>
            <w:rPr>
              <w:rFonts w:hint="eastAsia"/>
              <w:sz w:val="21"/>
              <w:szCs w:val="21"/>
              <w:shd w:val="clear" w:color="auto" w:fill="FFFFFF" w:themeFill="background1"/>
            </w:rPr>
          </w:pPr>
          <w:r>
            <w:fldChar w:fldCharType="begin"/>
          </w:r>
          <w:r>
            <w:instrText xml:space="preserve"> HYPERLINK \l "_Toc236409697" </w:instrText>
          </w:r>
          <w:r>
            <w:fldChar w:fldCharType="separate"/>
          </w:r>
          <w:r>
            <w:rPr>
              <w:rStyle w:val="24"/>
              <w:rFonts w:ascii="华文楷体" w:hAnsi="华文楷体" w:eastAsia="华文楷体" w:cs="华文楷体"/>
              <w:b/>
              <w:bCs/>
              <w:spacing w:val="-4"/>
              <w:sz w:val="21"/>
              <w:szCs w:val="21"/>
              <w:shd w:val="clear" w:color="auto" w:fill="FFFFFF" w:themeFill="background1"/>
            </w:rPr>
            <w:t>4.4经营分析</w:t>
          </w:r>
          <w:r>
            <w:rPr>
              <w:rFonts w:hint="eastAsia"/>
              <w:sz w:val="21"/>
              <w:szCs w:val="21"/>
              <w:shd w:val="clear" w:color="auto" w:fill="FFFFFF" w:themeFill="background1"/>
            </w:rPr>
            <w:tab/>
          </w:r>
          <w:r>
            <w:rPr>
              <w:rFonts w:hint="eastAsia"/>
              <w:sz w:val="21"/>
              <w:szCs w:val="21"/>
              <w:shd w:val="clear" w:color="auto" w:fill="FFFFFF" w:themeFill="background1"/>
            </w:rPr>
            <w:fldChar w:fldCharType="begin"/>
          </w:r>
          <w:r>
            <w:rPr>
              <w:rFonts w:hint="eastAsia"/>
              <w:sz w:val="21"/>
              <w:szCs w:val="21"/>
              <w:shd w:val="clear" w:color="auto" w:fill="FFFFFF" w:themeFill="background1"/>
            </w:rPr>
            <w:instrText xml:space="preserve"> </w:instrText>
          </w:r>
          <w:r>
            <w:rPr>
              <w:sz w:val="21"/>
              <w:szCs w:val="21"/>
              <w:shd w:val="clear" w:color="auto" w:fill="FFFFFF" w:themeFill="background1"/>
            </w:rPr>
            <w:instrText xml:space="preserve">PAGEREF _Toc236409697 \h</w:instrText>
          </w:r>
          <w:r>
            <w:rPr>
              <w:rFonts w:hint="eastAsia"/>
              <w:sz w:val="21"/>
              <w:szCs w:val="21"/>
              <w:shd w:val="clear" w:color="auto" w:fill="FFFFFF" w:themeFill="background1"/>
            </w:rPr>
            <w:instrText xml:space="preserve"> </w:instrText>
          </w:r>
          <w:r>
            <w:rPr>
              <w:rFonts w:hint="eastAsia"/>
              <w:sz w:val="21"/>
              <w:szCs w:val="21"/>
              <w:shd w:val="clear" w:color="auto" w:fill="FFFFFF" w:themeFill="background1"/>
            </w:rPr>
            <w:fldChar w:fldCharType="separate"/>
          </w:r>
          <w:r>
            <w:rPr>
              <w:rFonts w:hint="eastAsia"/>
              <w:sz w:val="21"/>
              <w:szCs w:val="21"/>
              <w:shd w:val="clear" w:color="auto" w:fill="FFFFFF" w:themeFill="background1"/>
            </w:rPr>
            <w:t>38</w:t>
          </w:r>
          <w:r>
            <w:rPr>
              <w:rFonts w:hint="eastAsia"/>
              <w:sz w:val="21"/>
              <w:szCs w:val="21"/>
              <w:shd w:val="clear" w:color="auto" w:fill="FFFFFF" w:themeFill="background1"/>
            </w:rPr>
            <w:fldChar w:fldCharType="end"/>
          </w:r>
          <w:r>
            <w:rPr>
              <w:rFonts w:hint="eastAsia"/>
              <w:sz w:val="21"/>
              <w:szCs w:val="21"/>
              <w:shd w:val="clear" w:color="auto" w:fill="FFFFFF" w:themeFill="background1"/>
            </w:rPr>
            <w:fldChar w:fldCharType="end"/>
          </w:r>
        </w:p>
        <w:p w14:paraId="340CACF0">
          <w:pPr>
            <w:jc w:val="both"/>
            <w:rPr>
              <w:rFonts w:hint="eastAsia" w:ascii="仿宋" w:hAnsi="仿宋" w:eastAsia="仿宋"/>
              <w:sz w:val="28"/>
              <w:szCs w:val="32"/>
            </w:rPr>
          </w:pPr>
          <w:r>
            <w:rPr>
              <w:b/>
              <w:bCs/>
              <w:sz w:val="21"/>
              <w:szCs w:val="21"/>
              <w:shd w:val="clear" w:color="auto" w:fill="FFFFFF" w:themeFill="background1"/>
              <w:lang w:val="zh-CN"/>
            </w:rPr>
            <w:fldChar w:fldCharType="end"/>
          </w:r>
        </w:p>
      </w:sdtContent>
    </w:sdt>
    <w:p w14:paraId="65534D40">
      <w:pPr>
        <w:jc w:val="both"/>
        <w:rPr>
          <w:rFonts w:hint="eastAsia" w:ascii="仿宋" w:hAnsi="仿宋" w:eastAsia="仿宋"/>
          <w:sz w:val="28"/>
          <w:szCs w:val="32"/>
        </w:rPr>
      </w:pPr>
    </w:p>
    <w:p w14:paraId="72B5E9C3">
      <w:pPr>
        <w:jc w:val="both"/>
        <w:rPr>
          <w:rFonts w:hint="eastAsia" w:ascii="仿宋" w:hAnsi="仿宋" w:eastAsia="仿宋"/>
          <w:sz w:val="28"/>
          <w:szCs w:val="32"/>
        </w:rPr>
      </w:pPr>
    </w:p>
    <w:p w14:paraId="721EA477">
      <w:pPr>
        <w:jc w:val="both"/>
        <w:rPr>
          <w:rFonts w:hint="eastAsia" w:ascii="仿宋" w:hAnsi="仿宋" w:eastAsia="仿宋"/>
          <w:sz w:val="28"/>
          <w:szCs w:val="32"/>
        </w:rPr>
      </w:pPr>
    </w:p>
    <w:p w14:paraId="23928BEB">
      <w:pPr>
        <w:jc w:val="both"/>
        <w:rPr>
          <w:rFonts w:hint="eastAsia" w:ascii="仿宋" w:hAnsi="仿宋" w:eastAsia="仿宋"/>
          <w:sz w:val="28"/>
          <w:szCs w:val="32"/>
        </w:rPr>
      </w:pPr>
    </w:p>
    <w:p w14:paraId="150ED8A5">
      <w:pPr>
        <w:jc w:val="both"/>
        <w:rPr>
          <w:rFonts w:hint="eastAsia" w:ascii="仿宋" w:hAnsi="仿宋" w:eastAsia="仿宋"/>
          <w:sz w:val="28"/>
          <w:szCs w:val="32"/>
        </w:rPr>
      </w:pPr>
    </w:p>
    <w:p w14:paraId="282BBF7E">
      <w:pPr>
        <w:jc w:val="center"/>
        <w:rPr>
          <w:rFonts w:hint="eastAsia" w:ascii="仿宋" w:hAnsi="仿宋" w:eastAsia="仿宋"/>
          <w:sz w:val="28"/>
          <w:szCs w:val="32"/>
        </w:rPr>
      </w:pPr>
    </w:p>
    <w:p w14:paraId="3D968885">
      <w:pPr>
        <w:pStyle w:val="12"/>
        <w:spacing w:before="109" w:line="360" w:lineRule="auto"/>
        <w:outlineLvl w:val="0"/>
        <w:rPr>
          <w:rFonts w:hint="eastAsia" w:ascii="华文楷体" w:hAnsi="华文楷体" w:eastAsia="华文楷体" w:cs="华文楷体"/>
          <w:b/>
          <w:bCs/>
          <w:spacing w:val="-8"/>
          <w:sz w:val="36"/>
          <w:szCs w:val="36"/>
          <w:lang w:eastAsia="zh-CN"/>
        </w:rPr>
      </w:pPr>
      <w:bookmarkStart w:id="0" w:name="_Toc236409658"/>
      <w:r>
        <w:rPr>
          <w:rFonts w:hint="eastAsia" w:ascii="华文楷体" w:hAnsi="华文楷体" w:eastAsia="华文楷体" w:cs="华文楷体"/>
          <w:b/>
          <w:bCs/>
          <w:spacing w:val="-8"/>
          <w:sz w:val="36"/>
          <w:szCs w:val="36"/>
          <w:lang w:eastAsia="zh-CN"/>
        </w:rPr>
        <w:t>1.公司基本情况</w:t>
      </w:r>
      <w:bookmarkEnd w:id="0"/>
    </w:p>
    <w:p w14:paraId="53003134">
      <w:pPr>
        <w:pStyle w:val="12"/>
        <w:spacing w:before="129" w:line="360" w:lineRule="auto"/>
        <w:outlineLvl w:val="1"/>
        <w:rPr>
          <w:rFonts w:hint="eastAsia" w:ascii="华文楷体" w:hAnsi="华文楷体" w:eastAsia="华文楷体" w:cs="华文楷体"/>
          <w:b/>
          <w:bCs/>
          <w:spacing w:val="-4"/>
          <w:sz w:val="32"/>
          <w:szCs w:val="32"/>
          <w:lang w:eastAsia="zh-CN"/>
        </w:rPr>
      </w:pPr>
      <w:bookmarkStart w:id="1" w:name="_Toc236409659"/>
      <w:r>
        <w:rPr>
          <w:rFonts w:hint="eastAsia" w:ascii="华文楷体" w:hAnsi="华文楷体" w:eastAsia="华文楷体" w:cs="华文楷体"/>
          <w:b/>
          <w:bCs/>
          <w:spacing w:val="-4"/>
          <w:sz w:val="32"/>
          <w:szCs w:val="32"/>
          <w:lang w:eastAsia="zh-CN"/>
        </w:rPr>
        <w:t>1.1公司简介</w:t>
      </w:r>
      <w:bookmarkEnd w:id="1"/>
    </w:p>
    <w:p w14:paraId="496C7E64">
      <w:pPr>
        <w:ind w:firstLine="560" w:firstLineChars="200"/>
        <w:jc w:val="both"/>
        <w:rPr>
          <w:rFonts w:hint="eastAsia" w:ascii="仿宋" w:hAnsi="仿宋" w:eastAsia="仿宋"/>
          <w:sz w:val="28"/>
          <w:szCs w:val="32"/>
        </w:rPr>
      </w:pPr>
      <w:bookmarkStart w:id="2" w:name="OLE_LINK60"/>
      <w:r>
        <w:rPr>
          <w:rFonts w:hint="eastAsia" w:ascii="仿宋" w:hAnsi="仿宋" w:eastAsia="仿宋"/>
          <w:sz w:val="28"/>
          <w:szCs w:val="32"/>
        </w:rPr>
        <w:t>中科微感（宁波）科技有限公司</w:t>
      </w:r>
      <w:bookmarkEnd w:id="2"/>
      <w:r>
        <w:rPr>
          <w:rFonts w:hint="eastAsia" w:ascii="仿宋" w:hAnsi="仿宋" w:eastAsia="仿宋"/>
          <w:sz w:val="28"/>
          <w:szCs w:val="32"/>
        </w:rPr>
        <w:t>成立于2022年6月，是国内唯一中科院孵化，具备25年MOS嗅觉材料积淀，全栈自研</w:t>
      </w:r>
      <w:bookmarkStart w:id="3" w:name="OLE_LINK64"/>
      <w:r>
        <w:rPr>
          <w:rFonts w:hint="eastAsia" w:ascii="仿宋" w:hAnsi="仿宋" w:eastAsia="仿宋"/>
          <w:sz w:val="28"/>
          <w:szCs w:val="32"/>
        </w:rPr>
        <w:t>MEMS基人工智能嗅觉</w:t>
      </w:r>
      <w:bookmarkEnd w:id="3"/>
      <w:r>
        <w:rPr>
          <w:rFonts w:hint="eastAsia" w:ascii="仿宋" w:hAnsi="仿宋" w:eastAsia="仿宋"/>
          <w:sz w:val="28"/>
          <w:szCs w:val="32"/>
        </w:rPr>
        <w:t>技术、车规氢气传感器双赛道的平台型企业。公司深耕技术迭代与应用场景拓展，秉持“以气味感知技术创新驱动产业升级”的发展理念，致力于成为全球领先的人工智能嗅觉解决方案提供商，推动气味数字化技术在多领域的产业化落地。</w:t>
      </w:r>
    </w:p>
    <w:p w14:paraId="6239AEBF">
      <w:pPr>
        <w:ind w:firstLine="560" w:firstLineChars="200"/>
        <w:jc w:val="both"/>
        <w:rPr>
          <w:rFonts w:hint="eastAsia" w:ascii="仿宋" w:hAnsi="仿宋" w:eastAsia="仿宋"/>
          <w:sz w:val="28"/>
          <w:szCs w:val="32"/>
        </w:rPr>
      </w:pPr>
      <w:r>
        <w:rPr>
          <w:rFonts w:hint="eastAsia" w:ascii="仿宋" w:hAnsi="仿宋" w:eastAsia="仿宋"/>
          <w:sz w:val="28"/>
          <w:szCs w:val="32"/>
        </w:rPr>
        <w:t>核心团队拥有25年嗅觉传感领域技术积淀，核心成员主要来自中国科学院相关院所、东北大学、华为等顶尖科研机构与企业，兼具深厚理论功底与丰富产业实践经验。成立三年来，公司已构建完善的技术与资质体系：通过 ISO9001质量管理体系认证，获评国家高新技术企业、宁波市创新型企业；相关产品斩获防爆认证、CNAS 计量认证等多项资质，累计持有发明专利、实用新型专利及软件著作权近40项，形成覆盖材料研发、芯片设计、器件制造、算法优化、系统集成的完整技术闭环。</w:t>
      </w:r>
    </w:p>
    <w:p w14:paraId="59F1CF38">
      <w:pPr>
        <w:ind w:firstLine="560" w:firstLineChars="200"/>
        <w:jc w:val="both"/>
        <w:rPr>
          <w:rFonts w:hint="eastAsia" w:ascii="仿宋" w:hAnsi="仿宋" w:eastAsia="仿宋"/>
          <w:sz w:val="28"/>
          <w:szCs w:val="32"/>
        </w:rPr>
      </w:pPr>
      <w:r>
        <w:rPr>
          <w:rFonts w:hint="eastAsia" w:ascii="仿宋" w:hAnsi="仿宋" w:eastAsia="仿宋"/>
          <w:sz w:val="28"/>
          <w:szCs w:val="32"/>
        </w:rPr>
        <w:t>业务上，公司锚定“健康、质量、安全”三大核心方向，构建“MEMS 气味传感器芯片+普适型 AI 嗅觉传感器（CM-ENose）+核心算法平台”完整技术体系。目前已成功推出全球首款量产化普适型 MEMS 基人工智能嗅觉传感器，攻克人工智能嗅觉技术市场化应用的核心痛点——提供高一致性、低成本、微型化的量产级嗅觉传感器硬件，填补国内外气味识别感知领域的产品空白。</w:t>
      </w:r>
    </w:p>
    <w:p w14:paraId="2CA77E86">
      <w:pPr>
        <w:ind w:firstLine="560" w:firstLineChars="200"/>
        <w:jc w:val="both"/>
        <w:rPr>
          <w:rFonts w:hint="eastAsia" w:ascii="仿宋" w:hAnsi="仿宋" w:eastAsia="仿宋"/>
          <w:sz w:val="28"/>
          <w:szCs w:val="32"/>
        </w:rPr>
      </w:pPr>
      <w:r>
        <w:rPr>
          <w:rFonts w:hint="eastAsia" w:ascii="仿宋" w:hAnsi="仿宋" w:eastAsia="仿宋"/>
          <w:sz w:val="28"/>
          <w:szCs w:val="32"/>
        </w:rPr>
        <w:t>布局方面，公司打造“研发-制造-销售”三位一体的全国化基地网络：宁波研发基地专攻核心技术攻关，安徽中国传感谷基地承担核心产品量产任务，深圳销售基地精准响应市场需求。</w:t>
      </w:r>
    </w:p>
    <w:p w14:paraId="30AD92BA">
      <w:pPr>
        <w:ind w:firstLine="560" w:firstLineChars="200"/>
        <w:jc w:val="both"/>
        <w:rPr>
          <w:rFonts w:hint="eastAsia" w:ascii="仿宋" w:hAnsi="仿宋" w:eastAsia="仿宋"/>
          <w:sz w:val="28"/>
          <w:szCs w:val="32"/>
        </w:rPr>
      </w:pPr>
      <w:r>
        <w:rPr>
          <w:rFonts w:hint="eastAsia" w:ascii="仿宋" w:hAnsi="仿宋" w:eastAsia="仿宋"/>
          <w:sz w:val="28"/>
          <w:szCs w:val="32"/>
        </w:rPr>
        <w:t>公司以“气味感知科技沁入美好生活”为愿景，依托核心产品（CM-ENose），加速推动气味数据价值向生产效能转化，助力智能汽车（座舱气味监测、电池安全监测）、智慧城市（环境监测）、健康电子（疾病筛查）、消费电子（智能家居）等领域实现新质生产力跃迁，为全球产业智能化升级释放指数级增长动能。</w:t>
      </w:r>
    </w:p>
    <w:p w14:paraId="0DE2BE51">
      <w:pPr>
        <w:pStyle w:val="12"/>
        <w:spacing w:before="129" w:line="360" w:lineRule="auto"/>
        <w:outlineLvl w:val="1"/>
        <w:rPr>
          <w:rFonts w:hint="eastAsia" w:ascii="华文楷体" w:hAnsi="华文楷体" w:eastAsia="华文楷体" w:cs="华文楷体"/>
          <w:b/>
          <w:bCs/>
          <w:spacing w:val="-4"/>
          <w:sz w:val="32"/>
          <w:szCs w:val="32"/>
          <w:lang w:eastAsia="zh-CN"/>
        </w:rPr>
      </w:pPr>
      <w:bookmarkStart w:id="4" w:name="_Toc236409660"/>
      <w:r>
        <w:rPr>
          <w:rFonts w:hint="eastAsia" w:ascii="华文楷体" w:hAnsi="华文楷体" w:eastAsia="华文楷体" w:cs="华文楷体"/>
          <w:b/>
          <w:bCs/>
          <w:spacing w:val="-4"/>
          <w:sz w:val="32"/>
          <w:szCs w:val="32"/>
          <w:lang w:eastAsia="zh-CN"/>
        </w:rPr>
        <w:t>1.2注册信息</w:t>
      </w:r>
      <w:bookmarkEnd w:id="4"/>
    </w:p>
    <w:tbl>
      <w:tblPr>
        <w:tblStyle w:val="22"/>
        <w:tblW w:w="8548" w:type="dxa"/>
        <w:tblInd w:w="13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39"/>
        <w:gridCol w:w="7009"/>
      </w:tblGrid>
      <w:tr w14:paraId="34C75EC0">
        <w:trPr>
          <w:trHeight w:val="398" w:hRule="atLeast"/>
        </w:trPr>
        <w:tc>
          <w:tcPr>
            <w:tcW w:w="8548" w:type="dxa"/>
            <w:gridSpan w:val="2"/>
            <w:vAlign w:val="center"/>
          </w:tcPr>
          <w:p w14:paraId="4EABED9C">
            <w:pPr>
              <w:spacing w:after="0" w:line="240" w:lineRule="auto"/>
              <w:jc w:val="center"/>
              <w:rPr>
                <w:rFonts w:hint="eastAsia" w:ascii="仿宋" w:hAnsi="仿宋" w:eastAsia="仿宋"/>
                <w:b/>
                <w:bCs/>
                <w:sz w:val="24"/>
                <w:szCs w:val="28"/>
              </w:rPr>
            </w:pPr>
            <w:r>
              <w:rPr>
                <w:rFonts w:hint="eastAsia" w:ascii="仿宋" w:hAnsi="仿宋" w:eastAsia="仿宋"/>
                <w:b/>
                <w:bCs/>
                <w:sz w:val="24"/>
                <w:szCs w:val="28"/>
              </w:rPr>
              <w:t>工商信息</w:t>
            </w:r>
          </w:p>
        </w:tc>
      </w:tr>
      <w:tr w14:paraId="7F003392">
        <w:trPr>
          <w:trHeight w:val="398" w:hRule="atLeast"/>
        </w:trPr>
        <w:tc>
          <w:tcPr>
            <w:tcW w:w="1539" w:type="dxa"/>
            <w:vAlign w:val="center"/>
          </w:tcPr>
          <w:p w14:paraId="5F8AC6DC">
            <w:pPr>
              <w:spacing w:after="0" w:line="240" w:lineRule="auto"/>
              <w:jc w:val="center"/>
              <w:rPr>
                <w:rFonts w:hint="eastAsia" w:ascii="仿宋" w:hAnsi="仿宋" w:eastAsia="仿宋"/>
                <w:b/>
                <w:bCs/>
                <w:sz w:val="24"/>
                <w:szCs w:val="28"/>
              </w:rPr>
            </w:pPr>
            <w:r>
              <w:rPr>
                <w:rFonts w:hint="eastAsia" w:ascii="仿宋" w:hAnsi="仿宋" w:eastAsia="仿宋"/>
                <w:b/>
                <w:bCs/>
                <w:sz w:val="24"/>
                <w:szCs w:val="28"/>
              </w:rPr>
              <w:t>公司名称</w:t>
            </w:r>
          </w:p>
        </w:tc>
        <w:tc>
          <w:tcPr>
            <w:tcW w:w="7008" w:type="dxa"/>
            <w:vAlign w:val="center"/>
          </w:tcPr>
          <w:p w14:paraId="69FBE154">
            <w:pPr>
              <w:spacing w:after="0" w:line="240" w:lineRule="auto"/>
              <w:jc w:val="both"/>
              <w:rPr>
                <w:rFonts w:hint="eastAsia" w:ascii="仿宋" w:hAnsi="仿宋" w:eastAsia="仿宋"/>
                <w:b/>
                <w:bCs/>
                <w:sz w:val="24"/>
                <w:szCs w:val="28"/>
              </w:rPr>
            </w:pPr>
            <w:bookmarkStart w:id="5" w:name="OLE_LINK73"/>
            <w:r>
              <w:rPr>
                <w:rFonts w:hint="eastAsia" w:ascii="仿宋" w:hAnsi="仿宋" w:eastAsia="仿宋"/>
                <w:b/>
                <w:bCs/>
                <w:sz w:val="24"/>
                <w:szCs w:val="28"/>
              </w:rPr>
              <w:t>中科微感（宁波）科技有限公司</w:t>
            </w:r>
            <w:bookmarkEnd w:id="5"/>
          </w:p>
        </w:tc>
      </w:tr>
      <w:tr w14:paraId="2C5F1714">
        <w:trPr>
          <w:trHeight w:val="398" w:hRule="atLeast"/>
        </w:trPr>
        <w:tc>
          <w:tcPr>
            <w:tcW w:w="1539" w:type="dxa"/>
            <w:vAlign w:val="center"/>
          </w:tcPr>
          <w:p w14:paraId="45C762FF">
            <w:pPr>
              <w:spacing w:after="0" w:line="240" w:lineRule="auto"/>
              <w:jc w:val="center"/>
              <w:rPr>
                <w:rFonts w:hint="eastAsia" w:ascii="仿宋" w:hAnsi="仿宋" w:eastAsia="仿宋"/>
                <w:b/>
                <w:bCs/>
                <w:sz w:val="24"/>
                <w:szCs w:val="28"/>
              </w:rPr>
            </w:pPr>
            <w:r>
              <w:rPr>
                <w:rFonts w:hint="eastAsia" w:ascii="仿宋" w:hAnsi="仿宋" w:eastAsia="仿宋"/>
                <w:b/>
                <w:bCs/>
                <w:sz w:val="24"/>
                <w:szCs w:val="28"/>
              </w:rPr>
              <w:t>成立日期</w:t>
            </w:r>
          </w:p>
        </w:tc>
        <w:tc>
          <w:tcPr>
            <w:tcW w:w="7008" w:type="dxa"/>
            <w:vAlign w:val="center"/>
          </w:tcPr>
          <w:p w14:paraId="0D2DAD54">
            <w:pPr>
              <w:spacing w:after="0" w:line="240" w:lineRule="auto"/>
              <w:jc w:val="both"/>
              <w:rPr>
                <w:rFonts w:hint="eastAsia" w:ascii="仿宋" w:hAnsi="仿宋" w:eastAsia="仿宋"/>
                <w:b/>
                <w:bCs/>
                <w:sz w:val="24"/>
                <w:szCs w:val="28"/>
              </w:rPr>
            </w:pPr>
            <w:r>
              <w:rPr>
                <w:rFonts w:hint="eastAsia" w:ascii="仿宋" w:hAnsi="仿宋" w:eastAsia="仿宋"/>
                <w:b/>
                <w:bCs/>
                <w:sz w:val="24"/>
                <w:szCs w:val="28"/>
              </w:rPr>
              <w:t>2022年6月14日</w:t>
            </w:r>
          </w:p>
        </w:tc>
      </w:tr>
      <w:tr w14:paraId="3A538A52">
        <w:trPr>
          <w:trHeight w:val="442" w:hRule="atLeast"/>
        </w:trPr>
        <w:tc>
          <w:tcPr>
            <w:tcW w:w="1539" w:type="dxa"/>
            <w:vAlign w:val="center"/>
          </w:tcPr>
          <w:p w14:paraId="57053082">
            <w:pPr>
              <w:spacing w:after="0" w:line="240" w:lineRule="auto"/>
              <w:jc w:val="center"/>
              <w:rPr>
                <w:rFonts w:hint="eastAsia" w:ascii="仿宋" w:hAnsi="仿宋" w:eastAsia="仿宋"/>
                <w:b/>
                <w:bCs/>
                <w:sz w:val="24"/>
                <w:szCs w:val="28"/>
              </w:rPr>
            </w:pPr>
            <w:r>
              <w:rPr>
                <w:rFonts w:hint="eastAsia" w:ascii="仿宋" w:hAnsi="仿宋" w:eastAsia="仿宋"/>
                <w:b/>
                <w:bCs/>
                <w:sz w:val="24"/>
                <w:szCs w:val="28"/>
              </w:rPr>
              <w:t>注册地址</w:t>
            </w:r>
          </w:p>
        </w:tc>
        <w:tc>
          <w:tcPr>
            <w:tcW w:w="7008" w:type="dxa"/>
            <w:vAlign w:val="center"/>
          </w:tcPr>
          <w:p w14:paraId="7D22C7AF">
            <w:pPr>
              <w:spacing w:after="0" w:line="240" w:lineRule="auto"/>
              <w:jc w:val="both"/>
              <w:rPr>
                <w:rFonts w:hint="eastAsia" w:ascii="仿宋" w:hAnsi="仿宋" w:eastAsia="仿宋"/>
                <w:sz w:val="24"/>
                <w:szCs w:val="28"/>
              </w:rPr>
            </w:pPr>
            <w:r>
              <w:rPr>
                <w:rFonts w:hint="eastAsia" w:ascii="仿宋" w:hAnsi="仿宋" w:eastAsia="仿宋"/>
                <w:sz w:val="24"/>
                <w:szCs w:val="28"/>
              </w:rPr>
              <w:t>浙江省宁波高新区贵驷街道永茂东路1819号4幢4-2-14</w:t>
            </w:r>
          </w:p>
        </w:tc>
      </w:tr>
      <w:tr w14:paraId="5FE4E461">
        <w:trPr>
          <w:trHeight w:val="442" w:hRule="atLeast"/>
        </w:trPr>
        <w:tc>
          <w:tcPr>
            <w:tcW w:w="1539" w:type="dxa"/>
            <w:vAlign w:val="center"/>
          </w:tcPr>
          <w:p w14:paraId="31EE4E79">
            <w:pPr>
              <w:spacing w:after="0" w:line="240" w:lineRule="auto"/>
              <w:jc w:val="center"/>
              <w:rPr>
                <w:rFonts w:hint="eastAsia" w:ascii="仿宋" w:hAnsi="仿宋" w:eastAsia="仿宋"/>
                <w:b/>
                <w:bCs/>
                <w:sz w:val="24"/>
                <w:szCs w:val="28"/>
              </w:rPr>
            </w:pPr>
            <w:r>
              <w:rPr>
                <w:rFonts w:hint="eastAsia" w:ascii="仿宋" w:hAnsi="仿宋" w:eastAsia="仿宋"/>
                <w:b/>
                <w:bCs/>
                <w:sz w:val="24"/>
                <w:szCs w:val="28"/>
              </w:rPr>
              <w:t>法定代表人</w:t>
            </w:r>
          </w:p>
        </w:tc>
        <w:tc>
          <w:tcPr>
            <w:tcW w:w="7008" w:type="dxa"/>
            <w:vAlign w:val="center"/>
          </w:tcPr>
          <w:p w14:paraId="1E4533E7">
            <w:pPr>
              <w:spacing w:after="0" w:line="240" w:lineRule="auto"/>
              <w:jc w:val="both"/>
              <w:rPr>
                <w:rFonts w:hint="eastAsia" w:ascii="仿宋" w:hAnsi="仿宋" w:eastAsia="仿宋"/>
                <w:sz w:val="24"/>
                <w:szCs w:val="28"/>
              </w:rPr>
            </w:pPr>
            <w:r>
              <w:rPr>
                <w:rFonts w:hint="eastAsia" w:ascii="仿宋" w:hAnsi="仿宋" w:eastAsia="仿宋"/>
                <w:sz w:val="24"/>
                <w:szCs w:val="28"/>
              </w:rPr>
              <w:t>沈文锋</w:t>
            </w:r>
          </w:p>
        </w:tc>
      </w:tr>
      <w:tr w14:paraId="25A57E18">
        <w:trPr>
          <w:trHeight w:val="412" w:hRule="atLeast"/>
        </w:trPr>
        <w:tc>
          <w:tcPr>
            <w:tcW w:w="1539" w:type="dxa"/>
            <w:vAlign w:val="center"/>
          </w:tcPr>
          <w:p w14:paraId="6B1A57AB">
            <w:pPr>
              <w:spacing w:after="0" w:line="240" w:lineRule="auto"/>
              <w:jc w:val="center"/>
              <w:rPr>
                <w:rFonts w:hint="eastAsia" w:ascii="仿宋" w:hAnsi="仿宋" w:eastAsia="仿宋"/>
                <w:b/>
                <w:bCs/>
                <w:sz w:val="24"/>
                <w:szCs w:val="28"/>
              </w:rPr>
            </w:pPr>
            <w:r>
              <w:rPr>
                <w:rFonts w:hint="eastAsia" w:ascii="仿宋" w:hAnsi="仿宋" w:eastAsia="仿宋"/>
                <w:b/>
                <w:bCs/>
                <w:sz w:val="24"/>
                <w:szCs w:val="28"/>
              </w:rPr>
              <w:t>注册资本</w:t>
            </w:r>
          </w:p>
        </w:tc>
        <w:tc>
          <w:tcPr>
            <w:tcW w:w="7008" w:type="dxa"/>
            <w:vAlign w:val="center"/>
          </w:tcPr>
          <w:p w14:paraId="6CA233AE">
            <w:pPr>
              <w:spacing w:after="0" w:line="240" w:lineRule="auto"/>
              <w:jc w:val="both"/>
              <w:rPr>
                <w:rFonts w:hint="eastAsia" w:ascii="仿宋" w:hAnsi="仿宋" w:eastAsia="仿宋"/>
                <w:sz w:val="24"/>
                <w:szCs w:val="28"/>
              </w:rPr>
            </w:pPr>
            <w:r>
              <w:rPr>
                <w:rFonts w:hint="eastAsia" w:ascii="仿宋" w:hAnsi="仿宋" w:eastAsia="仿宋"/>
                <w:sz w:val="24"/>
                <w:szCs w:val="28"/>
              </w:rPr>
              <w:t>500万元人民币</w:t>
            </w:r>
          </w:p>
        </w:tc>
      </w:tr>
      <w:tr w14:paraId="40020CEA">
        <w:trPr>
          <w:trHeight w:val="412" w:hRule="atLeast"/>
        </w:trPr>
        <w:tc>
          <w:tcPr>
            <w:tcW w:w="1539" w:type="dxa"/>
            <w:vAlign w:val="center"/>
          </w:tcPr>
          <w:p w14:paraId="58E31723">
            <w:pPr>
              <w:spacing w:after="0" w:line="240" w:lineRule="auto"/>
              <w:jc w:val="center"/>
              <w:rPr>
                <w:rFonts w:hint="eastAsia" w:ascii="仿宋" w:hAnsi="仿宋" w:eastAsia="仿宋"/>
                <w:b/>
                <w:bCs/>
                <w:sz w:val="24"/>
                <w:szCs w:val="28"/>
              </w:rPr>
            </w:pPr>
            <w:r>
              <w:rPr>
                <w:rFonts w:hint="eastAsia" w:ascii="仿宋" w:hAnsi="仿宋" w:eastAsia="仿宋"/>
                <w:b/>
                <w:bCs/>
                <w:sz w:val="24"/>
                <w:szCs w:val="28"/>
              </w:rPr>
              <w:t>所属行业</w:t>
            </w:r>
          </w:p>
        </w:tc>
        <w:tc>
          <w:tcPr>
            <w:tcW w:w="7008" w:type="dxa"/>
            <w:vAlign w:val="center"/>
          </w:tcPr>
          <w:p w14:paraId="1AFB914E">
            <w:pPr>
              <w:spacing w:after="0" w:line="240" w:lineRule="auto"/>
              <w:jc w:val="both"/>
              <w:rPr>
                <w:rFonts w:hint="eastAsia" w:ascii="仿宋" w:hAnsi="仿宋" w:eastAsia="仿宋"/>
                <w:sz w:val="24"/>
                <w:szCs w:val="28"/>
              </w:rPr>
            </w:pPr>
            <w:r>
              <w:rPr>
                <w:rFonts w:hint="eastAsia" w:ascii="仿宋" w:hAnsi="仿宋" w:eastAsia="仿宋"/>
                <w:sz w:val="24"/>
                <w:szCs w:val="28"/>
              </w:rPr>
              <w:t>半导体、传感器、人工智能、集成电路</w:t>
            </w:r>
          </w:p>
        </w:tc>
      </w:tr>
      <w:tr w14:paraId="2349C51F">
        <w:trPr>
          <w:trHeight w:val="373" w:hRule="atLeast"/>
        </w:trPr>
        <w:tc>
          <w:tcPr>
            <w:tcW w:w="1539" w:type="dxa"/>
            <w:vAlign w:val="center"/>
          </w:tcPr>
          <w:p w14:paraId="29B653F6">
            <w:pPr>
              <w:spacing w:after="0" w:line="240" w:lineRule="auto"/>
              <w:jc w:val="center"/>
              <w:rPr>
                <w:rFonts w:hint="eastAsia" w:ascii="仿宋" w:hAnsi="仿宋" w:eastAsia="仿宋"/>
                <w:b/>
                <w:bCs/>
                <w:sz w:val="24"/>
                <w:szCs w:val="28"/>
              </w:rPr>
            </w:pPr>
            <w:r>
              <w:rPr>
                <w:rFonts w:hint="eastAsia" w:ascii="仿宋" w:hAnsi="仿宋" w:eastAsia="仿宋"/>
                <w:b/>
                <w:bCs/>
                <w:sz w:val="24"/>
                <w:szCs w:val="28"/>
              </w:rPr>
              <w:t>经营范围</w:t>
            </w:r>
          </w:p>
        </w:tc>
        <w:tc>
          <w:tcPr>
            <w:tcW w:w="7008" w:type="dxa"/>
            <w:vAlign w:val="center"/>
          </w:tcPr>
          <w:p w14:paraId="52BFCDDF">
            <w:pPr>
              <w:spacing w:after="0" w:line="240" w:lineRule="auto"/>
              <w:jc w:val="both"/>
              <w:rPr>
                <w:rFonts w:hint="eastAsia" w:ascii="仿宋" w:hAnsi="仿宋" w:eastAsia="仿宋"/>
                <w:sz w:val="24"/>
                <w:szCs w:val="28"/>
              </w:rPr>
            </w:pPr>
            <w:r>
              <w:rPr>
                <w:rFonts w:hint="eastAsia" w:ascii="仿宋" w:hAnsi="仿宋" w:eastAsia="仿宋"/>
                <w:sz w:val="24"/>
                <w:szCs w:val="28"/>
              </w:rPr>
              <w:t>一般项目：程和技术研究和试验发展；集成电路芯片及产品制造；电子元器件制造；仪器仪表制造；实验分析仪器制造；集成电路设计；智能仪器仪表制造；电子专用材料制造；可穿戴智能设备制造；智能控制系统集成；环境监测专用仪器仪表制造；电子产品销售；电子元器件批发；电子元器件零售；电子专用材料销售；新型膜材料销售；大数据服务；软件开发；信息系统集成服务；人工智能应用软件开发；物联网技术服务；信息系统运行维护服务；数据处理和存储支持服务；人工智能行业应用系统集成服务；新材料技术研发；新材料技术推广服务；技术服务、技术开发、技术咨询、技术交流、技术转让、技术推广(除依法须经批准的项目外，凭营业执照依法自主开展经营活动)。许可项目：检验检测服务；第三类医疗器械生产；第三类医疗器械经营(依法须经批准的项目，经相关部门批准后方可开展经营活动，具体经营项目以审批结果为准)。</w:t>
            </w:r>
          </w:p>
        </w:tc>
      </w:tr>
    </w:tbl>
    <w:p w14:paraId="601BF952">
      <w:pPr>
        <w:pStyle w:val="12"/>
        <w:spacing w:before="129" w:line="360" w:lineRule="auto"/>
        <w:outlineLvl w:val="1"/>
        <w:rPr>
          <w:rFonts w:hint="eastAsia" w:ascii="华文楷体" w:hAnsi="华文楷体" w:eastAsia="华文楷体" w:cs="华文楷体"/>
          <w:b/>
          <w:bCs/>
          <w:spacing w:val="-4"/>
          <w:sz w:val="32"/>
          <w:szCs w:val="32"/>
          <w:lang w:eastAsia="zh-CN"/>
        </w:rPr>
      </w:pPr>
      <w:bookmarkStart w:id="6" w:name="_Toc236409661"/>
      <w:r>
        <w:rPr>
          <w:rFonts w:hint="eastAsia" w:ascii="华文楷体" w:hAnsi="华文楷体" w:eastAsia="华文楷体" w:cs="华文楷体"/>
          <w:b/>
          <w:bCs/>
          <w:spacing w:val="-4"/>
          <w:sz w:val="32"/>
          <w:szCs w:val="32"/>
          <w:lang w:eastAsia="zh-CN"/>
        </w:rPr>
        <w:t>1.3历史沿革</w:t>
      </w:r>
      <w:bookmarkEnd w:id="6"/>
    </w:p>
    <w:p w14:paraId="2C38AE6F">
      <w:pPr>
        <w:ind w:firstLine="560" w:firstLineChars="200"/>
        <w:jc w:val="both"/>
        <w:rPr>
          <w:rFonts w:hint="eastAsia" w:ascii="仿宋" w:hAnsi="仿宋" w:eastAsia="仿宋"/>
          <w:color w:val="000000" w:themeColor="text1"/>
          <w:sz w:val="28"/>
          <w:szCs w:val="32"/>
          <w14:textFill>
            <w14:solidFill>
              <w14:schemeClr w14:val="tx1"/>
            </w14:solidFill>
          </w14:textFill>
        </w:rPr>
      </w:pPr>
      <w:r>
        <w:rPr>
          <w:rFonts w:hint="eastAsia" w:ascii="仿宋" w:hAnsi="仿宋" w:eastAsia="仿宋"/>
          <w:sz w:val="28"/>
          <w:szCs w:val="32"/>
        </w:rPr>
        <w:t>公司自2022年6月14日成立至2025年11月30日，共计完成四次增资，</w:t>
      </w:r>
      <w:r>
        <w:rPr>
          <w:rFonts w:hint="eastAsia" w:ascii="仿宋" w:hAnsi="仿宋" w:eastAsia="仿宋"/>
          <w:color w:val="000000" w:themeColor="text1"/>
          <w:sz w:val="28"/>
          <w:szCs w:val="32"/>
          <w14:textFill>
            <w14:solidFill>
              <w14:schemeClr w14:val="tx1"/>
            </w14:solidFill>
          </w14:textFill>
        </w:rPr>
        <w:t>总投资金额为2465万元整（含创始团队投入）。</w:t>
      </w:r>
    </w:p>
    <w:p w14:paraId="1588A487">
      <w:pPr>
        <w:pStyle w:val="12"/>
        <w:spacing w:before="129" w:line="360" w:lineRule="auto"/>
        <w:ind w:left="34"/>
        <w:outlineLvl w:val="2"/>
        <w:rPr>
          <w:rFonts w:hint="eastAsia" w:ascii="华文楷体" w:hAnsi="华文楷体" w:eastAsia="华文楷体" w:cs="华文楷体"/>
          <w:b/>
          <w:bCs/>
          <w:color w:val="000000" w:themeColor="text1"/>
          <w:spacing w:val="-4"/>
          <w:sz w:val="30"/>
          <w:szCs w:val="30"/>
          <w:lang w:eastAsia="zh-CN"/>
          <w14:textFill>
            <w14:solidFill>
              <w14:schemeClr w14:val="tx1"/>
            </w14:solidFill>
          </w14:textFill>
        </w:rPr>
      </w:pPr>
      <w:bookmarkStart w:id="7" w:name="_Toc226042694"/>
      <w:bookmarkStart w:id="8" w:name="_Toc236409556"/>
      <w:bookmarkStart w:id="9" w:name="_Toc236409662"/>
      <w:bookmarkStart w:id="10" w:name="OLE_LINK97"/>
      <w:r>
        <w:rPr>
          <w:rFonts w:hint="eastAsia" w:ascii="华文楷体" w:hAnsi="华文楷体" w:eastAsia="华文楷体" w:cs="华文楷体"/>
          <w:b/>
          <w:bCs/>
          <w:color w:val="000000" w:themeColor="text1"/>
          <w:spacing w:val="-4"/>
          <w:sz w:val="30"/>
          <w:szCs w:val="30"/>
          <w:lang w:eastAsia="zh-CN"/>
          <w14:textFill>
            <w14:solidFill>
              <w14:schemeClr w14:val="tx1"/>
            </w14:solidFill>
          </w14:textFill>
        </w:rPr>
        <w:t xml:space="preserve">1.3.1 </w:t>
      </w:r>
      <w:r>
        <w:rPr>
          <w:rFonts w:ascii="华文楷体" w:hAnsi="华文楷体" w:eastAsia="华文楷体" w:cs="华文楷体"/>
          <w:b/>
          <w:bCs/>
          <w:color w:val="000000" w:themeColor="text1"/>
          <w:spacing w:val="-4"/>
          <w:sz w:val="30"/>
          <w:szCs w:val="30"/>
          <w:lang w:eastAsia="zh-CN"/>
          <w14:textFill>
            <w14:solidFill>
              <w14:schemeClr w14:val="tx1"/>
            </w14:solidFill>
          </w14:textFill>
        </w:rPr>
        <w:t>2022年6月14日公司设立（初始注册资本金100万元）</w:t>
      </w:r>
      <w:bookmarkEnd w:id="7"/>
      <w:bookmarkEnd w:id="8"/>
      <w:bookmarkEnd w:id="9"/>
    </w:p>
    <w:bookmarkEnd w:id="10"/>
    <w:p w14:paraId="361C9E78">
      <w:pPr>
        <w:ind w:firstLine="560" w:firstLineChars="200"/>
        <w:jc w:val="both"/>
        <w:rPr>
          <w:rFonts w:hint="eastAsia" w:ascii="仿宋" w:hAnsi="仿宋" w:eastAsia="仿宋"/>
          <w:color w:val="000000" w:themeColor="text1"/>
          <w:sz w:val="28"/>
          <w:szCs w:val="32"/>
          <w14:textFill>
            <w14:solidFill>
              <w14:schemeClr w14:val="tx1"/>
            </w14:solidFill>
          </w14:textFill>
        </w:rPr>
      </w:pPr>
      <w:r>
        <w:rPr>
          <w:rFonts w:hint="eastAsia" w:ascii="仿宋" w:hAnsi="仿宋" w:eastAsia="仿宋"/>
          <w:color w:val="000000" w:themeColor="text1"/>
          <w:sz w:val="28"/>
          <w:szCs w:val="32"/>
          <w14:textFill>
            <w14:solidFill>
              <w14:schemeClr w14:val="tx1"/>
            </w14:solidFill>
          </w14:textFill>
        </w:rPr>
        <w:t>2022年6月经全体股东沈文锋（王汉娟）、中科优势等股东同意以货币形式出资设立中科微感。中科微感设立时注册资本金100万元，股权比例及出资金额如下：</w:t>
      </w:r>
    </w:p>
    <w:tbl>
      <w:tblPr>
        <w:tblStyle w:val="22"/>
        <w:tblW w:w="8873" w:type="dxa"/>
        <w:tblInd w:w="13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93"/>
        <w:gridCol w:w="1250"/>
        <w:gridCol w:w="2465"/>
        <w:gridCol w:w="2465"/>
      </w:tblGrid>
      <w:tr w14:paraId="61720E85">
        <w:trPr>
          <w:trHeight w:val="398" w:hRule="atLeast"/>
        </w:trPr>
        <w:tc>
          <w:tcPr>
            <w:tcW w:w="2693" w:type="dxa"/>
            <w:vAlign w:val="center"/>
          </w:tcPr>
          <w:p w14:paraId="02F829C1">
            <w:pPr>
              <w:spacing w:after="0" w:line="240" w:lineRule="auto"/>
              <w:jc w:val="both"/>
              <w:rPr>
                <w:rFonts w:hint="eastAsia" w:ascii="仿宋" w:hAnsi="仿宋" w:eastAsia="仿宋"/>
                <w:b/>
                <w:bCs/>
                <w:color w:val="000000" w:themeColor="text1"/>
                <w:sz w:val="24"/>
                <w:szCs w:val="28"/>
                <w14:textFill>
                  <w14:solidFill>
                    <w14:schemeClr w14:val="tx1"/>
                  </w14:solidFill>
                </w14:textFill>
              </w:rPr>
            </w:pPr>
            <w:r>
              <w:rPr>
                <w:rFonts w:hint="eastAsia" w:ascii="仿宋" w:hAnsi="仿宋" w:eastAsia="仿宋"/>
                <w:b/>
                <w:bCs/>
                <w:color w:val="000000" w:themeColor="text1"/>
                <w:sz w:val="24"/>
                <w:szCs w:val="28"/>
                <w14:textFill>
                  <w14:solidFill>
                    <w14:schemeClr w14:val="tx1"/>
                  </w14:solidFill>
                </w14:textFill>
              </w:rPr>
              <w:t>股东名称</w:t>
            </w:r>
          </w:p>
        </w:tc>
        <w:tc>
          <w:tcPr>
            <w:tcW w:w="1250" w:type="dxa"/>
            <w:vAlign w:val="center"/>
          </w:tcPr>
          <w:p w14:paraId="05668185">
            <w:pPr>
              <w:spacing w:after="0" w:line="240" w:lineRule="auto"/>
              <w:jc w:val="both"/>
              <w:rPr>
                <w:rFonts w:hint="eastAsia" w:ascii="仿宋" w:hAnsi="仿宋" w:eastAsia="仿宋"/>
                <w:b/>
                <w:bCs/>
                <w:color w:val="000000" w:themeColor="text1"/>
                <w:sz w:val="24"/>
                <w:szCs w:val="28"/>
                <w14:textFill>
                  <w14:solidFill>
                    <w14:schemeClr w14:val="tx1"/>
                  </w14:solidFill>
                </w14:textFill>
              </w:rPr>
            </w:pPr>
            <w:r>
              <w:rPr>
                <w:rFonts w:hint="eastAsia" w:ascii="仿宋" w:hAnsi="仿宋" w:eastAsia="仿宋"/>
                <w:b/>
                <w:bCs/>
                <w:color w:val="000000" w:themeColor="text1"/>
                <w:sz w:val="24"/>
                <w:szCs w:val="28"/>
                <w14:textFill>
                  <w14:solidFill>
                    <w14:schemeClr w14:val="tx1"/>
                  </w14:solidFill>
                </w14:textFill>
              </w:rPr>
              <w:t>持股比例</w:t>
            </w:r>
          </w:p>
        </w:tc>
        <w:tc>
          <w:tcPr>
            <w:tcW w:w="2465" w:type="dxa"/>
            <w:vAlign w:val="center"/>
          </w:tcPr>
          <w:p w14:paraId="48838BD5">
            <w:pPr>
              <w:spacing w:after="0" w:line="240" w:lineRule="auto"/>
              <w:jc w:val="both"/>
              <w:rPr>
                <w:rFonts w:hint="eastAsia" w:ascii="仿宋" w:hAnsi="仿宋" w:eastAsia="仿宋"/>
                <w:b/>
                <w:bCs/>
                <w:color w:val="000000" w:themeColor="text1"/>
                <w:sz w:val="24"/>
                <w:szCs w:val="28"/>
                <w14:textFill>
                  <w14:solidFill>
                    <w14:schemeClr w14:val="tx1"/>
                  </w14:solidFill>
                </w14:textFill>
              </w:rPr>
            </w:pPr>
            <w:r>
              <w:rPr>
                <w:rFonts w:hint="eastAsia" w:ascii="仿宋" w:hAnsi="仿宋" w:eastAsia="仿宋"/>
                <w:b/>
                <w:bCs/>
                <w:color w:val="000000" w:themeColor="text1"/>
                <w:sz w:val="24"/>
                <w:szCs w:val="28"/>
                <w14:textFill>
                  <w14:solidFill>
                    <w14:schemeClr w14:val="tx1"/>
                  </w14:solidFill>
                </w14:textFill>
              </w:rPr>
              <w:t>认缴出资额</w:t>
            </w:r>
          </w:p>
        </w:tc>
        <w:tc>
          <w:tcPr>
            <w:tcW w:w="2465" w:type="dxa"/>
            <w:vAlign w:val="center"/>
          </w:tcPr>
          <w:p w14:paraId="799843E8">
            <w:pPr>
              <w:spacing w:after="0" w:line="240" w:lineRule="auto"/>
              <w:jc w:val="both"/>
              <w:rPr>
                <w:rFonts w:hint="eastAsia" w:ascii="仿宋" w:hAnsi="仿宋" w:eastAsia="仿宋"/>
                <w:b/>
                <w:bCs/>
                <w:color w:val="000000" w:themeColor="text1"/>
                <w:sz w:val="24"/>
                <w:szCs w:val="28"/>
                <w14:textFill>
                  <w14:solidFill>
                    <w14:schemeClr w14:val="tx1"/>
                  </w14:solidFill>
                </w14:textFill>
              </w:rPr>
            </w:pPr>
            <w:r>
              <w:rPr>
                <w:rFonts w:hint="eastAsia" w:ascii="仿宋" w:hAnsi="仿宋" w:eastAsia="仿宋"/>
                <w:b/>
                <w:bCs/>
                <w:color w:val="000000" w:themeColor="text1"/>
                <w:sz w:val="24"/>
                <w:szCs w:val="28"/>
                <w14:textFill>
                  <w14:solidFill>
                    <w14:schemeClr w14:val="tx1"/>
                  </w14:solidFill>
                </w14:textFill>
              </w:rPr>
              <w:t>背景</w:t>
            </w:r>
          </w:p>
        </w:tc>
      </w:tr>
      <w:tr w14:paraId="072CA275">
        <w:trPr>
          <w:trHeight w:val="636" w:hRule="atLeast"/>
        </w:trPr>
        <w:tc>
          <w:tcPr>
            <w:tcW w:w="2693" w:type="dxa"/>
            <w:vAlign w:val="center"/>
          </w:tcPr>
          <w:p w14:paraId="6FA3EC3D">
            <w:pPr>
              <w:spacing w:after="0" w:line="240" w:lineRule="auto"/>
              <w:jc w:val="both"/>
              <w:rPr>
                <w:rFonts w:hint="eastAsia" w:ascii="仿宋" w:hAnsi="仿宋" w:eastAsia="仿宋"/>
                <w:color w:val="000000" w:themeColor="text1"/>
                <w:sz w:val="24"/>
                <w:szCs w:val="28"/>
                <w14:textFill>
                  <w14:solidFill>
                    <w14:schemeClr w14:val="tx1"/>
                  </w14:solidFill>
                </w14:textFill>
              </w:rPr>
            </w:pPr>
            <w:r>
              <w:rPr>
                <w:rFonts w:hint="eastAsia" w:ascii="仿宋" w:hAnsi="仿宋" w:eastAsia="仿宋"/>
                <w:color w:val="000000" w:themeColor="text1"/>
                <w:sz w:val="24"/>
                <w:szCs w:val="28"/>
                <w14:textFill>
                  <w14:solidFill>
                    <w14:schemeClr w14:val="tx1"/>
                  </w14:solidFill>
                </w14:textFill>
              </w:rPr>
              <w:t>王汉娟</w:t>
            </w:r>
          </w:p>
        </w:tc>
        <w:tc>
          <w:tcPr>
            <w:tcW w:w="1250" w:type="dxa"/>
            <w:vAlign w:val="center"/>
          </w:tcPr>
          <w:p w14:paraId="7EAADDE3">
            <w:pPr>
              <w:spacing w:after="0" w:line="240" w:lineRule="auto"/>
              <w:rPr>
                <w:rFonts w:hint="eastAsia" w:ascii="仿宋" w:hAnsi="仿宋" w:eastAsia="仿宋"/>
                <w:color w:val="000000" w:themeColor="text1"/>
                <w:sz w:val="24"/>
                <w:szCs w:val="28"/>
                <w14:textFill>
                  <w14:solidFill>
                    <w14:schemeClr w14:val="tx1"/>
                  </w14:solidFill>
                </w14:textFill>
              </w:rPr>
            </w:pPr>
            <w:r>
              <w:rPr>
                <w:rFonts w:hint="eastAsia" w:ascii="仿宋" w:hAnsi="仿宋" w:eastAsia="仿宋"/>
                <w:color w:val="000000" w:themeColor="text1"/>
                <w:sz w:val="24"/>
                <w:szCs w:val="28"/>
                <w14:textFill>
                  <w14:solidFill>
                    <w14:schemeClr w14:val="tx1"/>
                  </w14:solidFill>
                </w14:textFill>
              </w:rPr>
              <w:t>35</w:t>
            </w:r>
            <w:bookmarkStart w:id="11" w:name="OLE_LINK50"/>
            <w:r>
              <w:rPr>
                <w:rFonts w:hint="eastAsia" w:ascii="仿宋" w:hAnsi="仿宋" w:eastAsia="仿宋"/>
                <w:color w:val="000000" w:themeColor="text1"/>
                <w:sz w:val="24"/>
                <w:szCs w:val="28"/>
                <w14:textFill>
                  <w14:solidFill>
                    <w14:schemeClr w14:val="tx1"/>
                  </w14:solidFill>
                </w14:textFill>
              </w:rPr>
              <w:t>.00</w:t>
            </w:r>
            <w:bookmarkEnd w:id="11"/>
            <w:r>
              <w:rPr>
                <w:rFonts w:hint="eastAsia" w:ascii="仿宋" w:hAnsi="仿宋" w:eastAsia="仿宋"/>
                <w:color w:val="000000" w:themeColor="text1"/>
                <w:sz w:val="24"/>
                <w:szCs w:val="28"/>
                <w14:textFill>
                  <w14:solidFill>
                    <w14:schemeClr w14:val="tx1"/>
                  </w14:solidFill>
                </w14:textFill>
              </w:rPr>
              <w:t>%</w:t>
            </w:r>
          </w:p>
        </w:tc>
        <w:tc>
          <w:tcPr>
            <w:tcW w:w="2465" w:type="dxa"/>
            <w:vAlign w:val="center"/>
          </w:tcPr>
          <w:p w14:paraId="7C0F45DF">
            <w:pPr>
              <w:spacing w:after="0" w:line="240" w:lineRule="auto"/>
              <w:jc w:val="both"/>
              <w:rPr>
                <w:rFonts w:hint="eastAsia" w:ascii="仿宋" w:hAnsi="仿宋" w:eastAsia="仿宋"/>
                <w:color w:val="000000" w:themeColor="text1"/>
                <w:sz w:val="24"/>
                <w:szCs w:val="28"/>
                <w14:textFill>
                  <w14:solidFill>
                    <w14:schemeClr w14:val="tx1"/>
                  </w14:solidFill>
                </w14:textFill>
              </w:rPr>
            </w:pPr>
            <w:r>
              <w:rPr>
                <w:rFonts w:hint="eastAsia" w:ascii="仿宋" w:hAnsi="仿宋" w:eastAsia="仿宋"/>
                <w:color w:val="000000" w:themeColor="text1"/>
                <w:sz w:val="24"/>
                <w:szCs w:val="28"/>
                <w14:textFill>
                  <w14:solidFill>
                    <w14:schemeClr w14:val="tx1"/>
                  </w14:solidFill>
                </w14:textFill>
              </w:rPr>
              <w:t>35万元</w:t>
            </w:r>
          </w:p>
        </w:tc>
        <w:tc>
          <w:tcPr>
            <w:tcW w:w="2465" w:type="dxa"/>
            <w:vAlign w:val="center"/>
          </w:tcPr>
          <w:p w14:paraId="70F87851">
            <w:pPr>
              <w:spacing w:after="0" w:line="240" w:lineRule="auto"/>
              <w:jc w:val="both"/>
              <w:rPr>
                <w:rFonts w:hint="eastAsia" w:ascii="仿宋" w:hAnsi="仿宋" w:eastAsia="仿宋"/>
                <w:color w:val="000000" w:themeColor="text1"/>
                <w:sz w:val="24"/>
                <w:szCs w:val="28"/>
                <w14:textFill>
                  <w14:solidFill>
                    <w14:schemeClr w14:val="tx1"/>
                  </w14:solidFill>
                </w14:textFill>
              </w:rPr>
            </w:pPr>
            <w:r>
              <w:rPr>
                <w:rFonts w:ascii="仿宋" w:hAnsi="仿宋" w:eastAsia="仿宋"/>
                <w:color w:val="000000" w:themeColor="text1"/>
                <w:sz w:val="24"/>
                <w:szCs w:val="28"/>
                <w14:textFill>
                  <w14:solidFill>
                    <w14:schemeClr w14:val="tx1"/>
                  </w14:solidFill>
                </w14:textFill>
              </w:rPr>
              <w:t>代沈文锋持股</w:t>
            </w:r>
          </w:p>
        </w:tc>
      </w:tr>
      <w:tr w14:paraId="4466EBDC">
        <w:trPr>
          <w:trHeight w:val="636" w:hRule="atLeast"/>
        </w:trPr>
        <w:tc>
          <w:tcPr>
            <w:tcW w:w="2693" w:type="dxa"/>
            <w:vAlign w:val="center"/>
          </w:tcPr>
          <w:p w14:paraId="56610CB0">
            <w:pPr>
              <w:spacing w:after="0" w:line="240" w:lineRule="auto"/>
              <w:jc w:val="both"/>
              <w:rPr>
                <w:rFonts w:hint="eastAsia" w:ascii="仿宋" w:hAnsi="仿宋" w:eastAsia="仿宋"/>
                <w:color w:val="000000" w:themeColor="text1"/>
                <w:sz w:val="24"/>
                <w:szCs w:val="28"/>
                <w14:textFill>
                  <w14:solidFill>
                    <w14:schemeClr w14:val="tx1"/>
                  </w14:solidFill>
                </w14:textFill>
              </w:rPr>
            </w:pPr>
            <w:r>
              <w:rPr>
                <w:rFonts w:ascii="仿宋" w:hAnsi="仿宋" w:eastAsia="仿宋"/>
                <w:color w:val="000000" w:themeColor="text1"/>
                <w:sz w:val="24"/>
                <w:szCs w:val="28"/>
                <w14:textFill>
                  <w14:solidFill>
                    <w14:schemeClr w14:val="tx1"/>
                  </w14:solidFill>
                </w14:textFill>
              </w:rPr>
              <w:t>宁波启零数感技术服务合伙企业（有限合伙）</w:t>
            </w:r>
          </w:p>
        </w:tc>
        <w:tc>
          <w:tcPr>
            <w:tcW w:w="1250" w:type="dxa"/>
            <w:vAlign w:val="center"/>
          </w:tcPr>
          <w:p w14:paraId="64309FE4">
            <w:pPr>
              <w:spacing w:after="0" w:line="240" w:lineRule="auto"/>
              <w:rPr>
                <w:rFonts w:hint="eastAsia" w:ascii="仿宋" w:hAnsi="仿宋" w:eastAsia="仿宋"/>
                <w:color w:val="000000" w:themeColor="text1"/>
                <w:sz w:val="24"/>
                <w:szCs w:val="28"/>
                <w14:textFill>
                  <w14:solidFill>
                    <w14:schemeClr w14:val="tx1"/>
                  </w14:solidFill>
                </w14:textFill>
              </w:rPr>
            </w:pPr>
            <w:r>
              <w:rPr>
                <w:rFonts w:hint="eastAsia" w:ascii="仿宋" w:hAnsi="仿宋" w:eastAsia="仿宋"/>
                <w:color w:val="000000" w:themeColor="text1"/>
                <w:sz w:val="24"/>
                <w:szCs w:val="28"/>
                <w14:textFill>
                  <w14:solidFill>
                    <w14:schemeClr w14:val="tx1"/>
                  </w14:solidFill>
                </w14:textFill>
              </w:rPr>
              <w:t>30.00%</w:t>
            </w:r>
          </w:p>
        </w:tc>
        <w:tc>
          <w:tcPr>
            <w:tcW w:w="2465" w:type="dxa"/>
            <w:vAlign w:val="center"/>
          </w:tcPr>
          <w:p w14:paraId="3872D382">
            <w:pPr>
              <w:spacing w:after="0" w:line="240" w:lineRule="auto"/>
              <w:jc w:val="both"/>
              <w:rPr>
                <w:rFonts w:hint="eastAsia" w:ascii="仿宋" w:hAnsi="仿宋" w:eastAsia="仿宋"/>
                <w:color w:val="000000" w:themeColor="text1"/>
                <w:sz w:val="24"/>
                <w:szCs w:val="28"/>
                <w14:textFill>
                  <w14:solidFill>
                    <w14:schemeClr w14:val="tx1"/>
                  </w14:solidFill>
                </w14:textFill>
              </w:rPr>
            </w:pPr>
            <w:r>
              <w:rPr>
                <w:rFonts w:hint="eastAsia" w:ascii="仿宋" w:hAnsi="仿宋" w:eastAsia="仿宋"/>
                <w:color w:val="000000" w:themeColor="text1"/>
                <w:sz w:val="24"/>
                <w:szCs w:val="28"/>
                <w14:textFill>
                  <w14:solidFill>
                    <w14:schemeClr w14:val="tx1"/>
                  </w14:solidFill>
                </w14:textFill>
              </w:rPr>
              <w:t>30万元</w:t>
            </w:r>
          </w:p>
        </w:tc>
        <w:tc>
          <w:tcPr>
            <w:tcW w:w="2465" w:type="dxa"/>
            <w:vAlign w:val="center"/>
          </w:tcPr>
          <w:p w14:paraId="2828E85C">
            <w:pPr>
              <w:spacing w:after="0" w:line="240" w:lineRule="auto"/>
              <w:jc w:val="both"/>
              <w:rPr>
                <w:rFonts w:hint="eastAsia" w:ascii="仿宋" w:hAnsi="仿宋" w:eastAsia="仿宋"/>
                <w:color w:val="000000" w:themeColor="text1"/>
                <w:sz w:val="24"/>
                <w:szCs w:val="28"/>
                <w14:textFill>
                  <w14:solidFill>
                    <w14:schemeClr w14:val="tx1"/>
                  </w14:solidFill>
                </w14:textFill>
              </w:rPr>
            </w:pPr>
            <w:r>
              <w:rPr>
                <w:rFonts w:hint="eastAsia" w:ascii="仿宋" w:hAnsi="仿宋" w:eastAsia="仿宋"/>
                <w:color w:val="000000" w:themeColor="text1"/>
                <w:sz w:val="24"/>
                <w:szCs w:val="28"/>
                <w14:textFill>
                  <w14:solidFill>
                    <w14:schemeClr w14:val="tx1"/>
                  </w14:solidFill>
                </w14:textFill>
              </w:rPr>
              <w:t>核心团队持股</w:t>
            </w:r>
          </w:p>
        </w:tc>
      </w:tr>
      <w:tr w14:paraId="73250D48">
        <w:trPr>
          <w:trHeight w:val="636" w:hRule="atLeast"/>
        </w:trPr>
        <w:tc>
          <w:tcPr>
            <w:tcW w:w="2693" w:type="dxa"/>
            <w:vAlign w:val="center"/>
          </w:tcPr>
          <w:p w14:paraId="3B7339FA">
            <w:pPr>
              <w:spacing w:after="0" w:line="240" w:lineRule="auto"/>
              <w:jc w:val="both"/>
              <w:rPr>
                <w:rFonts w:hint="eastAsia" w:ascii="仿宋" w:hAnsi="仿宋" w:eastAsia="仿宋"/>
                <w:color w:val="000000" w:themeColor="text1"/>
                <w:sz w:val="24"/>
                <w:szCs w:val="28"/>
                <w14:textFill>
                  <w14:solidFill>
                    <w14:schemeClr w14:val="tx1"/>
                  </w14:solidFill>
                </w14:textFill>
              </w:rPr>
            </w:pPr>
            <w:r>
              <w:rPr>
                <w:rFonts w:ascii="仿宋" w:hAnsi="仿宋" w:eastAsia="仿宋"/>
                <w:color w:val="000000" w:themeColor="text1"/>
                <w:sz w:val="24"/>
                <w:szCs w:val="28"/>
                <w14:textFill>
                  <w14:solidFill>
                    <w14:schemeClr w14:val="tx1"/>
                  </w14:solidFill>
                </w14:textFill>
              </w:rPr>
              <w:t>宁波启</w:t>
            </w:r>
            <w:r>
              <w:rPr>
                <w:rFonts w:hint="eastAsia" w:ascii="仿宋" w:hAnsi="仿宋" w:eastAsia="仿宋"/>
                <w:color w:val="000000" w:themeColor="text1"/>
                <w:sz w:val="24"/>
                <w:szCs w:val="28"/>
                <w14:textFill>
                  <w14:solidFill>
                    <w14:schemeClr w14:val="tx1"/>
                  </w14:solidFill>
                </w14:textFill>
              </w:rPr>
              <w:t>岐</w:t>
            </w:r>
            <w:r>
              <w:rPr>
                <w:rFonts w:ascii="仿宋" w:hAnsi="仿宋" w:eastAsia="仿宋"/>
                <w:color w:val="000000" w:themeColor="text1"/>
                <w:sz w:val="24"/>
                <w:szCs w:val="28"/>
                <w14:textFill>
                  <w14:solidFill>
                    <w14:schemeClr w14:val="tx1"/>
                  </w14:solidFill>
                </w14:textFill>
              </w:rPr>
              <w:t>数感企业管理合伙企业（有限合伙）</w:t>
            </w:r>
          </w:p>
        </w:tc>
        <w:tc>
          <w:tcPr>
            <w:tcW w:w="1250" w:type="dxa"/>
            <w:vAlign w:val="center"/>
          </w:tcPr>
          <w:p w14:paraId="4E840A9B">
            <w:pPr>
              <w:spacing w:after="0" w:line="240" w:lineRule="auto"/>
              <w:rPr>
                <w:rFonts w:hint="eastAsia" w:ascii="仿宋" w:hAnsi="仿宋" w:eastAsia="仿宋"/>
                <w:color w:val="000000" w:themeColor="text1"/>
                <w:sz w:val="24"/>
                <w:szCs w:val="28"/>
                <w14:textFill>
                  <w14:solidFill>
                    <w14:schemeClr w14:val="tx1"/>
                  </w14:solidFill>
                </w14:textFill>
              </w:rPr>
            </w:pPr>
            <w:r>
              <w:rPr>
                <w:rFonts w:hint="eastAsia" w:ascii="仿宋" w:hAnsi="仿宋" w:eastAsia="仿宋"/>
                <w:color w:val="000000" w:themeColor="text1"/>
                <w:sz w:val="24"/>
                <w:szCs w:val="28"/>
                <w14:textFill>
                  <w14:solidFill>
                    <w14:schemeClr w14:val="tx1"/>
                  </w14:solidFill>
                </w14:textFill>
              </w:rPr>
              <w:t>15.00%</w:t>
            </w:r>
          </w:p>
        </w:tc>
        <w:tc>
          <w:tcPr>
            <w:tcW w:w="2465" w:type="dxa"/>
            <w:vAlign w:val="center"/>
          </w:tcPr>
          <w:p w14:paraId="3A97AD88">
            <w:pPr>
              <w:spacing w:after="0" w:line="240" w:lineRule="auto"/>
              <w:jc w:val="both"/>
              <w:rPr>
                <w:rFonts w:hint="eastAsia" w:ascii="仿宋" w:hAnsi="仿宋" w:eastAsia="仿宋"/>
                <w:color w:val="000000" w:themeColor="text1"/>
                <w:sz w:val="24"/>
                <w:szCs w:val="28"/>
                <w14:textFill>
                  <w14:solidFill>
                    <w14:schemeClr w14:val="tx1"/>
                  </w14:solidFill>
                </w14:textFill>
              </w:rPr>
            </w:pPr>
            <w:r>
              <w:rPr>
                <w:rFonts w:hint="eastAsia" w:ascii="仿宋" w:hAnsi="仿宋" w:eastAsia="仿宋"/>
                <w:color w:val="000000" w:themeColor="text1"/>
                <w:sz w:val="24"/>
                <w:szCs w:val="28"/>
                <w14:textFill>
                  <w14:solidFill>
                    <w14:schemeClr w14:val="tx1"/>
                  </w14:solidFill>
                </w14:textFill>
              </w:rPr>
              <w:t>15万元</w:t>
            </w:r>
          </w:p>
        </w:tc>
        <w:tc>
          <w:tcPr>
            <w:tcW w:w="2465" w:type="dxa"/>
            <w:vAlign w:val="center"/>
          </w:tcPr>
          <w:p w14:paraId="67E91059">
            <w:pPr>
              <w:spacing w:after="0" w:line="240" w:lineRule="auto"/>
              <w:jc w:val="both"/>
              <w:rPr>
                <w:rFonts w:hint="eastAsia" w:ascii="仿宋" w:hAnsi="仿宋" w:eastAsia="仿宋"/>
                <w:color w:val="000000" w:themeColor="text1"/>
                <w:sz w:val="24"/>
                <w:szCs w:val="28"/>
                <w14:textFill>
                  <w14:solidFill>
                    <w14:schemeClr w14:val="tx1"/>
                  </w14:solidFill>
                </w14:textFill>
              </w:rPr>
            </w:pPr>
            <w:r>
              <w:rPr>
                <w:rFonts w:hint="eastAsia" w:ascii="仿宋" w:hAnsi="仿宋" w:eastAsia="仿宋"/>
                <w:color w:val="000000" w:themeColor="text1"/>
                <w:sz w:val="24"/>
                <w:szCs w:val="28"/>
                <w14:textFill>
                  <w14:solidFill>
                    <w14:schemeClr w14:val="tx1"/>
                  </w14:solidFill>
                </w14:textFill>
              </w:rPr>
              <w:t>未来员工持股</w:t>
            </w:r>
          </w:p>
        </w:tc>
      </w:tr>
      <w:tr w14:paraId="5C22C467">
        <w:trPr>
          <w:trHeight w:val="636" w:hRule="atLeast"/>
        </w:trPr>
        <w:tc>
          <w:tcPr>
            <w:tcW w:w="2693" w:type="dxa"/>
            <w:vAlign w:val="center"/>
          </w:tcPr>
          <w:p w14:paraId="6F7B7306">
            <w:pPr>
              <w:spacing w:after="0" w:line="240" w:lineRule="auto"/>
              <w:jc w:val="both"/>
              <w:rPr>
                <w:rFonts w:hint="eastAsia" w:ascii="仿宋" w:hAnsi="仿宋" w:eastAsia="仿宋"/>
                <w:color w:val="000000" w:themeColor="text1"/>
                <w:sz w:val="24"/>
                <w:szCs w:val="28"/>
                <w14:textFill>
                  <w14:solidFill>
                    <w14:schemeClr w14:val="tx1"/>
                  </w14:solidFill>
                </w14:textFill>
              </w:rPr>
            </w:pPr>
            <w:r>
              <w:rPr>
                <w:rFonts w:ascii="仿宋" w:hAnsi="仿宋" w:eastAsia="仿宋"/>
                <w:color w:val="000000" w:themeColor="text1"/>
                <w:sz w:val="24"/>
                <w:szCs w:val="28"/>
                <w14:textFill>
                  <w14:solidFill>
                    <w14:schemeClr w14:val="tx1"/>
                  </w14:solidFill>
                </w14:textFill>
              </w:rPr>
              <w:t>宁波纳闻传感企业管理合伙企业（有限合伙）</w:t>
            </w:r>
          </w:p>
        </w:tc>
        <w:tc>
          <w:tcPr>
            <w:tcW w:w="1250" w:type="dxa"/>
            <w:vAlign w:val="center"/>
          </w:tcPr>
          <w:p w14:paraId="6DF88E5C">
            <w:pPr>
              <w:spacing w:after="0" w:line="240" w:lineRule="auto"/>
              <w:rPr>
                <w:rFonts w:hint="eastAsia" w:ascii="仿宋" w:hAnsi="仿宋" w:eastAsia="仿宋"/>
                <w:color w:val="000000" w:themeColor="text1"/>
                <w:sz w:val="24"/>
                <w:szCs w:val="28"/>
                <w14:textFill>
                  <w14:solidFill>
                    <w14:schemeClr w14:val="tx1"/>
                  </w14:solidFill>
                </w14:textFill>
              </w:rPr>
            </w:pPr>
            <w:r>
              <w:rPr>
                <w:rFonts w:hint="eastAsia" w:ascii="仿宋" w:hAnsi="仿宋" w:eastAsia="仿宋"/>
                <w:color w:val="000000" w:themeColor="text1"/>
                <w:sz w:val="24"/>
                <w:szCs w:val="28"/>
                <w14:textFill>
                  <w14:solidFill>
                    <w14:schemeClr w14:val="tx1"/>
                  </w14:solidFill>
                </w14:textFill>
              </w:rPr>
              <w:t>7.00%</w:t>
            </w:r>
          </w:p>
        </w:tc>
        <w:tc>
          <w:tcPr>
            <w:tcW w:w="2465" w:type="dxa"/>
            <w:vAlign w:val="center"/>
          </w:tcPr>
          <w:p w14:paraId="737A4FE3">
            <w:pPr>
              <w:spacing w:after="0" w:line="240" w:lineRule="auto"/>
              <w:jc w:val="both"/>
              <w:rPr>
                <w:rFonts w:hint="eastAsia" w:ascii="仿宋" w:hAnsi="仿宋" w:eastAsia="仿宋"/>
                <w:color w:val="000000" w:themeColor="text1"/>
                <w:sz w:val="24"/>
                <w:szCs w:val="28"/>
                <w14:textFill>
                  <w14:solidFill>
                    <w14:schemeClr w14:val="tx1"/>
                  </w14:solidFill>
                </w14:textFill>
              </w:rPr>
            </w:pPr>
            <w:r>
              <w:rPr>
                <w:rFonts w:hint="eastAsia" w:ascii="仿宋" w:hAnsi="仿宋" w:eastAsia="仿宋"/>
                <w:color w:val="000000" w:themeColor="text1"/>
                <w:sz w:val="24"/>
                <w:szCs w:val="28"/>
                <w14:textFill>
                  <w14:solidFill>
                    <w14:schemeClr w14:val="tx1"/>
                  </w14:solidFill>
                </w14:textFill>
              </w:rPr>
              <w:t>7万元</w:t>
            </w:r>
          </w:p>
        </w:tc>
        <w:tc>
          <w:tcPr>
            <w:tcW w:w="2465" w:type="dxa"/>
            <w:vAlign w:val="center"/>
          </w:tcPr>
          <w:p w14:paraId="3657AA08">
            <w:pPr>
              <w:spacing w:after="0" w:line="240" w:lineRule="auto"/>
              <w:jc w:val="both"/>
              <w:rPr>
                <w:rFonts w:hint="eastAsia" w:ascii="仿宋" w:hAnsi="仿宋" w:eastAsia="仿宋"/>
                <w:color w:val="000000" w:themeColor="text1"/>
                <w:sz w:val="24"/>
                <w:szCs w:val="28"/>
                <w14:textFill>
                  <w14:solidFill>
                    <w14:schemeClr w14:val="tx1"/>
                  </w14:solidFill>
                </w14:textFill>
              </w:rPr>
            </w:pPr>
            <w:r>
              <w:rPr>
                <w:rFonts w:hint="eastAsia" w:ascii="仿宋" w:hAnsi="仿宋" w:eastAsia="仿宋"/>
                <w:color w:val="000000" w:themeColor="text1"/>
                <w:sz w:val="24"/>
                <w:szCs w:val="28"/>
                <w14:textFill>
                  <w14:solidFill>
                    <w14:schemeClr w14:val="tx1"/>
                  </w14:solidFill>
                </w14:textFill>
              </w:rPr>
              <w:t>投资人+资源方</w:t>
            </w:r>
          </w:p>
        </w:tc>
      </w:tr>
      <w:tr w14:paraId="371B8EBE">
        <w:trPr>
          <w:trHeight w:val="636" w:hRule="atLeast"/>
        </w:trPr>
        <w:tc>
          <w:tcPr>
            <w:tcW w:w="2693" w:type="dxa"/>
            <w:vAlign w:val="center"/>
          </w:tcPr>
          <w:p w14:paraId="3CD598E8">
            <w:pPr>
              <w:spacing w:after="0" w:line="240" w:lineRule="auto"/>
              <w:jc w:val="both"/>
              <w:rPr>
                <w:rFonts w:hint="eastAsia" w:ascii="仿宋" w:hAnsi="仿宋" w:eastAsia="仿宋"/>
                <w:color w:val="000000" w:themeColor="text1"/>
                <w:sz w:val="24"/>
                <w:szCs w:val="28"/>
                <w14:textFill>
                  <w14:solidFill>
                    <w14:schemeClr w14:val="tx1"/>
                  </w14:solidFill>
                </w14:textFill>
              </w:rPr>
            </w:pPr>
            <w:ins w:id="0" w:author="孤月" w:date="2026-08-31T15:53:03Z">
              <w:commentRangeStart w:id="0"/>
              <w:r>
                <w:rPr>
                  <w:rFonts w:hint="default" w:ascii="仿宋" w:hAnsi="仿宋" w:eastAsia="仿宋"/>
                  <w:color w:val="000000" w:themeColor="text1"/>
                  <w:sz w:val="24"/>
                  <w:szCs w:val="28"/>
                  <w:u w:val="none"/>
                  <w14:textFill>
                    <w14:solidFill>
                      <w14:schemeClr w14:val="tx1"/>
                    </w14:solidFill>
                  </w14:textFill>
                </w:rPr>
                <w:t>中科</w:t>
              </w:r>
            </w:ins>
            <w:ins w:id="1" w:author="孤月" w:date="2026-08-31T15:53:03Z">
              <w:r>
                <w:rPr>
                  <w:rFonts w:hint="eastAsia" w:ascii="仿宋" w:hAnsi="仿宋" w:eastAsia="仿宋"/>
                  <w:color w:val="000000" w:themeColor="text1"/>
                  <w:sz w:val="24"/>
                  <w:szCs w:val="28"/>
                  <w:u w:val="none"/>
                  <w:lang w:val="en-US" w:eastAsia="zh-CN"/>
                  <w14:textFill>
                    <w14:solidFill>
                      <w14:schemeClr w14:val="tx1"/>
                    </w14:solidFill>
                  </w14:textFill>
                </w:rPr>
                <w:t>之星</w:t>
              </w:r>
            </w:ins>
            <w:ins w:id="2" w:author="孤月" w:date="2026-08-31T15:53:03Z">
              <w:r>
                <w:rPr>
                  <w:rFonts w:hint="default" w:ascii="仿宋" w:hAnsi="仿宋" w:eastAsia="仿宋"/>
                  <w:color w:val="000000" w:themeColor="text1"/>
                  <w:sz w:val="24"/>
                  <w:szCs w:val="28"/>
                  <w:u w:val="none"/>
                  <w14:textFill>
                    <w14:solidFill>
                      <w14:schemeClr w14:val="tx1"/>
                    </w14:solidFill>
                  </w14:textFill>
                </w:rPr>
                <w:t>（浙江）企业管理咨询有限公司</w:t>
              </w:r>
              <w:commentRangeEnd w:id="0"/>
            </w:ins>
            <w:r>
              <w:commentReference w:id="0"/>
            </w:r>
          </w:p>
        </w:tc>
        <w:tc>
          <w:tcPr>
            <w:tcW w:w="1250" w:type="dxa"/>
            <w:vAlign w:val="center"/>
          </w:tcPr>
          <w:p w14:paraId="6957CEED">
            <w:pPr>
              <w:spacing w:after="0" w:line="240" w:lineRule="auto"/>
              <w:rPr>
                <w:rFonts w:hint="eastAsia" w:ascii="仿宋" w:hAnsi="仿宋" w:eastAsia="仿宋"/>
                <w:color w:val="000000" w:themeColor="text1"/>
                <w:sz w:val="24"/>
                <w:szCs w:val="28"/>
                <w14:textFill>
                  <w14:solidFill>
                    <w14:schemeClr w14:val="tx1"/>
                  </w14:solidFill>
                </w14:textFill>
              </w:rPr>
            </w:pPr>
            <w:r>
              <w:rPr>
                <w:rFonts w:hint="eastAsia" w:ascii="仿宋" w:hAnsi="仿宋" w:eastAsia="仿宋"/>
                <w:color w:val="000000" w:themeColor="text1"/>
                <w:sz w:val="24"/>
                <w:szCs w:val="28"/>
                <w14:textFill>
                  <w14:solidFill>
                    <w14:schemeClr w14:val="tx1"/>
                  </w14:solidFill>
                </w14:textFill>
              </w:rPr>
              <w:t>10.00%</w:t>
            </w:r>
          </w:p>
        </w:tc>
        <w:tc>
          <w:tcPr>
            <w:tcW w:w="2465" w:type="dxa"/>
            <w:vAlign w:val="center"/>
          </w:tcPr>
          <w:p w14:paraId="68AA4159">
            <w:pPr>
              <w:spacing w:after="0" w:line="240" w:lineRule="auto"/>
              <w:jc w:val="both"/>
              <w:rPr>
                <w:rFonts w:hint="eastAsia" w:ascii="仿宋" w:hAnsi="仿宋" w:eastAsia="仿宋"/>
                <w:color w:val="000000" w:themeColor="text1"/>
                <w:sz w:val="24"/>
                <w:szCs w:val="28"/>
                <w14:textFill>
                  <w14:solidFill>
                    <w14:schemeClr w14:val="tx1"/>
                  </w14:solidFill>
                </w14:textFill>
              </w:rPr>
            </w:pPr>
            <w:r>
              <w:rPr>
                <w:rFonts w:hint="eastAsia" w:ascii="仿宋" w:hAnsi="仿宋" w:eastAsia="仿宋"/>
                <w:color w:val="000000" w:themeColor="text1"/>
                <w:sz w:val="24"/>
                <w:szCs w:val="28"/>
                <w14:textFill>
                  <w14:solidFill>
                    <w14:schemeClr w14:val="tx1"/>
                  </w14:solidFill>
                </w14:textFill>
              </w:rPr>
              <w:t>10万元</w:t>
            </w:r>
          </w:p>
        </w:tc>
        <w:tc>
          <w:tcPr>
            <w:tcW w:w="2465" w:type="dxa"/>
            <w:vAlign w:val="center"/>
          </w:tcPr>
          <w:p w14:paraId="6699D8B5">
            <w:pPr>
              <w:spacing w:after="0" w:line="240" w:lineRule="auto"/>
              <w:jc w:val="both"/>
              <w:rPr>
                <w:rFonts w:hint="eastAsia" w:ascii="仿宋" w:hAnsi="仿宋" w:eastAsia="仿宋"/>
                <w:color w:val="000000" w:themeColor="text1"/>
                <w:sz w:val="24"/>
                <w:szCs w:val="28"/>
                <w14:textFill>
                  <w14:solidFill>
                    <w14:schemeClr w14:val="tx1"/>
                  </w14:solidFill>
                </w14:textFill>
              </w:rPr>
            </w:pPr>
            <w:r>
              <w:rPr>
                <w:rFonts w:hint="eastAsia" w:ascii="仿宋" w:hAnsi="仿宋" w:eastAsia="仿宋"/>
                <w:color w:val="000000" w:themeColor="text1"/>
                <w:sz w:val="24"/>
                <w:szCs w:val="28"/>
                <w14:textFill>
                  <w14:solidFill>
                    <w14:schemeClr w14:val="tx1"/>
                  </w14:solidFill>
                </w14:textFill>
              </w:rPr>
              <w:t>孵化机构</w:t>
            </w:r>
          </w:p>
        </w:tc>
      </w:tr>
      <w:tr w14:paraId="59E36954">
        <w:trPr>
          <w:trHeight w:val="636" w:hRule="atLeast"/>
        </w:trPr>
        <w:tc>
          <w:tcPr>
            <w:tcW w:w="2693" w:type="dxa"/>
            <w:vAlign w:val="center"/>
          </w:tcPr>
          <w:p w14:paraId="373FD395">
            <w:pPr>
              <w:spacing w:after="0" w:line="240" w:lineRule="auto"/>
              <w:jc w:val="both"/>
              <w:rPr>
                <w:rFonts w:hint="eastAsia" w:ascii="仿宋" w:hAnsi="仿宋" w:eastAsia="仿宋"/>
                <w:color w:val="000000" w:themeColor="text1"/>
                <w:sz w:val="24"/>
                <w:szCs w:val="28"/>
                <w14:textFill>
                  <w14:solidFill>
                    <w14:schemeClr w14:val="tx1"/>
                  </w14:solidFill>
                </w14:textFill>
              </w:rPr>
            </w:pPr>
            <w:r>
              <w:rPr>
                <w:rFonts w:hint="eastAsia" w:ascii="仿宋" w:hAnsi="仿宋" w:eastAsia="仿宋"/>
                <w:color w:val="000000" w:themeColor="text1"/>
                <w:sz w:val="24"/>
                <w:szCs w:val="28"/>
                <w14:textFill>
                  <w14:solidFill>
                    <w14:schemeClr w14:val="tx1"/>
                  </w14:solidFill>
                </w14:textFill>
              </w:rPr>
              <w:t>宁波骋宁企业管理咨询合伙企业（有限合伙）</w:t>
            </w:r>
          </w:p>
        </w:tc>
        <w:tc>
          <w:tcPr>
            <w:tcW w:w="1250" w:type="dxa"/>
            <w:vAlign w:val="center"/>
          </w:tcPr>
          <w:p w14:paraId="26A4DCB0">
            <w:pPr>
              <w:spacing w:after="0" w:line="240" w:lineRule="auto"/>
              <w:rPr>
                <w:rFonts w:hint="eastAsia" w:ascii="仿宋" w:hAnsi="仿宋" w:eastAsia="仿宋"/>
                <w:color w:val="000000" w:themeColor="text1"/>
                <w:sz w:val="24"/>
                <w:szCs w:val="28"/>
                <w14:textFill>
                  <w14:solidFill>
                    <w14:schemeClr w14:val="tx1"/>
                  </w14:solidFill>
                </w14:textFill>
              </w:rPr>
            </w:pPr>
            <w:r>
              <w:rPr>
                <w:rFonts w:hint="eastAsia" w:ascii="仿宋" w:hAnsi="仿宋" w:eastAsia="仿宋"/>
                <w:color w:val="000000" w:themeColor="text1"/>
                <w:sz w:val="24"/>
                <w:szCs w:val="28"/>
                <w14:textFill>
                  <w14:solidFill>
                    <w14:schemeClr w14:val="tx1"/>
                  </w14:solidFill>
                </w14:textFill>
              </w:rPr>
              <w:t>3.00%</w:t>
            </w:r>
          </w:p>
        </w:tc>
        <w:tc>
          <w:tcPr>
            <w:tcW w:w="2465" w:type="dxa"/>
            <w:vAlign w:val="center"/>
          </w:tcPr>
          <w:p w14:paraId="1DB31273">
            <w:pPr>
              <w:spacing w:after="0" w:line="240" w:lineRule="auto"/>
              <w:jc w:val="both"/>
              <w:rPr>
                <w:rFonts w:hint="eastAsia" w:ascii="仿宋" w:hAnsi="仿宋" w:eastAsia="仿宋"/>
                <w:color w:val="000000" w:themeColor="text1"/>
                <w:sz w:val="24"/>
                <w:szCs w:val="28"/>
                <w14:textFill>
                  <w14:solidFill>
                    <w14:schemeClr w14:val="tx1"/>
                  </w14:solidFill>
                </w14:textFill>
              </w:rPr>
            </w:pPr>
            <w:r>
              <w:rPr>
                <w:rFonts w:hint="eastAsia" w:ascii="仿宋" w:hAnsi="仿宋" w:eastAsia="仿宋"/>
                <w:color w:val="000000" w:themeColor="text1"/>
                <w:sz w:val="24"/>
                <w:szCs w:val="28"/>
                <w14:textFill>
                  <w14:solidFill>
                    <w14:schemeClr w14:val="tx1"/>
                  </w14:solidFill>
                </w14:textFill>
              </w:rPr>
              <w:t>3万元</w:t>
            </w:r>
          </w:p>
        </w:tc>
        <w:tc>
          <w:tcPr>
            <w:tcW w:w="2465" w:type="dxa"/>
            <w:vAlign w:val="center"/>
          </w:tcPr>
          <w:p w14:paraId="79D77654">
            <w:pPr>
              <w:spacing w:after="0" w:line="240" w:lineRule="auto"/>
              <w:jc w:val="both"/>
              <w:rPr>
                <w:rFonts w:hint="eastAsia" w:ascii="仿宋" w:hAnsi="仿宋" w:eastAsia="仿宋"/>
                <w:color w:val="000000" w:themeColor="text1"/>
                <w:sz w:val="24"/>
                <w:szCs w:val="28"/>
                <w14:textFill>
                  <w14:solidFill>
                    <w14:schemeClr w14:val="tx1"/>
                  </w14:solidFill>
                </w14:textFill>
              </w:rPr>
            </w:pPr>
            <w:r>
              <w:rPr>
                <w:rFonts w:hint="eastAsia" w:ascii="仿宋" w:hAnsi="仿宋" w:eastAsia="仿宋"/>
                <w:color w:val="000000" w:themeColor="text1"/>
                <w:sz w:val="24"/>
                <w:szCs w:val="28"/>
                <w14:textFill>
                  <w14:solidFill>
                    <w14:schemeClr w14:val="tx1"/>
                  </w14:solidFill>
                </w14:textFill>
              </w:rPr>
              <w:t>孵化机构</w:t>
            </w:r>
          </w:p>
        </w:tc>
      </w:tr>
    </w:tbl>
    <w:p w14:paraId="044C9C41">
      <w:pPr>
        <w:pStyle w:val="12"/>
        <w:spacing w:before="129" w:line="360" w:lineRule="auto"/>
        <w:ind w:left="34"/>
        <w:outlineLvl w:val="2"/>
        <w:rPr>
          <w:rFonts w:hint="eastAsia" w:ascii="华文楷体" w:hAnsi="华文楷体" w:eastAsia="华文楷体" w:cs="华文楷体"/>
          <w:b/>
          <w:bCs/>
          <w:color w:val="000000" w:themeColor="text1"/>
          <w:spacing w:val="-4"/>
          <w:sz w:val="30"/>
          <w:szCs w:val="30"/>
          <w:lang w:eastAsia="zh-CN"/>
          <w14:textFill>
            <w14:solidFill>
              <w14:schemeClr w14:val="tx1"/>
            </w14:solidFill>
          </w14:textFill>
        </w:rPr>
      </w:pPr>
      <w:bookmarkStart w:id="12" w:name="_Toc226042695"/>
      <w:bookmarkStart w:id="13" w:name="_Toc236409557"/>
      <w:bookmarkStart w:id="14" w:name="_Toc236409663"/>
      <w:r>
        <w:rPr>
          <w:rFonts w:ascii="华文楷体" w:hAnsi="华文楷体" w:eastAsia="华文楷体" w:cs="华文楷体"/>
          <w:b/>
          <w:bCs/>
          <w:color w:val="000000" w:themeColor="text1"/>
          <w:spacing w:val="-4"/>
          <w:sz w:val="30"/>
          <w:szCs w:val="30"/>
          <w:lang w:eastAsia="zh-CN"/>
          <w14:textFill>
            <w14:solidFill>
              <w14:schemeClr w14:val="tx1"/>
            </w14:solidFill>
          </w14:textFill>
        </w:rPr>
        <w:t>1.3.2</w:t>
      </w:r>
      <w:r>
        <w:rPr>
          <w:rFonts w:hint="eastAsia" w:ascii="华文楷体" w:hAnsi="华文楷体" w:eastAsia="华文楷体" w:cs="华文楷体"/>
          <w:b/>
          <w:bCs/>
          <w:color w:val="000000" w:themeColor="text1"/>
          <w:spacing w:val="-4"/>
          <w:sz w:val="30"/>
          <w:szCs w:val="30"/>
          <w:lang w:eastAsia="zh-CN"/>
          <w14:textFill>
            <w14:solidFill>
              <w14:schemeClr w14:val="tx1"/>
            </w14:solidFill>
          </w14:textFill>
        </w:rPr>
        <w:t xml:space="preserve"> </w:t>
      </w:r>
      <w:r>
        <w:rPr>
          <w:rFonts w:ascii="华文楷体" w:hAnsi="华文楷体" w:eastAsia="华文楷体" w:cs="华文楷体"/>
          <w:b/>
          <w:bCs/>
          <w:color w:val="000000" w:themeColor="text1"/>
          <w:spacing w:val="-4"/>
          <w:sz w:val="30"/>
          <w:szCs w:val="30"/>
          <w:lang w:eastAsia="zh-CN"/>
          <w14:textFill>
            <w14:solidFill>
              <w14:schemeClr w14:val="tx1"/>
            </w14:solidFill>
          </w14:textFill>
        </w:rPr>
        <w:t>2022年</w:t>
      </w:r>
      <w:del w:id="3" w:author="孤月" w:date="2026-08-31T15:57:24Z">
        <w:r>
          <w:rPr>
            <w:rFonts w:hint="default" w:ascii="华文楷体" w:hAnsi="华文楷体" w:eastAsia="华文楷体" w:cs="华文楷体"/>
            <w:b/>
            <w:bCs/>
            <w:color w:val="000000" w:themeColor="text1"/>
            <w:spacing w:val="-4"/>
            <w:sz w:val="30"/>
            <w:szCs w:val="30"/>
            <w:lang w:val="en-US" w:eastAsia="zh-CN"/>
            <w14:textFill>
              <w14:solidFill>
                <w14:schemeClr w14:val="tx1"/>
              </w14:solidFill>
            </w14:textFill>
          </w:rPr>
          <w:delText>8</w:delText>
        </w:r>
      </w:del>
      <w:ins w:id="4" w:author="孤月" w:date="2026-08-31T15:57:24Z">
        <w:r>
          <w:rPr>
            <w:rFonts w:hint="eastAsia" w:ascii="华文楷体" w:hAnsi="华文楷体" w:eastAsia="华文楷体" w:cs="华文楷体"/>
            <w:b/>
            <w:bCs/>
            <w:color w:val="000000" w:themeColor="text1"/>
            <w:spacing w:val="-4"/>
            <w:sz w:val="30"/>
            <w:szCs w:val="30"/>
            <w:lang w:val="en-US" w:eastAsia="zh-CN"/>
            <w14:textFill>
              <w14:solidFill>
                <w14:schemeClr w14:val="tx1"/>
              </w14:solidFill>
            </w14:textFill>
          </w:rPr>
          <w:t>9</w:t>
        </w:r>
      </w:ins>
      <w:r>
        <w:rPr>
          <w:rFonts w:ascii="华文楷体" w:hAnsi="华文楷体" w:eastAsia="华文楷体" w:cs="华文楷体"/>
          <w:b/>
          <w:bCs/>
          <w:color w:val="000000" w:themeColor="text1"/>
          <w:spacing w:val="-4"/>
          <w:sz w:val="30"/>
          <w:szCs w:val="30"/>
          <w:lang w:eastAsia="zh-CN"/>
          <w14:textFill>
            <w14:solidFill>
              <w14:schemeClr w14:val="tx1"/>
            </w14:solidFill>
          </w14:textFill>
        </w:rPr>
        <w:t>月种子轮融资（第一次增资380万元）</w:t>
      </w:r>
      <w:bookmarkEnd w:id="12"/>
      <w:bookmarkEnd w:id="13"/>
      <w:bookmarkEnd w:id="14"/>
    </w:p>
    <w:p w14:paraId="0A1309D6">
      <w:pPr>
        <w:ind w:firstLine="560" w:firstLineChars="200"/>
        <w:jc w:val="both"/>
        <w:rPr>
          <w:rFonts w:hint="eastAsia" w:ascii="仿宋" w:hAnsi="仿宋" w:eastAsia="仿宋"/>
          <w:color w:val="000000" w:themeColor="text1"/>
          <w:sz w:val="28"/>
          <w:szCs w:val="32"/>
          <w14:textFill>
            <w14:solidFill>
              <w14:schemeClr w14:val="tx1"/>
            </w14:solidFill>
          </w14:textFill>
        </w:rPr>
      </w:pPr>
      <w:r>
        <w:rPr>
          <w:rFonts w:hint="eastAsia" w:ascii="仿宋" w:hAnsi="仿宋" w:eastAsia="仿宋"/>
          <w:color w:val="000000" w:themeColor="text1"/>
          <w:sz w:val="28"/>
          <w:szCs w:val="32"/>
          <w14:textFill>
            <w14:solidFill>
              <w14:schemeClr w14:val="tx1"/>
            </w14:solidFill>
          </w14:textFill>
        </w:rPr>
        <w:t>2022年</w:t>
      </w:r>
      <w:del w:id="5" w:author="孤月" w:date="2026-08-31T15:57:39Z">
        <w:r>
          <w:rPr>
            <w:rFonts w:hint="default" w:ascii="仿宋" w:hAnsi="仿宋" w:eastAsia="仿宋"/>
            <w:color w:val="000000" w:themeColor="text1"/>
            <w:sz w:val="28"/>
            <w:szCs w:val="32"/>
            <w:lang w:val="en-US"/>
            <w14:textFill>
              <w14:solidFill>
                <w14:schemeClr w14:val="tx1"/>
              </w14:solidFill>
            </w14:textFill>
          </w:rPr>
          <w:delText>8</w:delText>
        </w:r>
      </w:del>
      <w:ins w:id="6" w:author="孤月" w:date="2026-08-31T15:57:39Z">
        <w:r>
          <w:rPr>
            <w:rFonts w:hint="eastAsia" w:ascii="仿宋" w:hAnsi="仿宋" w:eastAsia="仿宋"/>
            <w:color w:val="000000" w:themeColor="text1"/>
            <w:sz w:val="28"/>
            <w:szCs w:val="32"/>
            <w:lang w:val="en-US" w:eastAsia="zh-CN"/>
            <w14:textFill>
              <w14:solidFill>
                <w14:schemeClr w14:val="tx1"/>
              </w14:solidFill>
            </w14:textFill>
          </w:rPr>
          <w:t>9</w:t>
        </w:r>
      </w:ins>
      <w:r>
        <w:rPr>
          <w:rFonts w:hint="eastAsia" w:ascii="仿宋" w:hAnsi="仿宋" w:eastAsia="仿宋"/>
          <w:color w:val="000000" w:themeColor="text1"/>
          <w:sz w:val="28"/>
          <w:szCs w:val="32"/>
          <w14:textFill>
            <w14:solidFill>
              <w14:schemeClr w14:val="tx1"/>
            </w14:solidFill>
          </w14:textFill>
        </w:rPr>
        <w:t>月公司完成种子轮增资，宁波摩穆斯企业管理合伙企业（有限合伙）（以下简称“摩穆斯”）以</w:t>
      </w:r>
      <w:r>
        <w:rPr>
          <w:rFonts w:hint="eastAsia" w:ascii="仿宋" w:hAnsi="仿宋" w:eastAsia="仿宋"/>
          <w:b/>
          <w:bCs/>
          <w:color w:val="000000" w:themeColor="text1"/>
          <w:sz w:val="28"/>
          <w:szCs w:val="32"/>
          <w14:textFill>
            <w14:solidFill>
              <w14:schemeClr w14:val="tx1"/>
            </w14:solidFill>
          </w14:textFill>
        </w:rPr>
        <w:t>投后估值</w:t>
      </w:r>
      <w:del w:id="7" w:author="孤月" w:date="2026-08-31T15:59:00Z">
        <w:r>
          <w:rPr>
            <w:rFonts w:hint="default" w:ascii="仿宋" w:hAnsi="仿宋" w:eastAsia="仿宋"/>
            <w:b/>
            <w:bCs/>
            <w:color w:val="000000" w:themeColor="text1"/>
            <w:sz w:val="28"/>
            <w:szCs w:val="32"/>
            <w:lang w:val="en-US"/>
            <w14:textFill>
              <w14:solidFill>
                <w14:schemeClr w14:val="tx1"/>
              </w14:solidFill>
            </w14:textFill>
          </w:rPr>
          <w:delText>2923</w:delText>
        </w:r>
      </w:del>
      <w:ins w:id="8" w:author="孤月" w:date="2026-08-31T16:15:57Z">
        <w:r>
          <w:rPr>
            <w:rFonts w:hint="eastAsia" w:ascii="仿宋" w:hAnsi="仿宋" w:eastAsia="仿宋"/>
            <w:b/>
            <w:bCs/>
            <w:color w:val="000000" w:themeColor="text1"/>
            <w:sz w:val="28"/>
            <w:szCs w:val="32"/>
            <w:lang w:val="en-US" w:eastAsia="zh-CN"/>
            <w14:textFill>
              <w14:solidFill>
                <w14:schemeClr w14:val="tx1"/>
              </w14:solidFill>
            </w14:textFill>
          </w:rPr>
          <w:t>463</w:t>
        </w:r>
      </w:ins>
      <w:ins w:id="9" w:author="孤月" w:date="2026-08-31T16:15:58Z">
        <w:r>
          <w:rPr>
            <w:rFonts w:hint="eastAsia" w:ascii="仿宋" w:hAnsi="仿宋" w:eastAsia="仿宋"/>
            <w:b/>
            <w:bCs/>
            <w:color w:val="000000" w:themeColor="text1"/>
            <w:sz w:val="28"/>
            <w:szCs w:val="32"/>
            <w:lang w:val="en-US" w:eastAsia="zh-CN"/>
            <w14:textFill>
              <w14:solidFill>
                <w14:schemeClr w14:val="tx1"/>
              </w14:solidFill>
            </w14:textFill>
          </w:rPr>
          <w:t>1</w:t>
        </w:r>
      </w:ins>
      <w:r>
        <w:rPr>
          <w:rFonts w:hint="eastAsia" w:ascii="仿宋" w:hAnsi="仿宋" w:eastAsia="仿宋"/>
          <w:b/>
          <w:bCs/>
          <w:color w:val="000000" w:themeColor="text1"/>
          <w:sz w:val="28"/>
          <w:szCs w:val="32"/>
          <w14:textFill>
            <w14:solidFill>
              <w14:schemeClr w14:val="tx1"/>
            </w14:solidFill>
          </w14:textFill>
        </w:rPr>
        <w:t>万元</w:t>
      </w:r>
      <w:r>
        <w:rPr>
          <w:rFonts w:hint="eastAsia" w:ascii="仿宋" w:hAnsi="仿宋" w:eastAsia="仿宋"/>
          <w:color w:val="000000" w:themeColor="text1"/>
          <w:sz w:val="28"/>
          <w:szCs w:val="32"/>
          <w14:textFill>
            <w14:solidFill>
              <w14:schemeClr w14:val="tx1"/>
            </w14:solidFill>
          </w14:textFill>
        </w:rPr>
        <w:t>，投资</w:t>
      </w:r>
      <w:del w:id="10" w:author="孤月" w:date="2026-08-31T15:59:10Z">
        <w:r>
          <w:rPr>
            <w:rFonts w:hint="default" w:ascii="仿宋" w:hAnsi="仿宋" w:eastAsia="仿宋"/>
            <w:color w:val="000000" w:themeColor="text1"/>
            <w:sz w:val="28"/>
            <w:szCs w:val="32"/>
            <w:lang w:val="en-US"/>
            <w14:textFill>
              <w14:solidFill>
                <w14:schemeClr w14:val="tx1"/>
              </w14:solidFill>
            </w14:textFill>
          </w:rPr>
          <w:delText>3</w:delText>
        </w:r>
      </w:del>
      <w:ins w:id="11" w:author="孤月" w:date="2026-08-31T15:59:10Z">
        <w:r>
          <w:rPr>
            <w:rFonts w:hint="eastAsia" w:ascii="仿宋" w:hAnsi="仿宋" w:eastAsia="仿宋"/>
            <w:color w:val="000000" w:themeColor="text1"/>
            <w:sz w:val="28"/>
            <w:szCs w:val="32"/>
            <w:lang w:val="en-US" w:eastAsia="zh-CN"/>
            <w14:textFill>
              <w14:solidFill>
                <w14:schemeClr w14:val="tx1"/>
              </w14:solidFill>
            </w14:textFill>
          </w:rPr>
          <w:t>8</w:t>
        </w:r>
      </w:ins>
      <w:r>
        <w:rPr>
          <w:rFonts w:hint="eastAsia" w:ascii="仿宋" w:hAnsi="仿宋" w:eastAsia="仿宋"/>
          <w:color w:val="000000" w:themeColor="text1"/>
          <w:sz w:val="28"/>
          <w:szCs w:val="32"/>
          <w14:textFill>
            <w14:solidFill>
              <w14:schemeClr w14:val="tx1"/>
            </w14:solidFill>
          </w14:textFill>
        </w:rPr>
        <w:t>80万元，完成工商变更后摩穆斯所持股份占比1</w:t>
      </w:r>
      <w:ins w:id="12" w:author="孤月" w:date="2026-08-31T15:59:18Z">
        <w:r>
          <w:rPr>
            <w:rFonts w:hint="eastAsia" w:ascii="仿宋" w:hAnsi="仿宋" w:eastAsia="仿宋"/>
            <w:color w:val="000000" w:themeColor="text1"/>
            <w:sz w:val="28"/>
            <w:szCs w:val="32"/>
            <w:lang w:val="en-US" w:eastAsia="zh-CN"/>
            <w14:textFill>
              <w14:solidFill>
                <w14:schemeClr w14:val="tx1"/>
              </w14:solidFill>
            </w14:textFill>
          </w:rPr>
          <w:t>9</w:t>
        </w:r>
      </w:ins>
      <w:del w:id="13" w:author="孤月" w:date="2026-08-31T15:59:18Z">
        <w:r>
          <w:rPr>
            <w:rFonts w:hint="eastAsia" w:ascii="仿宋" w:hAnsi="仿宋" w:eastAsia="仿宋"/>
            <w:color w:val="000000" w:themeColor="text1"/>
            <w:sz w:val="28"/>
            <w:szCs w:val="32"/>
            <w14:textFill>
              <w14:solidFill>
                <w14:schemeClr w14:val="tx1"/>
              </w14:solidFill>
            </w14:textFill>
          </w:rPr>
          <w:delText>3</w:delText>
        </w:r>
      </w:del>
      <w:r>
        <w:rPr>
          <w:rFonts w:hint="eastAsia" w:ascii="仿宋" w:hAnsi="仿宋" w:eastAsia="仿宋"/>
          <w:color w:val="000000" w:themeColor="text1"/>
          <w:sz w:val="28"/>
          <w:szCs w:val="32"/>
          <w14:textFill>
            <w14:solidFill>
              <w14:schemeClr w14:val="tx1"/>
            </w14:solidFill>
          </w14:textFill>
        </w:rPr>
        <w:t>%。</w:t>
      </w:r>
    </w:p>
    <w:tbl>
      <w:tblPr>
        <w:tblStyle w:val="22"/>
        <w:tblW w:w="8873" w:type="dxa"/>
        <w:tblInd w:w="13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93"/>
        <w:gridCol w:w="1250"/>
        <w:gridCol w:w="2465"/>
        <w:gridCol w:w="2465"/>
      </w:tblGrid>
      <w:tr w14:paraId="28639C58">
        <w:trPr>
          <w:trHeight w:val="398" w:hRule="atLeast"/>
          <w:del w:id="14" w:author="孤月" w:date="2026-08-31T15:59:49Z"/>
        </w:trPr>
        <w:tc>
          <w:tcPr>
            <w:tcW w:w="2693" w:type="dxa"/>
            <w:vAlign w:val="center"/>
          </w:tcPr>
          <w:p w14:paraId="176D0E44">
            <w:pPr>
              <w:spacing w:after="0" w:line="240" w:lineRule="auto"/>
              <w:jc w:val="both"/>
              <w:rPr>
                <w:del w:id="15" w:author="孤月" w:date="2026-08-31T15:59:49Z"/>
                <w:rFonts w:hint="eastAsia" w:ascii="仿宋" w:hAnsi="仿宋" w:eastAsia="仿宋"/>
                <w:b/>
                <w:bCs/>
                <w:color w:val="000000" w:themeColor="text1"/>
                <w:sz w:val="24"/>
                <w:szCs w:val="28"/>
                <w14:textFill>
                  <w14:solidFill>
                    <w14:schemeClr w14:val="tx1"/>
                  </w14:solidFill>
                </w14:textFill>
              </w:rPr>
            </w:pPr>
            <w:del w:id="16" w:author="孤月" w:date="2026-08-31T15:59:49Z">
              <w:bookmarkStart w:id="15" w:name="_Hlk225851879"/>
              <w:r>
                <w:rPr>
                  <w:rFonts w:hint="eastAsia" w:ascii="仿宋" w:hAnsi="仿宋" w:eastAsia="仿宋"/>
                  <w:b/>
                  <w:bCs/>
                  <w:color w:val="000000" w:themeColor="text1"/>
                  <w:sz w:val="24"/>
                  <w:szCs w:val="28"/>
                  <w14:textFill>
                    <w14:solidFill>
                      <w14:schemeClr w14:val="tx1"/>
                    </w14:solidFill>
                  </w14:textFill>
                </w:rPr>
                <w:delText>股东名称</w:delText>
              </w:r>
            </w:del>
          </w:p>
        </w:tc>
        <w:tc>
          <w:tcPr>
            <w:tcW w:w="1250" w:type="dxa"/>
            <w:vAlign w:val="center"/>
          </w:tcPr>
          <w:p w14:paraId="4DC91108">
            <w:pPr>
              <w:spacing w:after="0" w:line="240" w:lineRule="auto"/>
              <w:jc w:val="both"/>
              <w:rPr>
                <w:del w:id="17" w:author="孤月" w:date="2026-08-31T15:59:49Z"/>
                <w:rFonts w:hint="eastAsia" w:ascii="仿宋" w:hAnsi="仿宋" w:eastAsia="仿宋"/>
                <w:b/>
                <w:bCs/>
                <w:color w:val="000000" w:themeColor="text1"/>
                <w:sz w:val="24"/>
                <w:szCs w:val="28"/>
                <w14:textFill>
                  <w14:solidFill>
                    <w14:schemeClr w14:val="tx1"/>
                  </w14:solidFill>
                </w14:textFill>
              </w:rPr>
            </w:pPr>
            <w:del w:id="18" w:author="孤月" w:date="2026-08-31T15:59:49Z">
              <w:r>
                <w:rPr>
                  <w:rFonts w:hint="eastAsia" w:ascii="仿宋" w:hAnsi="仿宋" w:eastAsia="仿宋"/>
                  <w:b/>
                  <w:bCs/>
                  <w:color w:val="000000" w:themeColor="text1"/>
                  <w:sz w:val="24"/>
                  <w:szCs w:val="28"/>
                  <w14:textFill>
                    <w14:solidFill>
                      <w14:schemeClr w14:val="tx1"/>
                    </w14:solidFill>
                  </w14:textFill>
                </w:rPr>
                <w:delText>持股比例</w:delText>
              </w:r>
            </w:del>
          </w:p>
        </w:tc>
        <w:tc>
          <w:tcPr>
            <w:tcW w:w="2465" w:type="dxa"/>
            <w:vAlign w:val="center"/>
          </w:tcPr>
          <w:p w14:paraId="359F40F0">
            <w:pPr>
              <w:spacing w:after="0" w:line="240" w:lineRule="auto"/>
              <w:jc w:val="both"/>
              <w:rPr>
                <w:del w:id="19" w:author="孤月" w:date="2026-08-31T15:59:49Z"/>
                <w:rFonts w:hint="eastAsia" w:ascii="仿宋" w:hAnsi="仿宋" w:eastAsia="仿宋"/>
                <w:b/>
                <w:bCs/>
                <w:color w:val="000000" w:themeColor="text1"/>
                <w:sz w:val="24"/>
                <w:szCs w:val="28"/>
                <w14:textFill>
                  <w14:solidFill>
                    <w14:schemeClr w14:val="tx1"/>
                  </w14:solidFill>
                </w14:textFill>
              </w:rPr>
            </w:pPr>
            <w:del w:id="20" w:author="孤月" w:date="2026-08-31T15:59:49Z">
              <w:r>
                <w:rPr>
                  <w:rFonts w:hint="eastAsia" w:ascii="仿宋" w:hAnsi="仿宋" w:eastAsia="仿宋"/>
                  <w:b/>
                  <w:bCs/>
                  <w:color w:val="000000" w:themeColor="text1"/>
                  <w:sz w:val="24"/>
                  <w:szCs w:val="28"/>
                  <w14:textFill>
                    <w14:solidFill>
                      <w14:schemeClr w14:val="tx1"/>
                    </w14:solidFill>
                  </w14:textFill>
                </w:rPr>
                <w:delText>认缴出资额</w:delText>
              </w:r>
            </w:del>
          </w:p>
        </w:tc>
        <w:tc>
          <w:tcPr>
            <w:tcW w:w="2465" w:type="dxa"/>
            <w:vAlign w:val="center"/>
          </w:tcPr>
          <w:p w14:paraId="398B19A5">
            <w:pPr>
              <w:spacing w:after="0" w:line="240" w:lineRule="auto"/>
              <w:jc w:val="both"/>
              <w:rPr>
                <w:del w:id="21" w:author="孤月" w:date="2026-08-31T15:59:49Z"/>
                <w:rFonts w:hint="eastAsia" w:ascii="仿宋" w:hAnsi="仿宋" w:eastAsia="仿宋"/>
                <w:b/>
                <w:bCs/>
                <w:color w:val="000000" w:themeColor="text1"/>
                <w:sz w:val="24"/>
                <w:szCs w:val="28"/>
                <w14:textFill>
                  <w14:solidFill>
                    <w14:schemeClr w14:val="tx1"/>
                  </w14:solidFill>
                </w14:textFill>
              </w:rPr>
            </w:pPr>
            <w:del w:id="22" w:author="孤月" w:date="2026-08-31T15:59:49Z">
              <w:r>
                <w:rPr>
                  <w:rFonts w:hint="eastAsia" w:ascii="仿宋" w:hAnsi="仿宋" w:eastAsia="仿宋"/>
                  <w:b/>
                  <w:bCs/>
                  <w:color w:val="000000" w:themeColor="text1"/>
                  <w:sz w:val="24"/>
                  <w:szCs w:val="28"/>
                  <w14:textFill>
                    <w14:solidFill>
                      <w14:schemeClr w14:val="tx1"/>
                    </w14:solidFill>
                  </w14:textFill>
                </w:rPr>
                <w:delText>背景</w:delText>
              </w:r>
            </w:del>
          </w:p>
        </w:tc>
      </w:tr>
      <w:tr w14:paraId="7F38736E">
        <w:trPr>
          <w:trHeight w:val="623" w:hRule="atLeast"/>
          <w:del w:id="23" w:author="孤月" w:date="2026-08-31T15:59:49Z"/>
        </w:trPr>
        <w:tc>
          <w:tcPr>
            <w:tcW w:w="2693" w:type="dxa"/>
            <w:vAlign w:val="center"/>
          </w:tcPr>
          <w:p w14:paraId="1071A7CD">
            <w:pPr>
              <w:spacing w:after="0" w:line="240" w:lineRule="auto"/>
              <w:jc w:val="both"/>
              <w:rPr>
                <w:del w:id="24" w:author="孤月" w:date="2026-08-31T15:59:49Z"/>
                <w:rFonts w:hint="eastAsia" w:ascii="仿宋" w:hAnsi="仿宋" w:eastAsia="仿宋"/>
                <w:color w:val="000000" w:themeColor="text1"/>
                <w:sz w:val="24"/>
                <w:szCs w:val="28"/>
                <w14:textFill>
                  <w14:solidFill>
                    <w14:schemeClr w14:val="tx1"/>
                  </w14:solidFill>
                </w14:textFill>
              </w:rPr>
            </w:pPr>
            <w:del w:id="25" w:author="孤月" w:date="2026-08-31T15:59:49Z">
              <w:r>
                <w:rPr>
                  <w:rFonts w:hint="eastAsia" w:ascii="仿宋" w:hAnsi="仿宋" w:eastAsia="仿宋"/>
                  <w:color w:val="000000" w:themeColor="text1"/>
                  <w:sz w:val="24"/>
                  <w:szCs w:val="28"/>
                  <w14:textFill>
                    <w14:solidFill>
                      <w14:schemeClr w14:val="tx1"/>
                    </w14:solidFill>
                  </w14:textFill>
                </w:rPr>
                <w:delText>王汉娟</w:delText>
              </w:r>
            </w:del>
          </w:p>
        </w:tc>
        <w:tc>
          <w:tcPr>
            <w:tcW w:w="1250" w:type="dxa"/>
            <w:vAlign w:val="center"/>
          </w:tcPr>
          <w:p w14:paraId="733F100D">
            <w:pPr>
              <w:spacing w:after="0" w:line="240" w:lineRule="auto"/>
              <w:jc w:val="both"/>
              <w:rPr>
                <w:del w:id="26" w:author="孤月" w:date="2026-08-31T15:59:49Z"/>
                <w:rFonts w:hint="eastAsia" w:ascii="仿宋" w:hAnsi="仿宋" w:eastAsia="仿宋"/>
                <w:color w:val="000000" w:themeColor="text1"/>
                <w:sz w:val="24"/>
                <w:szCs w:val="28"/>
                <w14:textFill>
                  <w14:solidFill>
                    <w14:schemeClr w14:val="tx1"/>
                  </w14:solidFill>
                </w14:textFill>
              </w:rPr>
            </w:pPr>
            <w:del w:id="27" w:author="孤月" w:date="2026-08-31T15:59:49Z">
              <w:r>
                <w:rPr>
                  <w:rFonts w:ascii="仿宋" w:hAnsi="仿宋" w:eastAsia="仿宋"/>
                  <w:color w:val="000000" w:themeColor="text1"/>
                  <w:sz w:val="24"/>
                  <w:szCs w:val="28"/>
                  <w14:textFill>
                    <w14:solidFill>
                      <w14:schemeClr w14:val="tx1"/>
                    </w14:solidFill>
                  </w14:textFill>
                </w:rPr>
                <w:delText>30.45%</w:delText>
              </w:r>
            </w:del>
          </w:p>
        </w:tc>
        <w:tc>
          <w:tcPr>
            <w:tcW w:w="2465" w:type="dxa"/>
            <w:vAlign w:val="center"/>
          </w:tcPr>
          <w:p w14:paraId="5557C5D9">
            <w:pPr>
              <w:spacing w:after="0" w:line="240" w:lineRule="auto"/>
              <w:jc w:val="both"/>
              <w:rPr>
                <w:del w:id="28" w:author="孤月" w:date="2026-08-31T15:59:49Z"/>
                <w:rFonts w:hint="eastAsia" w:ascii="仿宋" w:hAnsi="仿宋" w:eastAsia="仿宋"/>
                <w:color w:val="000000" w:themeColor="text1"/>
                <w:sz w:val="24"/>
                <w:szCs w:val="28"/>
                <w14:textFill>
                  <w14:solidFill>
                    <w14:schemeClr w14:val="tx1"/>
                  </w14:solidFill>
                </w14:textFill>
              </w:rPr>
            </w:pPr>
            <w:del w:id="29" w:author="孤月" w:date="2026-08-31T15:59:49Z">
              <w:r>
                <w:rPr>
                  <w:rFonts w:hint="eastAsia" w:ascii="仿宋" w:hAnsi="仿宋" w:eastAsia="仿宋"/>
                  <w:color w:val="000000" w:themeColor="text1"/>
                  <w:sz w:val="24"/>
                  <w:szCs w:val="28"/>
                  <w14:textFill>
                    <w14:solidFill>
                      <w14:schemeClr w14:val="tx1"/>
                    </w14:solidFill>
                  </w14:textFill>
                </w:rPr>
                <w:delText>35万元</w:delText>
              </w:r>
            </w:del>
          </w:p>
        </w:tc>
        <w:tc>
          <w:tcPr>
            <w:tcW w:w="2465" w:type="dxa"/>
            <w:vAlign w:val="center"/>
          </w:tcPr>
          <w:p w14:paraId="234DEAE1">
            <w:pPr>
              <w:spacing w:after="0" w:line="240" w:lineRule="auto"/>
              <w:jc w:val="both"/>
              <w:rPr>
                <w:del w:id="30" w:author="孤月" w:date="2026-08-31T15:59:49Z"/>
                <w:rFonts w:hint="eastAsia" w:ascii="仿宋" w:hAnsi="仿宋" w:eastAsia="仿宋"/>
                <w:color w:val="000000" w:themeColor="text1"/>
                <w:sz w:val="24"/>
                <w:szCs w:val="28"/>
                <w14:textFill>
                  <w14:solidFill>
                    <w14:schemeClr w14:val="tx1"/>
                  </w14:solidFill>
                </w14:textFill>
              </w:rPr>
            </w:pPr>
            <w:del w:id="31" w:author="孤月" w:date="2026-08-31T15:59:49Z">
              <w:r>
                <w:rPr>
                  <w:rFonts w:ascii="仿宋" w:hAnsi="仿宋" w:eastAsia="仿宋"/>
                  <w:color w:val="000000" w:themeColor="text1"/>
                  <w:sz w:val="24"/>
                  <w:szCs w:val="28"/>
                  <w14:textFill>
                    <w14:solidFill>
                      <w14:schemeClr w14:val="tx1"/>
                    </w14:solidFill>
                  </w14:textFill>
                </w:rPr>
                <w:delText>代沈文锋持股</w:delText>
              </w:r>
            </w:del>
          </w:p>
        </w:tc>
      </w:tr>
      <w:tr w14:paraId="43A3765C">
        <w:trPr>
          <w:trHeight w:val="623" w:hRule="atLeast"/>
          <w:del w:id="32" w:author="孤月" w:date="2026-08-31T15:59:49Z"/>
        </w:trPr>
        <w:tc>
          <w:tcPr>
            <w:tcW w:w="2693" w:type="dxa"/>
            <w:vAlign w:val="center"/>
          </w:tcPr>
          <w:p w14:paraId="33B13DEB">
            <w:pPr>
              <w:spacing w:after="0" w:line="240" w:lineRule="auto"/>
              <w:jc w:val="both"/>
              <w:rPr>
                <w:del w:id="33" w:author="孤月" w:date="2026-08-31T15:59:49Z"/>
                <w:rFonts w:hint="eastAsia" w:ascii="仿宋" w:hAnsi="仿宋" w:eastAsia="仿宋"/>
                <w:color w:val="000000" w:themeColor="text1"/>
                <w:sz w:val="24"/>
                <w:szCs w:val="28"/>
                <w14:textFill>
                  <w14:solidFill>
                    <w14:schemeClr w14:val="tx1"/>
                  </w14:solidFill>
                </w14:textFill>
              </w:rPr>
            </w:pPr>
            <w:del w:id="34" w:author="孤月" w:date="2026-08-31T15:59:49Z">
              <w:r>
                <w:rPr>
                  <w:rFonts w:ascii="仿宋" w:hAnsi="仿宋" w:eastAsia="仿宋"/>
                  <w:color w:val="000000" w:themeColor="text1"/>
                  <w:sz w:val="24"/>
                  <w:szCs w:val="28"/>
                  <w14:textFill>
                    <w14:solidFill>
                      <w14:schemeClr w14:val="tx1"/>
                    </w14:solidFill>
                  </w14:textFill>
                </w:rPr>
                <w:delText>宁波启零数感技术服务合伙企业（有限合伙）</w:delText>
              </w:r>
            </w:del>
          </w:p>
        </w:tc>
        <w:tc>
          <w:tcPr>
            <w:tcW w:w="1250" w:type="dxa"/>
            <w:vAlign w:val="center"/>
          </w:tcPr>
          <w:p w14:paraId="31A13D0F">
            <w:pPr>
              <w:spacing w:after="0" w:line="240" w:lineRule="auto"/>
              <w:jc w:val="both"/>
              <w:rPr>
                <w:del w:id="35" w:author="孤月" w:date="2026-08-31T15:59:49Z"/>
                <w:rFonts w:hint="eastAsia" w:ascii="仿宋" w:hAnsi="仿宋" w:eastAsia="仿宋"/>
                <w:color w:val="000000" w:themeColor="text1"/>
                <w:sz w:val="24"/>
                <w:szCs w:val="28"/>
                <w14:textFill>
                  <w14:solidFill>
                    <w14:schemeClr w14:val="tx1"/>
                  </w14:solidFill>
                </w14:textFill>
              </w:rPr>
            </w:pPr>
            <w:del w:id="36" w:author="孤月" w:date="2026-08-31T15:59:49Z">
              <w:r>
                <w:rPr>
                  <w:rFonts w:ascii="仿宋" w:hAnsi="仿宋" w:eastAsia="仿宋"/>
                  <w:color w:val="000000" w:themeColor="text1"/>
                  <w:sz w:val="24"/>
                  <w:szCs w:val="28"/>
                  <w14:textFill>
                    <w14:solidFill>
                      <w14:schemeClr w14:val="tx1"/>
                    </w14:solidFill>
                  </w14:textFill>
                </w:rPr>
                <w:delText>26.10%</w:delText>
              </w:r>
            </w:del>
          </w:p>
        </w:tc>
        <w:tc>
          <w:tcPr>
            <w:tcW w:w="2465" w:type="dxa"/>
            <w:vAlign w:val="center"/>
          </w:tcPr>
          <w:p w14:paraId="11B03661">
            <w:pPr>
              <w:spacing w:after="0" w:line="240" w:lineRule="auto"/>
              <w:jc w:val="both"/>
              <w:rPr>
                <w:del w:id="37" w:author="孤月" w:date="2026-08-31T15:59:49Z"/>
                <w:rFonts w:hint="eastAsia" w:ascii="仿宋" w:hAnsi="仿宋" w:eastAsia="仿宋"/>
                <w:color w:val="000000" w:themeColor="text1"/>
                <w:sz w:val="24"/>
                <w:szCs w:val="28"/>
                <w14:textFill>
                  <w14:solidFill>
                    <w14:schemeClr w14:val="tx1"/>
                  </w14:solidFill>
                </w14:textFill>
              </w:rPr>
            </w:pPr>
            <w:del w:id="38" w:author="孤月" w:date="2026-08-31T15:59:49Z">
              <w:r>
                <w:rPr>
                  <w:rFonts w:hint="eastAsia" w:ascii="仿宋" w:hAnsi="仿宋" w:eastAsia="仿宋"/>
                  <w:color w:val="000000" w:themeColor="text1"/>
                  <w:sz w:val="24"/>
                  <w:szCs w:val="28"/>
                  <w14:textFill>
                    <w14:solidFill>
                      <w14:schemeClr w14:val="tx1"/>
                    </w14:solidFill>
                  </w14:textFill>
                </w:rPr>
                <w:delText>30万元</w:delText>
              </w:r>
            </w:del>
          </w:p>
        </w:tc>
        <w:tc>
          <w:tcPr>
            <w:tcW w:w="2465" w:type="dxa"/>
            <w:vAlign w:val="center"/>
          </w:tcPr>
          <w:p w14:paraId="3022D71E">
            <w:pPr>
              <w:spacing w:after="0" w:line="240" w:lineRule="auto"/>
              <w:jc w:val="both"/>
              <w:rPr>
                <w:del w:id="39" w:author="孤月" w:date="2026-08-31T15:59:49Z"/>
                <w:rFonts w:hint="eastAsia" w:ascii="仿宋" w:hAnsi="仿宋" w:eastAsia="仿宋"/>
                <w:color w:val="000000" w:themeColor="text1"/>
                <w:sz w:val="24"/>
                <w:szCs w:val="28"/>
                <w14:textFill>
                  <w14:solidFill>
                    <w14:schemeClr w14:val="tx1"/>
                  </w14:solidFill>
                </w14:textFill>
              </w:rPr>
            </w:pPr>
            <w:del w:id="40" w:author="孤月" w:date="2026-08-31T15:59:49Z">
              <w:r>
                <w:rPr>
                  <w:rFonts w:hint="eastAsia" w:ascii="仿宋" w:hAnsi="仿宋" w:eastAsia="仿宋"/>
                  <w:color w:val="000000" w:themeColor="text1"/>
                  <w:sz w:val="24"/>
                  <w:szCs w:val="28"/>
                  <w14:textFill>
                    <w14:solidFill>
                      <w14:schemeClr w14:val="tx1"/>
                    </w14:solidFill>
                  </w14:textFill>
                </w:rPr>
                <w:delText>核心团队持股</w:delText>
              </w:r>
            </w:del>
          </w:p>
        </w:tc>
      </w:tr>
      <w:tr w14:paraId="121E0CB5">
        <w:trPr>
          <w:trHeight w:val="623" w:hRule="atLeast"/>
          <w:del w:id="41" w:author="孤月" w:date="2026-08-31T15:59:49Z"/>
        </w:trPr>
        <w:tc>
          <w:tcPr>
            <w:tcW w:w="2693" w:type="dxa"/>
            <w:vAlign w:val="center"/>
          </w:tcPr>
          <w:p w14:paraId="710086CE">
            <w:pPr>
              <w:spacing w:after="0" w:line="240" w:lineRule="auto"/>
              <w:jc w:val="both"/>
              <w:rPr>
                <w:del w:id="42" w:author="孤月" w:date="2026-08-31T15:59:49Z"/>
                <w:rFonts w:hint="eastAsia" w:ascii="仿宋" w:hAnsi="仿宋" w:eastAsia="仿宋"/>
                <w:color w:val="000000" w:themeColor="text1"/>
                <w:sz w:val="24"/>
                <w:szCs w:val="28"/>
                <w14:textFill>
                  <w14:solidFill>
                    <w14:schemeClr w14:val="tx1"/>
                  </w14:solidFill>
                </w14:textFill>
              </w:rPr>
            </w:pPr>
            <w:del w:id="43" w:author="孤月" w:date="2026-08-31T15:59:49Z">
              <w:r>
                <w:rPr>
                  <w:rFonts w:ascii="仿宋" w:hAnsi="仿宋" w:eastAsia="仿宋"/>
                  <w:color w:val="000000" w:themeColor="text1"/>
                  <w:sz w:val="24"/>
                  <w:szCs w:val="28"/>
                  <w14:textFill>
                    <w14:solidFill>
                      <w14:schemeClr w14:val="tx1"/>
                    </w14:solidFill>
                  </w14:textFill>
                </w:rPr>
                <w:delText>宁波启</w:delText>
              </w:r>
            </w:del>
            <w:del w:id="44" w:author="孤月" w:date="2026-08-31T15:59:49Z">
              <w:r>
                <w:rPr>
                  <w:rFonts w:hint="eastAsia" w:ascii="仿宋" w:hAnsi="仿宋" w:eastAsia="仿宋"/>
                  <w:color w:val="000000" w:themeColor="text1"/>
                  <w:sz w:val="24"/>
                  <w:szCs w:val="28"/>
                  <w14:textFill>
                    <w14:solidFill>
                      <w14:schemeClr w14:val="tx1"/>
                    </w14:solidFill>
                  </w14:textFill>
                </w:rPr>
                <w:delText>岐</w:delText>
              </w:r>
            </w:del>
            <w:del w:id="45" w:author="孤月" w:date="2026-08-31T15:59:49Z">
              <w:r>
                <w:rPr>
                  <w:rFonts w:ascii="仿宋" w:hAnsi="仿宋" w:eastAsia="仿宋"/>
                  <w:color w:val="000000" w:themeColor="text1"/>
                  <w:sz w:val="24"/>
                  <w:szCs w:val="28"/>
                  <w14:textFill>
                    <w14:solidFill>
                      <w14:schemeClr w14:val="tx1"/>
                    </w14:solidFill>
                  </w14:textFill>
                </w:rPr>
                <w:delText>数感企业管理合伙企业（有限合伙）</w:delText>
              </w:r>
            </w:del>
          </w:p>
        </w:tc>
        <w:tc>
          <w:tcPr>
            <w:tcW w:w="1250" w:type="dxa"/>
            <w:vAlign w:val="center"/>
          </w:tcPr>
          <w:p w14:paraId="3C406F71">
            <w:pPr>
              <w:spacing w:after="0" w:line="240" w:lineRule="auto"/>
              <w:jc w:val="both"/>
              <w:rPr>
                <w:del w:id="46" w:author="孤月" w:date="2026-08-31T15:59:49Z"/>
                <w:rFonts w:hint="eastAsia" w:ascii="仿宋" w:hAnsi="仿宋" w:eastAsia="仿宋"/>
                <w:color w:val="000000" w:themeColor="text1"/>
                <w:sz w:val="24"/>
                <w:szCs w:val="28"/>
                <w14:textFill>
                  <w14:solidFill>
                    <w14:schemeClr w14:val="tx1"/>
                  </w14:solidFill>
                </w14:textFill>
              </w:rPr>
            </w:pPr>
            <w:del w:id="47" w:author="孤月" w:date="2026-08-31T15:59:49Z">
              <w:r>
                <w:rPr>
                  <w:rFonts w:ascii="仿宋" w:hAnsi="仿宋" w:eastAsia="仿宋"/>
                  <w:color w:val="000000" w:themeColor="text1"/>
                  <w:sz w:val="24"/>
                  <w:szCs w:val="28"/>
                  <w14:textFill>
                    <w14:solidFill>
                      <w14:schemeClr w14:val="tx1"/>
                    </w14:solidFill>
                  </w14:textFill>
                </w:rPr>
                <w:delText>13.05%</w:delText>
              </w:r>
            </w:del>
          </w:p>
        </w:tc>
        <w:tc>
          <w:tcPr>
            <w:tcW w:w="2465" w:type="dxa"/>
            <w:vAlign w:val="center"/>
          </w:tcPr>
          <w:p w14:paraId="0F001D64">
            <w:pPr>
              <w:spacing w:after="0" w:line="240" w:lineRule="auto"/>
              <w:jc w:val="both"/>
              <w:rPr>
                <w:del w:id="48" w:author="孤月" w:date="2026-08-31T15:59:49Z"/>
                <w:rFonts w:hint="eastAsia" w:ascii="仿宋" w:hAnsi="仿宋" w:eastAsia="仿宋"/>
                <w:color w:val="000000" w:themeColor="text1"/>
                <w:sz w:val="24"/>
                <w:szCs w:val="28"/>
                <w14:textFill>
                  <w14:solidFill>
                    <w14:schemeClr w14:val="tx1"/>
                  </w14:solidFill>
                </w14:textFill>
              </w:rPr>
            </w:pPr>
            <w:del w:id="49" w:author="孤月" w:date="2026-08-31T15:59:49Z">
              <w:r>
                <w:rPr>
                  <w:rFonts w:hint="eastAsia" w:ascii="仿宋" w:hAnsi="仿宋" w:eastAsia="仿宋"/>
                  <w:color w:val="000000" w:themeColor="text1"/>
                  <w:sz w:val="24"/>
                  <w:szCs w:val="28"/>
                  <w14:textFill>
                    <w14:solidFill>
                      <w14:schemeClr w14:val="tx1"/>
                    </w14:solidFill>
                  </w14:textFill>
                </w:rPr>
                <w:delText>15万元</w:delText>
              </w:r>
            </w:del>
          </w:p>
        </w:tc>
        <w:tc>
          <w:tcPr>
            <w:tcW w:w="2465" w:type="dxa"/>
            <w:vAlign w:val="center"/>
          </w:tcPr>
          <w:p w14:paraId="127448EB">
            <w:pPr>
              <w:spacing w:after="0" w:line="240" w:lineRule="auto"/>
              <w:jc w:val="both"/>
              <w:rPr>
                <w:del w:id="50" w:author="孤月" w:date="2026-08-31T15:59:49Z"/>
                <w:rFonts w:hint="eastAsia" w:ascii="仿宋" w:hAnsi="仿宋" w:eastAsia="仿宋"/>
                <w:color w:val="000000" w:themeColor="text1"/>
                <w:sz w:val="24"/>
                <w:szCs w:val="28"/>
                <w14:textFill>
                  <w14:solidFill>
                    <w14:schemeClr w14:val="tx1"/>
                  </w14:solidFill>
                </w14:textFill>
              </w:rPr>
            </w:pPr>
            <w:del w:id="51" w:author="孤月" w:date="2026-08-31T15:59:49Z">
              <w:r>
                <w:rPr>
                  <w:rFonts w:hint="eastAsia" w:ascii="仿宋" w:hAnsi="仿宋" w:eastAsia="仿宋"/>
                  <w:color w:val="000000" w:themeColor="text1"/>
                  <w:sz w:val="24"/>
                  <w:szCs w:val="28"/>
                  <w14:textFill>
                    <w14:solidFill>
                      <w14:schemeClr w14:val="tx1"/>
                    </w14:solidFill>
                  </w14:textFill>
                </w:rPr>
                <w:delText>未来员工持股</w:delText>
              </w:r>
            </w:del>
          </w:p>
        </w:tc>
      </w:tr>
      <w:tr w14:paraId="70C75592">
        <w:trPr>
          <w:trHeight w:val="623" w:hRule="atLeast"/>
          <w:del w:id="52" w:author="孤月" w:date="2026-08-31T15:59:49Z"/>
        </w:trPr>
        <w:tc>
          <w:tcPr>
            <w:tcW w:w="2693" w:type="dxa"/>
            <w:vAlign w:val="center"/>
          </w:tcPr>
          <w:p w14:paraId="25DA2B1C">
            <w:pPr>
              <w:spacing w:after="0" w:line="240" w:lineRule="auto"/>
              <w:jc w:val="both"/>
              <w:rPr>
                <w:del w:id="53" w:author="孤月" w:date="2026-08-31T15:59:49Z"/>
                <w:rFonts w:hint="eastAsia" w:ascii="仿宋" w:hAnsi="仿宋" w:eastAsia="仿宋"/>
                <w:color w:val="000000" w:themeColor="text1"/>
                <w:sz w:val="24"/>
                <w:szCs w:val="28"/>
                <w14:textFill>
                  <w14:solidFill>
                    <w14:schemeClr w14:val="tx1"/>
                  </w14:solidFill>
                </w14:textFill>
              </w:rPr>
            </w:pPr>
            <w:del w:id="54" w:author="孤月" w:date="2026-08-31T15:59:49Z">
              <w:r>
                <w:rPr>
                  <w:rFonts w:ascii="仿宋" w:hAnsi="仿宋" w:eastAsia="仿宋"/>
                  <w:color w:val="000000" w:themeColor="text1"/>
                  <w:sz w:val="24"/>
                  <w:szCs w:val="28"/>
                  <w14:textFill>
                    <w14:solidFill>
                      <w14:schemeClr w14:val="tx1"/>
                    </w14:solidFill>
                  </w14:textFill>
                </w:rPr>
                <w:delText>宁波纳闻传感企业管理合伙企业（有限合伙）</w:delText>
              </w:r>
            </w:del>
          </w:p>
        </w:tc>
        <w:tc>
          <w:tcPr>
            <w:tcW w:w="1250" w:type="dxa"/>
            <w:vAlign w:val="center"/>
          </w:tcPr>
          <w:p w14:paraId="3DB4A338">
            <w:pPr>
              <w:spacing w:after="0" w:line="240" w:lineRule="auto"/>
              <w:jc w:val="both"/>
              <w:rPr>
                <w:del w:id="55" w:author="孤月" w:date="2026-08-31T15:59:49Z"/>
                <w:rFonts w:hint="eastAsia" w:ascii="仿宋" w:hAnsi="仿宋" w:eastAsia="仿宋"/>
                <w:color w:val="000000" w:themeColor="text1"/>
                <w:sz w:val="24"/>
                <w:szCs w:val="28"/>
                <w14:textFill>
                  <w14:solidFill>
                    <w14:schemeClr w14:val="tx1"/>
                  </w14:solidFill>
                </w14:textFill>
              </w:rPr>
            </w:pPr>
            <w:del w:id="56" w:author="孤月" w:date="2026-08-31T15:59:49Z">
              <w:r>
                <w:rPr>
                  <w:rFonts w:ascii="仿宋" w:hAnsi="仿宋" w:eastAsia="仿宋"/>
                  <w:color w:val="000000" w:themeColor="text1"/>
                  <w:sz w:val="24"/>
                  <w:szCs w:val="28"/>
                  <w14:textFill>
                    <w14:solidFill>
                      <w14:schemeClr w14:val="tx1"/>
                    </w14:solidFill>
                  </w14:textFill>
                </w:rPr>
                <w:delText>6.09%</w:delText>
              </w:r>
            </w:del>
          </w:p>
        </w:tc>
        <w:tc>
          <w:tcPr>
            <w:tcW w:w="2465" w:type="dxa"/>
            <w:vAlign w:val="center"/>
          </w:tcPr>
          <w:p w14:paraId="55E67136">
            <w:pPr>
              <w:spacing w:after="0" w:line="240" w:lineRule="auto"/>
              <w:jc w:val="both"/>
              <w:rPr>
                <w:del w:id="57" w:author="孤月" w:date="2026-08-31T15:59:49Z"/>
                <w:rFonts w:hint="eastAsia" w:ascii="仿宋" w:hAnsi="仿宋" w:eastAsia="仿宋"/>
                <w:color w:val="000000" w:themeColor="text1"/>
                <w:sz w:val="24"/>
                <w:szCs w:val="28"/>
                <w14:textFill>
                  <w14:solidFill>
                    <w14:schemeClr w14:val="tx1"/>
                  </w14:solidFill>
                </w14:textFill>
              </w:rPr>
            </w:pPr>
            <w:del w:id="58" w:author="孤月" w:date="2026-08-31T15:59:49Z">
              <w:r>
                <w:rPr>
                  <w:rFonts w:hint="eastAsia" w:ascii="仿宋" w:hAnsi="仿宋" w:eastAsia="仿宋"/>
                  <w:color w:val="000000" w:themeColor="text1"/>
                  <w:sz w:val="24"/>
                  <w:szCs w:val="28"/>
                  <w14:textFill>
                    <w14:solidFill>
                      <w14:schemeClr w14:val="tx1"/>
                    </w14:solidFill>
                  </w14:textFill>
                </w:rPr>
                <w:delText>7万元</w:delText>
              </w:r>
            </w:del>
          </w:p>
        </w:tc>
        <w:tc>
          <w:tcPr>
            <w:tcW w:w="2465" w:type="dxa"/>
            <w:vAlign w:val="center"/>
          </w:tcPr>
          <w:p w14:paraId="0492049B">
            <w:pPr>
              <w:spacing w:after="0" w:line="240" w:lineRule="auto"/>
              <w:jc w:val="both"/>
              <w:rPr>
                <w:del w:id="59" w:author="孤月" w:date="2026-08-31T15:59:49Z"/>
                <w:rFonts w:hint="eastAsia" w:ascii="仿宋" w:hAnsi="仿宋" w:eastAsia="仿宋"/>
                <w:color w:val="000000" w:themeColor="text1"/>
                <w:sz w:val="24"/>
                <w:szCs w:val="28"/>
                <w14:textFill>
                  <w14:solidFill>
                    <w14:schemeClr w14:val="tx1"/>
                  </w14:solidFill>
                </w14:textFill>
              </w:rPr>
            </w:pPr>
            <w:del w:id="60" w:author="孤月" w:date="2026-08-31T15:59:49Z">
              <w:r>
                <w:rPr>
                  <w:rFonts w:hint="eastAsia" w:ascii="仿宋" w:hAnsi="仿宋" w:eastAsia="仿宋"/>
                  <w:color w:val="000000" w:themeColor="text1"/>
                  <w:sz w:val="24"/>
                  <w:szCs w:val="28"/>
                  <w14:textFill>
                    <w14:solidFill>
                      <w14:schemeClr w14:val="tx1"/>
                    </w14:solidFill>
                  </w14:textFill>
                </w:rPr>
                <w:delText>投资人+资源方</w:delText>
              </w:r>
            </w:del>
          </w:p>
        </w:tc>
      </w:tr>
      <w:tr w14:paraId="1B8ECE8B">
        <w:trPr>
          <w:trHeight w:val="623" w:hRule="atLeast"/>
          <w:del w:id="61" w:author="孤月" w:date="2026-08-31T15:59:49Z"/>
        </w:trPr>
        <w:tc>
          <w:tcPr>
            <w:tcW w:w="2693" w:type="dxa"/>
            <w:vAlign w:val="center"/>
          </w:tcPr>
          <w:p w14:paraId="2A2AA2C6">
            <w:pPr>
              <w:spacing w:after="0" w:line="240" w:lineRule="auto"/>
              <w:jc w:val="both"/>
              <w:rPr>
                <w:del w:id="62" w:author="孤月" w:date="2026-08-31T15:59:49Z"/>
                <w:rFonts w:hint="eastAsia" w:ascii="仿宋" w:hAnsi="仿宋" w:eastAsia="仿宋"/>
                <w:color w:val="000000" w:themeColor="text1"/>
                <w:sz w:val="24"/>
                <w:szCs w:val="28"/>
                <w14:textFill>
                  <w14:solidFill>
                    <w14:schemeClr w14:val="tx1"/>
                  </w14:solidFill>
                </w14:textFill>
              </w:rPr>
            </w:pPr>
            <w:del w:id="63" w:author="孤月" w:date="2026-08-31T15:59:49Z">
              <w:r>
                <w:rPr>
                  <w:rFonts w:ascii="仿宋" w:hAnsi="仿宋" w:eastAsia="仿宋"/>
                  <w:color w:val="000000" w:themeColor="text1"/>
                  <w:sz w:val="24"/>
                  <w:szCs w:val="28"/>
                  <w14:textFill>
                    <w14:solidFill>
                      <w14:schemeClr w14:val="tx1"/>
                    </w14:solidFill>
                  </w14:textFill>
                </w:rPr>
                <w:delText>中科优势（浙江）企业管理咨询有限公司</w:delText>
              </w:r>
            </w:del>
          </w:p>
        </w:tc>
        <w:tc>
          <w:tcPr>
            <w:tcW w:w="1250" w:type="dxa"/>
            <w:vAlign w:val="center"/>
          </w:tcPr>
          <w:p w14:paraId="40B34C96">
            <w:pPr>
              <w:spacing w:after="0" w:line="240" w:lineRule="auto"/>
              <w:jc w:val="both"/>
              <w:rPr>
                <w:del w:id="64" w:author="孤月" w:date="2026-08-31T15:59:49Z"/>
                <w:rFonts w:hint="eastAsia" w:ascii="仿宋" w:hAnsi="仿宋" w:eastAsia="仿宋"/>
                <w:color w:val="000000" w:themeColor="text1"/>
                <w:sz w:val="24"/>
                <w:szCs w:val="28"/>
                <w14:textFill>
                  <w14:solidFill>
                    <w14:schemeClr w14:val="tx1"/>
                  </w14:solidFill>
                </w14:textFill>
              </w:rPr>
            </w:pPr>
            <w:del w:id="65" w:author="孤月" w:date="2026-08-31T15:59:49Z">
              <w:r>
                <w:rPr>
                  <w:rFonts w:ascii="仿宋" w:hAnsi="仿宋" w:eastAsia="仿宋"/>
                  <w:color w:val="000000" w:themeColor="text1"/>
                  <w:sz w:val="24"/>
                  <w:szCs w:val="28"/>
                  <w14:textFill>
                    <w14:solidFill>
                      <w14:schemeClr w14:val="tx1"/>
                    </w14:solidFill>
                  </w14:textFill>
                </w:rPr>
                <w:delText>8.70%</w:delText>
              </w:r>
            </w:del>
          </w:p>
        </w:tc>
        <w:tc>
          <w:tcPr>
            <w:tcW w:w="2465" w:type="dxa"/>
            <w:vAlign w:val="center"/>
          </w:tcPr>
          <w:p w14:paraId="398DFB59">
            <w:pPr>
              <w:spacing w:after="0" w:line="240" w:lineRule="auto"/>
              <w:jc w:val="both"/>
              <w:rPr>
                <w:del w:id="66" w:author="孤月" w:date="2026-08-31T15:59:49Z"/>
                <w:rFonts w:hint="eastAsia" w:ascii="仿宋" w:hAnsi="仿宋" w:eastAsia="仿宋"/>
                <w:color w:val="000000" w:themeColor="text1"/>
                <w:sz w:val="24"/>
                <w:szCs w:val="28"/>
                <w14:textFill>
                  <w14:solidFill>
                    <w14:schemeClr w14:val="tx1"/>
                  </w14:solidFill>
                </w14:textFill>
              </w:rPr>
            </w:pPr>
            <w:del w:id="67" w:author="孤月" w:date="2026-08-31T15:59:49Z">
              <w:r>
                <w:rPr>
                  <w:rFonts w:hint="eastAsia" w:ascii="仿宋" w:hAnsi="仿宋" w:eastAsia="仿宋"/>
                  <w:color w:val="000000" w:themeColor="text1"/>
                  <w:sz w:val="24"/>
                  <w:szCs w:val="28"/>
                  <w14:textFill>
                    <w14:solidFill>
                      <w14:schemeClr w14:val="tx1"/>
                    </w14:solidFill>
                  </w14:textFill>
                </w:rPr>
                <w:delText>10万元</w:delText>
              </w:r>
            </w:del>
          </w:p>
        </w:tc>
        <w:tc>
          <w:tcPr>
            <w:tcW w:w="2465" w:type="dxa"/>
            <w:vAlign w:val="center"/>
          </w:tcPr>
          <w:p w14:paraId="16F04B8B">
            <w:pPr>
              <w:spacing w:after="0" w:line="240" w:lineRule="auto"/>
              <w:jc w:val="both"/>
              <w:rPr>
                <w:del w:id="68" w:author="孤月" w:date="2026-08-31T15:59:49Z"/>
                <w:rFonts w:hint="eastAsia" w:ascii="仿宋" w:hAnsi="仿宋" w:eastAsia="仿宋"/>
                <w:color w:val="000000" w:themeColor="text1"/>
                <w:sz w:val="24"/>
                <w:szCs w:val="28"/>
                <w14:textFill>
                  <w14:solidFill>
                    <w14:schemeClr w14:val="tx1"/>
                  </w14:solidFill>
                </w14:textFill>
              </w:rPr>
            </w:pPr>
            <w:del w:id="69" w:author="孤月" w:date="2026-08-31T15:59:49Z">
              <w:r>
                <w:rPr>
                  <w:rFonts w:hint="eastAsia" w:ascii="仿宋" w:hAnsi="仿宋" w:eastAsia="仿宋"/>
                  <w:color w:val="000000" w:themeColor="text1"/>
                  <w:sz w:val="24"/>
                  <w:szCs w:val="28"/>
                  <w14:textFill>
                    <w14:solidFill>
                      <w14:schemeClr w14:val="tx1"/>
                    </w14:solidFill>
                  </w14:textFill>
                </w:rPr>
                <w:delText>孵化机构</w:delText>
              </w:r>
            </w:del>
          </w:p>
        </w:tc>
      </w:tr>
      <w:tr w14:paraId="413F6B13">
        <w:trPr>
          <w:trHeight w:val="623" w:hRule="atLeast"/>
          <w:del w:id="70" w:author="孤月" w:date="2026-08-31T15:59:49Z"/>
        </w:trPr>
        <w:tc>
          <w:tcPr>
            <w:tcW w:w="2693" w:type="dxa"/>
            <w:vAlign w:val="center"/>
          </w:tcPr>
          <w:p w14:paraId="50966311">
            <w:pPr>
              <w:spacing w:after="0" w:line="240" w:lineRule="auto"/>
              <w:jc w:val="both"/>
              <w:rPr>
                <w:del w:id="71" w:author="孤月" w:date="2026-08-31T15:59:49Z"/>
                <w:rFonts w:hint="eastAsia" w:ascii="仿宋" w:hAnsi="仿宋" w:eastAsia="仿宋"/>
                <w:color w:val="000000" w:themeColor="text1"/>
                <w:sz w:val="24"/>
                <w:szCs w:val="28"/>
                <w14:textFill>
                  <w14:solidFill>
                    <w14:schemeClr w14:val="tx1"/>
                  </w14:solidFill>
                </w14:textFill>
              </w:rPr>
            </w:pPr>
            <w:del w:id="72" w:author="孤月" w:date="2026-08-31T15:59:49Z">
              <w:r>
                <w:rPr>
                  <w:rFonts w:hint="eastAsia" w:ascii="仿宋" w:hAnsi="仿宋" w:eastAsia="仿宋"/>
                  <w:color w:val="000000" w:themeColor="text1"/>
                  <w:sz w:val="24"/>
                  <w:szCs w:val="28"/>
                  <w14:textFill>
                    <w14:solidFill>
                      <w14:schemeClr w14:val="tx1"/>
                    </w14:solidFill>
                  </w14:textFill>
                </w:rPr>
                <w:delText>宁波骋宁企业管理咨询合伙企业（有限合伙）</w:delText>
              </w:r>
            </w:del>
          </w:p>
        </w:tc>
        <w:tc>
          <w:tcPr>
            <w:tcW w:w="1250" w:type="dxa"/>
            <w:vAlign w:val="center"/>
          </w:tcPr>
          <w:p w14:paraId="34636256">
            <w:pPr>
              <w:spacing w:after="0" w:line="240" w:lineRule="auto"/>
              <w:jc w:val="both"/>
              <w:rPr>
                <w:del w:id="73" w:author="孤月" w:date="2026-08-31T15:59:49Z"/>
                <w:rFonts w:hint="eastAsia" w:ascii="仿宋" w:hAnsi="仿宋" w:eastAsia="仿宋"/>
                <w:color w:val="000000" w:themeColor="text1"/>
                <w:sz w:val="24"/>
                <w:szCs w:val="28"/>
                <w14:textFill>
                  <w14:solidFill>
                    <w14:schemeClr w14:val="tx1"/>
                  </w14:solidFill>
                </w14:textFill>
              </w:rPr>
            </w:pPr>
            <w:del w:id="74" w:author="孤月" w:date="2026-08-31T15:59:49Z">
              <w:r>
                <w:rPr>
                  <w:rFonts w:ascii="仿宋" w:hAnsi="仿宋" w:eastAsia="仿宋"/>
                  <w:color w:val="000000" w:themeColor="text1"/>
                  <w:sz w:val="24"/>
                  <w:szCs w:val="28"/>
                  <w14:textFill>
                    <w14:solidFill>
                      <w14:schemeClr w14:val="tx1"/>
                    </w14:solidFill>
                  </w14:textFill>
                </w:rPr>
                <w:delText>2.61%</w:delText>
              </w:r>
            </w:del>
          </w:p>
        </w:tc>
        <w:tc>
          <w:tcPr>
            <w:tcW w:w="2465" w:type="dxa"/>
            <w:vAlign w:val="center"/>
          </w:tcPr>
          <w:p w14:paraId="63C04AF1">
            <w:pPr>
              <w:spacing w:after="0" w:line="240" w:lineRule="auto"/>
              <w:jc w:val="both"/>
              <w:rPr>
                <w:del w:id="75" w:author="孤月" w:date="2026-08-31T15:59:49Z"/>
                <w:rFonts w:hint="eastAsia" w:ascii="仿宋" w:hAnsi="仿宋" w:eastAsia="仿宋"/>
                <w:color w:val="000000" w:themeColor="text1"/>
                <w:sz w:val="24"/>
                <w:szCs w:val="28"/>
                <w14:textFill>
                  <w14:solidFill>
                    <w14:schemeClr w14:val="tx1"/>
                  </w14:solidFill>
                </w14:textFill>
              </w:rPr>
            </w:pPr>
            <w:del w:id="76" w:author="孤月" w:date="2026-08-31T15:59:49Z">
              <w:r>
                <w:rPr>
                  <w:rFonts w:hint="eastAsia" w:ascii="仿宋" w:hAnsi="仿宋" w:eastAsia="仿宋"/>
                  <w:color w:val="000000" w:themeColor="text1"/>
                  <w:sz w:val="24"/>
                  <w:szCs w:val="28"/>
                  <w14:textFill>
                    <w14:solidFill>
                      <w14:schemeClr w14:val="tx1"/>
                    </w14:solidFill>
                  </w14:textFill>
                </w:rPr>
                <w:delText>3万元</w:delText>
              </w:r>
            </w:del>
          </w:p>
        </w:tc>
        <w:tc>
          <w:tcPr>
            <w:tcW w:w="2465" w:type="dxa"/>
            <w:vAlign w:val="center"/>
          </w:tcPr>
          <w:p w14:paraId="6307E740">
            <w:pPr>
              <w:spacing w:after="0" w:line="240" w:lineRule="auto"/>
              <w:jc w:val="both"/>
              <w:rPr>
                <w:del w:id="77" w:author="孤月" w:date="2026-08-31T15:59:49Z"/>
                <w:rFonts w:hint="eastAsia" w:ascii="仿宋" w:hAnsi="仿宋" w:eastAsia="仿宋"/>
                <w:color w:val="000000" w:themeColor="text1"/>
                <w:sz w:val="24"/>
                <w:szCs w:val="28"/>
                <w14:textFill>
                  <w14:solidFill>
                    <w14:schemeClr w14:val="tx1"/>
                  </w14:solidFill>
                </w14:textFill>
              </w:rPr>
            </w:pPr>
            <w:del w:id="78" w:author="孤月" w:date="2026-08-31T15:59:49Z">
              <w:r>
                <w:rPr>
                  <w:rFonts w:hint="eastAsia" w:ascii="仿宋" w:hAnsi="仿宋" w:eastAsia="仿宋"/>
                  <w:color w:val="000000" w:themeColor="text1"/>
                  <w:sz w:val="24"/>
                  <w:szCs w:val="28"/>
                  <w14:textFill>
                    <w14:solidFill>
                      <w14:schemeClr w14:val="tx1"/>
                    </w14:solidFill>
                  </w14:textFill>
                </w:rPr>
                <w:delText>孵化机构</w:delText>
              </w:r>
            </w:del>
          </w:p>
        </w:tc>
      </w:tr>
      <w:tr w14:paraId="4B2B5F96">
        <w:trPr>
          <w:trHeight w:val="623" w:hRule="atLeast"/>
          <w:del w:id="79" w:author="孤月" w:date="2026-08-31T15:59:49Z"/>
        </w:trPr>
        <w:tc>
          <w:tcPr>
            <w:tcW w:w="2693" w:type="dxa"/>
            <w:vAlign w:val="center"/>
          </w:tcPr>
          <w:p w14:paraId="38FB962A">
            <w:pPr>
              <w:spacing w:after="0" w:line="240" w:lineRule="auto"/>
              <w:jc w:val="both"/>
              <w:rPr>
                <w:del w:id="80" w:author="孤月" w:date="2026-08-31T15:59:49Z"/>
                <w:rFonts w:hint="eastAsia" w:ascii="仿宋" w:hAnsi="仿宋" w:eastAsia="仿宋"/>
                <w:color w:val="000000" w:themeColor="text1"/>
                <w:sz w:val="24"/>
                <w:szCs w:val="28"/>
                <w14:textFill>
                  <w14:solidFill>
                    <w14:schemeClr w14:val="tx1"/>
                  </w14:solidFill>
                </w14:textFill>
              </w:rPr>
            </w:pPr>
            <w:del w:id="81" w:author="孤月" w:date="2026-08-31T15:59:49Z">
              <w:r>
                <w:rPr>
                  <w:rFonts w:ascii="仿宋" w:hAnsi="仿宋" w:eastAsia="仿宋"/>
                  <w:color w:val="000000" w:themeColor="text1"/>
                  <w:sz w:val="24"/>
                  <w:szCs w:val="28"/>
                  <w14:textFill>
                    <w14:solidFill>
                      <w14:schemeClr w14:val="tx1"/>
                    </w14:solidFill>
                  </w14:textFill>
                </w:rPr>
                <w:delText>宁波摩穆斯企业管理合伙企业（有限合伙）</w:delText>
              </w:r>
            </w:del>
          </w:p>
        </w:tc>
        <w:tc>
          <w:tcPr>
            <w:tcW w:w="1250" w:type="dxa"/>
            <w:vAlign w:val="center"/>
          </w:tcPr>
          <w:p w14:paraId="26BC9011">
            <w:pPr>
              <w:spacing w:after="0" w:line="240" w:lineRule="auto"/>
              <w:jc w:val="both"/>
              <w:rPr>
                <w:del w:id="82" w:author="孤月" w:date="2026-08-31T15:59:49Z"/>
                <w:rFonts w:hint="eastAsia" w:ascii="仿宋" w:hAnsi="仿宋" w:eastAsia="仿宋"/>
                <w:color w:val="000000" w:themeColor="text1"/>
                <w:sz w:val="24"/>
                <w:szCs w:val="28"/>
                <w14:textFill>
                  <w14:solidFill>
                    <w14:schemeClr w14:val="tx1"/>
                  </w14:solidFill>
                </w14:textFill>
              </w:rPr>
            </w:pPr>
            <w:del w:id="83" w:author="孤月" w:date="2026-08-31T15:59:49Z">
              <w:r>
                <w:rPr>
                  <w:rFonts w:ascii="仿宋" w:hAnsi="仿宋" w:eastAsia="仿宋"/>
                  <w:color w:val="000000" w:themeColor="text1"/>
                  <w:sz w:val="24"/>
                  <w:szCs w:val="28"/>
                  <w14:textFill>
                    <w14:solidFill>
                      <w14:schemeClr w14:val="tx1"/>
                    </w14:solidFill>
                  </w14:textFill>
                </w:rPr>
                <w:delText>13.00%</w:delText>
              </w:r>
            </w:del>
          </w:p>
        </w:tc>
        <w:tc>
          <w:tcPr>
            <w:tcW w:w="2465" w:type="dxa"/>
            <w:vAlign w:val="center"/>
          </w:tcPr>
          <w:p w14:paraId="2AEFA89B">
            <w:pPr>
              <w:spacing w:after="0" w:line="240" w:lineRule="auto"/>
              <w:jc w:val="both"/>
              <w:rPr>
                <w:del w:id="84" w:author="孤月" w:date="2026-08-31T15:59:49Z"/>
                <w:rFonts w:hint="eastAsia" w:ascii="仿宋" w:hAnsi="仿宋" w:eastAsia="仿宋"/>
                <w:color w:val="000000" w:themeColor="text1"/>
                <w:sz w:val="24"/>
                <w:szCs w:val="28"/>
                <w14:textFill>
                  <w14:solidFill>
                    <w14:schemeClr w14:val="tx1"/>
                  </w14:solidFill>
                </w14:textFill>
              </w:rPr>
            </w:pPr>
            <w:del w:id="85" w:author="孤月" w:date="2026-08-31T15:59:49Z">
              <w:r>
                <w:rPr>
                  <w:rFonts w:ascii="仿宋" w:hAnsi="仿宋" w:eastAsia="仿宋"/>
                  <w:color w:val="000000" w:themeColor="text1"/>
                  <w:sz w:val="24"/>
                  <w:szCs w:val="28"/>
                  <w14:textFill>
                    <w14:solidFill>
                      <w14:schemeClr w14:val="tx1"/>
                    </w14:solidFill>
                  </w14:textFill>
                </w:rPr>
                <w:delText>14.94 万元</w:delText>
              </w:r>
            </w:del>
          </w:p>
        </w:tc>
        <w:tc>
          <w:tcPr>
            <w:tcW w:w="2465" w:type="dxa"/>
            <w:vAlign w:val="center"/>
          </w:tcPr>
          <w:p w14:paraId="47240046">
            <w:pPr>
              <w:spacing w:after="0" w:line="240" w:lineRule="auto"/>
              <w:jc w:val="both"/>
              <w:rPr>
                <w:del w:id="86" w:author="孤月" w:date="2026-08-31T15:59:49Z"/>
                <w:rFonts w:hint="eastAsia" w:ascii="仿宋" w:hAnsi="仿宋" w:eastAsia="仿宋"/>
                <w:color w:val="000000" w:themeColor="text1"/>
                <w:sz w:val="24"/>
                <w:szCs w:val="28"/>
                <w14:textFill>
                  <w14:solidFill>
                    <w14:schemeClr w14:val="tx1"/>
                  </w14:solidFill>
                </w14:textFill>
              </w:rPr>
            </w:pPr>
            <w:del w:id="87" w:author="孤月" w:date="2026-08-31T15:59:49Z">
              <w:r>
                <w:rPr>
                  <w:rFonts w:ascii="仿宋" w:hAnsi="仿宋" w:eastAsia="仿宋"/>
                  <w:color w:val="000000" w:themeColor="text1"/>
                  <w:sz w:val="24"/>
                  <w:szCs w:val="28"/>
                  <w14:textFill>
                    <w14:solidFill>
                      <w14:schemeClr w14:val="tx1"/>
                    </w14:solidFill>
                  </w14:textFill>
                </w:rPr>
                <w:delText>种子轮投资人</w:delText>
              </w:r>
            </w:del>
          </w:p>
        </w:tc>
      </w:tr>
      <w:bookmarkEnd w:id="15"/>
    </w:tbl>
    <w:p w14:paraId="59FED562">
      <w:pPr>
        <w:pStyle w:val="12"/>
        <w:numPr>
          <w:ilvl w:val="2"/>
          <w:numId w:val="1"/>
        </w:numPr>
        <w:spacing w:before="129" w:line="360" w:lineRule="auto"/>
        <w:outlineLvl w:val="2"/>
        <w:rPr>
          <w:del w:id="88" w:author="孤月" w:date="2026-08-31T16:24:54Z"/>
          <w:rFonts w:hint="eastAsia" w:ascii="华文楷体" w:hAnsi="华文楷体" w:eastAsia="华文楷体" w:cs="华文楷体"/>
          <w:b/>
          <w:bCs/>
          <w:color w:val="000000" w:themeColor="text1"/>
          <w:spacing w:val="-4"/>
          <w:sz w:val="30"/>
          <w:szCs w:val="30"/>
          <w:lang w:eastAsia="zh-CN"/>
          <w14:textFill>
            <w14:solidFill>
              <w14:schemeClr w14:val="tx1"/>
            </w14:solidFill>
          </w14:textFill>
        </w:rPr>
      </w:pPr>
      <w:del w:id="89" w:author="孤月" w:date="2026-08-31T16:24:54Z">
        <w:bookmarkStart w:id="16" w:name="_Toc236409558"/>
        <w:bookmarkStart w:id="17" w:name="_Toc236409664"/>
        <w:bookmarkStart w:id="18" w:name="_Toc226042696"/>
        <w:r>
          <w:rPr>
            <w:rFonts w:ascii="华文楷体" w:hAnsi="华文楷体" w:eastAsia="华文楷体" w:cs="华文楷体"/>
            <w:b/>
            <w:bCs/>
            <w:color w:val="000000" w:themeColor="text1"/>
            <w:spacing w:val="-4"/>
            <w:sz w:val="30"/>
            <w:szCs w:val="30"/>
            <w:lang w:eastAsia="zh-CN"/>
            <w14:textFill>
              <w14:solidFill>
                <w14:schemeClr w14:val="tx1"/>
              </w14:solidFill>
            </w14:textFill>
          </w:rPr>
          <w:delText>2022年10月种子+轮融资（第二次增资500万元）</w:delText>
        </w:r>
        <w:bookmarkEnd w:id="16"/>
        <w:bookmarkEnd w:id="17"/>
        <w:bookmarkEnd w:id="18"/>
      </w:del>
    </w:p>
    <w:p w14:paraId="204CECEA">
      <w:pPr>
        <w:ind w:firstLine="560" w:firstLineChars="200"/>
        <w:jc w:val="both"/>
        <w:rPr>
          <w:del w:id="90" w:author="孤月" w:date="2026-08-31T16:24:54Z"/>
          <w:rFonts w:hint="eastAsia" w:ascii="仿宋" w:hAnsi="仿宋" w:eastAsia="仿宋"/>
          <w:color w:val="000000" w:themeColor="text1"/>
          <w:sz w:val="28"/>
          <w:szCs w:val="32"/>
          <w14:textFill>
            <w14:solidFill>
              <w14:schemeClr w14:val="tx1"/>
            </w14:solidFill>
          </w14:textFill>
        </w:rPr>
      </w:pPr>
      <w:del w:id="91" w:author="孤月" w:date="2026-08-31T16:24:54Z">
        <w:r>
          <w:rPr>
            <w:rFonts w:ascii="仿宋" w:hAnsi="仿宋" w:eastAsia="仿宋"/>
            <w:color w:val="000000" w:themeColor="text1"/>
            <w:sz w:val="28"/>
            <w:szCs w:val="32"/>
            <w14:textFill>
              <w14:solidFill>
                <w14:schemeClr w14:val="tx1"/>
              </w14:solidFill>
            </w14:textFill>
          </w:rPr>
          <w:delText>2022年10月，中徽投资集团（海南）有限公司（以下简称“中徽投资”），通过摩穆斯持股平台以</w:delText>
        </w:r>
      </w:del>
      <w:del w:id="92" w:author="孤月" w:date="2026-08-31T16:24:54Z">
        <w:r>
          <w:rPr>
            <w:rFonts w:ascii="仿宋" w:hAnsi="仿宋" w:eastAsia="仿宋"/>
            <w:b/>
            <w:bCs/>
            <w:color w:val="000000" w:themeColor="text1"/>
            <w:sz w:val="28"/>
            <w:szCs w:val="32"/>
            <w14:textFill>
              <w14:solidFill>
                <w14:schemeClr w14:val="tx1"/>
              </w14:solidFill>
            </w14:textFill>
          </w:rPr>
          <w:delText>投后8300万估值</w:delText>
        </w:r>
      </w:del>
      <w:del w:id="93" w:author="孤月" w:date="2026-08-31T16:24:54Z">
        <w:r>
          <w:rPr>
            <w:rFonts w:ascii="仿宋" w:hAnsi="仿宋" w:eastAsia="仿宋"/>
            <w:color w:val="000000" w:themeColor="text1"/>
            <w:sz w:val="28"/>
            <w:szCs w:val="32"/>
            <w14:textFill>
              <w14:solidFill>
                <w14:schemeClr w14:val="tx1"/>
              </w14:solidFill>
            </w14:textFill>
          </w:rPr>
          <w:delText>，增资500万</w:delText>
        </w:r>
      </w:del>
      <w:del w:id="94" w:author="孤月" w:date="2026-08-31T16:24:54Z">
        <w:r>
          <w:rPr>
            <w:rFonts w:hint="eastAsia" w:ascii="仿宋" w:hAnsi="仿宋" w:eastAsia="仿宋"/>
            <w:color w:val="000000" w:themeColor="text1"/>
            <w:sz w:val="28"/>
            <w:szCs w:val="32"/>
            <w14:textFill>
              <w14:solidFill>
                <w14:schemeClr w14:val="tx1"/>
              </w14:solidFill>
            </w14:textFill>
          </w:rPr>
          <w:delText>，</w:delText>
        </w:r>
      </w:del>
      <w:del w:id="95" w:author="孤月" w:date="2026-08-31T16:24:54Z">
        <w:r>
          <w:rPr>
            <w:rFonts w:ascii="仿宋" w:hAnsi="仿宋" w:eastAsia="仿宋"/>
            <w:color w:val="000000" w:themeColor="text1"/>
            <w:sz w:val="28"/>
            <w:szCs w:val="32"/>
            <w14:textFill>
              <w14:solidFill>
                <w14:schemeClr w14:val="tx1"/>
              </w14:solidFill>
            </w14:textFill>
          </w:rPr>
          <w:delText>本轮交割后中徽投资穿透后持有中科微感6%股权。</w:delText>
        </w:r>
      </w:del>
    </w:p>
    <w:tbl>
      <w:tblPr>
        <w:tblStyle w:val="22"/>
        <w:tblW w:w="8873" w:type="dxa"/>
        <w:tblInd w:w="13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93"/>
        <w:gridCol w:w="1250"/>
        <w:gridCol w:w="2465"/>
        <w:gridCol w:w="2465"/>
      </w:tblGrid>
      <w:tr w14:paraId="1FB89B89">
        <w:trPr>
          <w:trHeight w:val="398" w:hRule="atLeast"/>
        </w:trPr>
        <w:tc>
          <w:tcPr>
            <w:tcW w:w="2693" w:type="dxa"/>
            <w:vAlign w:val="center"/>
          </w:tcPr>
          <w:p w14:paraId="42299E74">
            <w:pPr>
              <w:spacing w:after="0" w:line="240" w:lineRule="auto"/>
              <w:jc w:val="both"/>
              <w:rPr>
                <w:rFonts w:hint="eastAsia" w:ascii="仿宋" w:hAnsi="仿宋" w:eastAsia="仿宋"/>
                <w:b/>
                <w:bCs/>
                <w:color w:val="000000" w:themeColor="text1"/>
                <w:sz w:val="24"/>
                <w:szCs w:val="28"/>
                <w14:textFill>
                  <w14:solidFill>
                    <w14:schemeClr w14:val="tx1"/>
                  </w14:solidFill>
                </w14:textFill>
              </w:rPr>
            </w:pPr>
            <w:bookmarkStart w:id="19" w:name="OLE_LINK53"/>
            <w:r>
              <w:rPr>
                <w:rFonts w:hint="eastAsia" w:ascii="仿宋" w:hAnsi="仿宋" w:eastAsia="仿宋"/>
                <w:b/>
                <w:bCs/>
                <w:color w:val="000000" w:themeColor="text1"/>
                <w:sz w:val="24"/>
                <w:szCs w:val="28"/>
                <w14:textFill>
                  <w14:solidFill>
                    <w14:schemeClr w14:val="tx1"/>
                  </w14:solidFill>
                </w14:textFill>
              </w:rPr>
              <w:t>股东名称</w:t>
            </w:r>
          </w:p>
        </w:tc>
        <w:tc>
          <w:tcPr>
            <w:tcW w:w="1250" w:type="dxa"/>
            <w:vAlign w:val="center"/>
          </w:tcPr>
          <w:p w14:paraId="51B0B2FD">
            <w:pPr>
              <w:spacing w:after="0" w:line="240" w:lineRule="auto"/>
              <w:jc w:val="both"/>
              <w:rPr>
                <w:rFonts w:hint="eastAsia" w:ascii="仿宋" w:hAnsi="仿宋" w:eastAsia="仿宋"/>
                <w:b/>
                <w:bCs/>
                <w:color w:val="000000" w:themeColor="text1"/>
                <w:sz w:val="24"/>
                <w:szCs w:val="28"/>
                <w14:textFill>
                  <w14:solidFill>
                    <w14:schemeClr w14:val="tx1"/>
                  </w14:solidFill>
                </w14:textFill>
              </w:rPr>
            </w:pPr>
            <w:r>
              <w:rPr>
                <w:rFonts w:hint="eastAsia" w:ascii="仿宋" w:hAnsi="仿宋" w:eastAsia="仿宋"/>
                <w:b/>
                <w:bCs/>
                <w:color w:val="000000" w:themeColor="text1"/>
                <w:sz w:val="24"/>
                <w:szCs w:val="28"/>
                <w14:textFill>
                  <w14:solidFill>
                    <w14:schemeClr w14:val="tx1"/>
                  </w14:solidFill>
                </w14:textFill>
              </w:rPr>
              <w:t>持股比例</w:t>
            </w:r>
          </w:p>
        </w:tc>
        <w:tc>
          <w:tcPr>
            <w:tcW w:w="2465" w:type="dxa"/>
            <w:vAlign w:val="center"/>
          </w:tcPr>
          <w:p w14:paraId="02CF6E81">
            <w:pPr>
              <w:spacing w:after="0" w:line="240" w:lineRule="auto"/>
              <w:jc w:val="both"/>
              <w:rPr>
                <w:rFonts w:hint="eastAsia" w:ascii="仿宋" w:hAnsi="仿宋" w:eastAsia="仿宋"/>
                <w:b/>
                <w:bCs/>
                <w:color w:val="000000" w:themeColor="text1"/>
                <w:sz w:val="24"/>
                <w:szCs w:val="28"/>
                <w14:textFill>
                  <w14:solidFill>
                    <w14:schemeClr w14:val="tx1"/>
                  </w14:solidFill>
                </w14:textFill>
              </w:rPr>
            </w:pPr>
            <w:r>
              <w:rPr>
                <w:rFonts w:hint="eastAsia" w:ascii="仿宋" w:hAnsi="仿宋" w:eastAsia="仿宋"/>
                <w:b/>
                <w:bCs/>
                <w:color w:val="000000" w:themeColor="text1"/>
                <w:sz w:val="24"/>
                <w:szCs w:val="28"/>
                <w14:textFill>
                  <w14:solidFill>
                    <w14:schemeClr w14:val="tx1"/>
                  </w14:solidFill>
                </w14:textFill>
              </w:rPr>
              <w:t>认缴出资额</w:t>
            </w:r>
          </w:p>
        </w:tc>
        <w:tc>
          <w:tcPr>
            <w:tcW w:w="2465" w:type="dxa"/>
            <w:vAlign w:val="center"/>
          </w:tcPr>
          <w:p w14:paraId="6ACEEF20">
            <w:pPr>
              <w:spacing w:after="0" w:line="240" w:lineRule="auto"/>
              <w:jc w:val="both"/>
              <w:rPr>
                <w:rFonts w:hint="eastAsia" w:ascii="仿宋" w:hAnsi="仿宋" w:eastAsia="仿宋"/>
                <w:b/>
                <w:bCs/>
                <w:color w:val="000000" w:themeColor="text1"/>
                <w:sz w:val="24"/>
                <w:szCs w:val="28"/>
                <w14:textFill>
                  <w14:solidFill>
                    <w14:schemeClr w14:val="tx1"/>
                  </w14:solidFill>
                </w14:textFill>
              </w:rPr>
            </w:pPr>
            <w:r>
              <w:rPr>
                <w:rFonts w:hint="eastAsia" w:ascii="仿宋" w:hAnsi="仿宋" w:eastAsia="仿宋"/>
                <w:b/>
                <w:bCs/>
                <w:color w:val="000000" w:themeColor="text1"/>
                <w:sz w:val="24"/>
                <w:szCs w:val="28"/>
                <w14:textFill>
                  <w14:solidFill>
                    <w14:schemeClr w14:val="tx1"/>
                  </w14:solidFill>
                </w14:textFill>
              </w:rPr>
              <w:t>背景</w:t>
            </w:r>
          </w:p>
        </w:tc>
      </w:tr>
      <w:tr w14:paraId="195175AC">
        <w:trPr>
          <w:trHeight w:val="623" w:hRule="atLeast"/>
        </w:trPr>
        <w:tc>
          <w:tcPr>
            <w:tcW w:w="2693" w:type="dxa"/>
            <w:vAlign w:val="center"/>
          </w:tcPr>
          <w:p w14:paraId="08339962">
            <w:pPr>
              <w:spacing w:after="0" w:line="240" w:lineRule="auto"/>
              <w:jc w:val="both"/>
              <w:rPr>
                <w:rFonts w:hint="eastAsia" w:ascii="仿宋" w:hAnsi="仿宋" w:eastAsia="仿宋"/>
                <w:color w:val="000000" w:themeColor="text1"/>
                <w:sz w:val="24"/>
                <w:szCs w:val="28"/>
                <w14:textFill>
                  <w14:solidFill>
                    <w14:schemeClr w14:val="tx1"/>
                  </w14:solidFill>
                </w14:textFill>
              </w:rPr>
            </w:pPr>
            <w:r>
              <w:rPr>
                <w:rFonts w:hint="eastAsia" w:ascii="仿宋" w:hAnsi="仿宋" w:eastAsia="仿宋"/>
                <w:color w:val="000000" w:themeColor="text1"/>
                <w:sz w:val="24"/>
                <w:szCs w:val="28"/>
                <w14:textFill>
                  <w14:solidFill>
                    <w14:schemeClr w14:val="tx1"/>
                  </w14:solidFill>
                </w14:textFill>
              </w:rPr>
              <w:t>王汉娟</w:t>
            </w:r>
          </w:p>
        </w:tc>
        <w:tc>
          <w:tcPr>
            <w:tcW w:w="1250" w:type="dxa"/>
            <w:vAlign w:val="center"/>
          </w:tcPr>
          <w:p w14:paraId="3E900A6F">
            <w:pPr>
              <w:spacing w:after="0" w:line="240" w:lineRule="auto"/>
              <w:jc w:val="both"/>
              <w:rPr>
                <w:rFonts w:hint="eastAsia" w:ascii="仿宋" w:hAnsi="仿宋" w:eastAsia="仿宋"/>
                <w:color w:val="000000" w:themeColor="text1"/>
                <w:sz w:val="24"/>
                <w:szCs w:val="28"/>
                <w14:textFill>
                  <w14:solidFill>
                    <w14:schemeClr w14:val="tx1"/>
                  </w14:solidFill>
                </w14:textFill>
              </w:rPr>
            </w:pPr>
            <w:r>
              <w:rPr>
                <w:rFonts w:ascii="仿宋" w:hAnsi="仿宋" w:eastAsia="仿宋"/>
                <w:color w:val="000000" w:themeColor="text1"/>
                <w:sz w:val="24"/>
                <w:szCs w:val="28"/>
                <w14:textFill>
                  <w14:solidFill>
                    <w14:schemeClr w14:val="tx1"/>
                  </w14:solidFill>
                </w14:textFill>
              </w:rPr>
              <w:t>28.35%</w:t>
            </w:r>
          </w:p>
        </w:tc>
        <w:tc>
          <w:tcPr>
            <w:tcW w:w="2465" w:type="dxa"/>
            <w:vAlign w:val="center"/>
          </w:tcPr>
          <w:p w14:paraId="36ED2941">
            <w:pPr>
              <w:spacing w:after="0" w:line="240" w:lineRule="auto"/>
              <w:jc w:val="both"/>
              <w:rPr>
                <w:rFonts w:hint="eastAsia" w:ascii="仿宋" w:hAnsi="仿宋" w:eastAsia="仿宋"/>
                <w:color w:val="000000" w:themeColor="text1"/>
                <w:sz w:val="24"/>
                <w:szCs w:val="28"/>
                <w14:textFill>
                  <w14:solidFill>
                    <w14:schemeClr w14:val="tx1"/>
                  </w14:solidFill>
                </w14:textFill>
              </w:rPr>
            </w:pPr>
            <w:r>
              <w:rPr>
                <w:rFonts w:hint="eastAsia" w:ascii="仿宋" w:hAnsi="仿宋" w:eastAsia="仿宋"/>
                <w:color w:val="000000" w:themeColor="text1"/>
                <w:sz w:val="24"/>
                <w:szCs w:val="28"/>
                <w14:textFill>
                  <w14:solidFill>
                    <w14:schemeClr w14:val="tx1"/>
                  </w14:solidFill>
                </w14:textFill>
              </w:rPr>
              <w:t>35万元</w:t>
            </w:r>
          </w:p>
        </w:tc>
        <w:tc>
          <w:tcPr>
            <w:tcW w:w="2465" w:type="dxa"/>
            <w:vAlign w:val="center"/>
          </w:tcPr>
          <w:p w14:paraId="43546FCA">
            <w:pPr>
              <w:spacing w:after="0" w:line="240" w:lineRule="auto"/>
              <w:jc w:val="both"/>
              <w:rPr>
                <w:rFonts w:hint="eastAsia" w:ascii="仿宋" w:hAnsi="仿宋" w:eastAsia="仿宋"/>
                <w:color w:val="000000" w:themeColor="text1"/>
                <w:sz w:val="24"/>
                <w:szCs w:val="28"/>
                <w14:textFill>
                  <w14:solidFill>
                    <w14:schemeClr w14:val="tx1"/>
                  </w14:solidFill>
                </w14:textFill>
              </w:rPr>
            </w:pPr>
            <w:r>
              <w:rPr>
                <w:rFonts w:ascii="仿宋" w:hAnsi="仿宋" w:eastAsia="仿宋"/>
                <w:color w:val="000000" w:themeColor="text1"/>
                <w:sz w:val="24"/>
                <w:szCs w:val="28"/>
                <w14:textFill>
                  <w14:solidFill>
                    <w14:schemeClr w14:val="tx1"/>
                  </w14:solidFill>
                </w14:textFill>
              </w:rPr>
              <w:t>代沈文锋持股</w:t>
            </w:r>
          </w:p>
        </w:tc>
      </w:tr>
      <w:tr w14:paraId="3BC85536">
        <w:trPr>
          <w:trHeight w:val="623" w:hRule="atLeast"/>
        </w:trPr>
        <w:tc>
          <w:tcPr>
            <w:tcW w:w="2693" w:type="dxa"/>
            <w:vAlign w:val="center"/>
          </w:tcPr>
          <w:p w14:paraId="651C006E">
            <w:pPr>
              <w:spacing w:after="0" w:line="240" w:lineRule="auto"/>
              <w:jc w:val="both"/>
              <w:rPr>
                <w:rFonts w:hint="eastAsia" w:ascii="仿宋" w:hAnsi="仿宋" w:eastAsia="仿宋"/>
                <w:color w:val="000000" w:themeColor="text1"/>
                <w:sz w:val="24"/>
                <w:szCs w:val="28"/>
                <w14:textFill>
                  <w14:solidFill>
                    <w14:schemeClr w14:val="tx1"/>
                  </w14:solidFill>
                </w14:textFill>
              </w:rPr>
            </w:pPr>
            <w:r>
              <w:rPr>
                <w:rFonts w:ascii="仿宋" w:hAnsi="仿宋" w:eastAsia="仿宋"/>
                <w:color w:val="000000" w:themeColor="text1"/>
                <w:sz w:val="24"/>
                <w:szCs w:val="28"/>
                <w14:textFill>
                  <w14:solidFill>
                    <w14:schemeClr w14:val="tx1"/>
                  </w14:solidFill>
                </w14:textFill>
              </w:rPr>
              <w:t>宁波启零数感技术服务合伙企业（有限合伙）</w:t>
            </w:r>
          </w:p>
        </w:tc>
        <w:tc>
          <w:tcPr>
            <w:tcW w:w="1250" w:type="dxa"/>
            <w:vAlign w:val="center"/>
          </w:tcPr>
          <w:p w14:paraId="7E495798">
            <w:pPr>
              <w:spacing w:after="0" w:line="240" w:lineRule="auto"/>
              <w:jc w:val="both"/>
              <w:rPr>
                <w:rFonts w:hint="eastAsia" w:ascii="仿宋" w:hAnsi="仿宋" w:eastAsia="仿宋"/>
                <w:color w:val="000000" w:themeColor="text1"/>
                <w:sz w:val="24"/>
                <w:szCs w:val="28"/>
                <w14:textFill>
                  <w14:solidFill>
                    <w14:schemeClr w14:val="tx1"/>
                  </w14:solidFill>
                </w14:textFill>
              </w:rPr>
            </w:pPr>
            <w:r>
              <w:rPr>
                <w:rFonts w:ascii="仿宋" w:hAnsi="仿宋" w:eastAsia="仿宋"/>
                <w:color w:val="000000" w:themeColor="text1"/>
                <w:sz w:val="24"/>
                <w:szCs w:val="28"/>
                <w14:textFill>
                  <w14:solidFill>
                    <w14:schemeClr w14:val="tx1"/>
                  </w14:solidFill>
                </w14:textFill>
              </w:rPr>
              <w:t>24.30%</w:t>
            </w:r>
          </w:p>
        </w:tc>
        <w:tc>
          <w:tcPr>
            <w:tcW w:w="2465" w:type="dxa"/>
            <w:vAlign w:val="center"/>
          </w:tcPr>
          <w:p w14:paraId="5EB2680A">
            <w:pPr>
              <w:spacing w:after="0" w:line="240" w:lineRule="auto"/>
              <w:jc w:val="both"/>
              <w:rPr>
                <w:rFonts w:hint="eastAsia" w:ascii="仿宋" w:hAnsi="仿宋" w:eastAsia="仿宋"/>
                <w:color w:val="000000" w:themeColor="text1"/>
                <w:sz w:val="24"/>
                <w:szCs w:val="28"/>
                <w14:textFill>
                  <w14:solidFill>
                    <w14:schemeClr w14:val="tx1"/>
                  </w14:solidFill>
                </w14:textFill>
              </w:rPr>
            </w:pPr>
            <w:r>
              <w:rPr>
                <w:rFonts w:hint="eastAsia" w:ascii="仿宋" w:hAnsi="仿宋" w:eastAsia="仿宋"/>
                <w:color w:val="000000" w:themeColor="text1"/>
                <w:sz w:val="24"/>
                <w:szCs w:val="28"/>
                <w14:textFill>
                  <w14:solidFill>
                    <w14:schemeClr w14:val="tx1"/>
                  </w14:solidFill>
                </w14:textFill>
              </w:rPr>
              <w:t>30万元</w:t>
            </w:r>
          </w:p>
        </w:tc>
        <w:tc>
          <w:tcPr>
            <w:tcW w:w="2465" w:type="dxa"/>
            <w:vAlign w:val="center"/>
          </w:tcPr>
          <w:p w14:paraId="7D4E315A">
            <w:pPr>
              <w:spacing w:after="0" w:line="240" w:lineRule="auto"/>
              <w:jc w:val="both"/>
              <w:rPr>
                <w:rFonts w:hint="eastAsia" w:ascii="仿宋" w:hAnsi="仿宋" w:eastAsia="仿宋"/>
                <w:color w:val="000000" w:themeColor="text1"/>
                <w:sz w:val="24"/>
                <w:szCs w:val="28"/>
                <w14:textFill>
                  <w14:solidFill>
                    <w14:schemeClr w14:val="tx1"/>
                  </w14:solidFill>
                </w14:textFill>
              </w:rPr>
            </w:pPr>
            <w:r>
              <w:rPr>
                <w:rFonts w:hint="eastAsia" w:ascii="仿宋" w:hAnsi="仿宋" w:eastAsia="仿宋"/>
                <w:color w:val="000000" w:themeColor="text1"/>
                <w:sz w:val="24"/>
                <w:szCs w:val="28"/>
                <w14:textFill>
                  <w14:solidFill>
                    <w14:schemeClr w14:val="tx1"/>
                  </w14:solidFill>
                </w14:textFill>
              </w:rPr>
              <w:t>核心团队持股</w:t>
            </w:r>
          </w:p>
        </w:tc>
      </w:tr>
      <w:tr w14:paraId="2DF46C8C">
        <w:trPr>
          <w:trHeight w:val="623" w:hRule="atLeast"/>
        </w:trPr>
        <w:tc>
          <w:tcPr>
            <w:tcW w:w="2693" w:type="dxa"/>
            <w:vAlign w:val="center"/>
          </w:tcPr>
          <w:p w14:paraId="0F79DADA">
            <w:pPr>
              <w:spacing w:after="0" w:line="240" w:lineRule="auto"/>
              <w:jc w:val="both"/>
              <w:rPr>
                <w:rFonts w:hint="eastAsia" w:ascii="仿宋" w:hAnsi="仿宋" w:eastAsia="仿宋"/>
                <w:color w:val="000000" w:themeColor="text1"/>
                <w:sz w:val="24"/>
                <w:szCs w:val="28"/>
                <w14:textFill>
                  <w14:solidFill>
                    <w14:schemeClr w14:val="tx1"/>
                  </w14:solidFill>
                </w14:textFill>
              </w:rPr>
            </w:pPr>
            <w:r>
              <w:rPr>
                <w:rFonts w:ascii="仿宋" w:hAnsi="仿宋" w:eastAsia="仿宋"/>
                <w:color w:val="000000" w:themeColor="text1"/>
                <w:sz w:val="24"/>
                <w:szCs w:val="28"/>
                <w14:textFill>
                  <w14:solidFill>
                    <w14:schemeClr w14:val="tx1"/>
                  </w14:solidFill>
                </w14:textFill>
              </w:rPr>
              <w:t>宁波启</w:t>
            </w:r>
            <w:r>
              <w:rPr>
                <w:rFonts w:hint="eastAsia" w:ascii="仿宋" w:hAnsi="仿宋" w:eastAsia="仿宋"/>
                <w:color w:val="000000" w:themeColor="text1"/>
                <w:sz w:val="24"/>
                <w:szCs w:val="28"/>
                <w14:textFill>
                  <w14:solidFill>
                    <w14:schemeClr w14:val="tx1"/>
                  </w14:solidFill>
                </w14:textFill>
              </w:rPr>
              <w:t>岐</w:t>
            </w:r>
            <w:r>
              <w:rPr>
                <w:rFonts w:ascii="仿宋" w:hAnsi="仿宋" w:eastAsia="仿宋"/>
                <w:color w:val="000000" w:themeColor="text1"/>
                <w:sz w:val="24"/>
                <w:szCs w:val="28"/>
                <w14:textFill>
                  <w14:solidFill>
                    <w14:schemeClr w14:val="tx1"/>
                  </w14:solidFill>
                </w14:textFill>
              </w:rPr>
              <w:t>数感企业管理合伙企业（有限合伙）</w:t>
            </w:r>
          </w:p>
        </w:tc>
        <w:tc>
          <w:tcPr>
            <w:tcW w:w="1250" w:type="dxa"/>
            <w:vAlign w:val="center"/>
          </w:tcPr>
          <w:p w14:paraId="50CD95B1">
            <w:pPr>
              <w:spacing w:after="0" w:line="240" w:lineRule="auto"/>
              <w:jc w:val="both"/>
              <w:rPr>
                <w:rFonts w:hint="eastAsia" w:ascii="仿宋" w:hAnsi="仿宋" w:eastAsia="仿宋"/>
                <w:color w:val="000000" w:themeColor="text1"/>
                <w:sz w:val="24"/>
                <w:szCs w:val="28"/>
                <w14:textFill>
                  <w14:solidFill>
                    <w14:schemeClr w14:val="tx1"/>
                  </w14:solidFill>
                </w14:textFill>
              </w:rPr>
            </w:pPr>
            <w:r>
              <w:rPr>
                <w:rFonts w:ascii="仿宋" w:hAnsi="仿宋" w:eastAsia="仿宋"/>
                <w:color w:val="000000" w:themeColor="text1"/>
                <w:sz w:val="24"/>
                <w:szCs w:val="28"/>
                <w14:textFill>
                  <w14:solidFill>
                    <w14:schemeClr w14:val="tx1"/>
                  </w14:solidFill>
                </w14:textFill>
              </w:rPr>
              <w:t>12.15%</w:t>
            </w:r>
          </w:p>
        </w:tc>
        <w:tc>
          <w:tcPr>
            <w:tcW w:w="2465" w:type="dxa"/>
            <w:vAlign w:val="center"/>
          </w:tcPr>
          <w:p w14:paraId="79F47F7D">
            <w:pPr>
              <w:spacing w:after="0" w:line="240" w:lineRule="auto"/>
              <w:jc w:val="both"/>
              <w:rPr>
                <w:rFonts w:hint="eastAsia" w:ascii="仿宋" w:hAnsi="仿宋" w:eastAsia="仿宋"/>
                <w:color w:val="000000" w:themeColor="text1"/>
                <w:sz w:val="24"/>
                <w:szCs w:val="28"/>
                <w14:textFill>
                  <w14:solidFill>
                    <w14:schemeClr w14:val="tx1"/>
                  </w14:solidFill>
                </w14:textFill>
              </w:rPr>
            </w:pPr>
            <w:r>
              <w:rPr>
                <w:rFonts w:hint="eastAsia" w:ascii="仿宋" w:hAnsi="仿宋" w:eastAsia="仿宋"/>
                <w:color w:val="000000" w:themeColor="text1"/>
                <w:sz w:val="24"/>
                <w:szCs w:val="28"/>
                <w14:textFill>
                  <w14:solidFill>
                    <w14:schemeClr w14:val="tx1"/>
                  </w14:solidFill>
                </w14:textFill>
              </w:rPr>
              <w:t>15万元</w:t>
            </w:r>
          </w:p>
        </w:tc>
        <w:tc>
          <w:tcPr>
            <w:tcW w:w="2465" w:type="dxa"/>
            <w:vAlign w:val="center"/>
          </w:tcPr>
          <w:p w14:paraId="33CBD699">
            <w:pPr>
              <w:spacing w:after="0" w:line="240" w:lineRule="auto"/>
              <w:jc w:val="both"/>
              <w:rPr>
                <w:rFonts w:hint="eastAsia" w:ascii="仿宋" w:hAnsi="仿宋" w:eastAsia="仿宋"/>
                <w:color w:val="000000" w:themeColor="text1"/>
                <w:sz w:val="24"/>
                <w:szCs w:val="28"/>
                <w14:textFill>
                  <w14:solidFill>
                    <w14:schemeClr w14:val="tx1"/>
                  </w14:solidFill>
                </w14:textFill>
              </w:rPr>
            </w:pPr>
            <w:r>
              <w:rPr>
                <w:rFonts w:hint="eastAsia" w:ascii="仿宋" w:hAnsi="仿宋" w:eastAsia="仿宋"/>
                <w:color w:val="000000" w:themeColor="text1"/>
                <w:sz w:val="24"/>
                <w:szCs w:val="28"/>
                <w14:textFill>
                  <w14:solidFill>
                    <w14:schemeClr w14:val="tx1"/>
                  </w14:solidFill>
                </w14:textFill>
              </w:rPr>
              <w:t>未来员工持股</w:t>
            </w:r>
          </w:p>
        </w:tc>
      </w:tr>
      <w:tr w14:paraId="3180050D">
        <w:trPr>
          <w:trHeight w:val="623" w:hRule="atLeast"/>
        </w:trPr>
        <w:tc>
          <w:tcPr>
            <w:tcW w:w="2693" w:type="dxa"/>
            <w:vAlign w:val="center"/>
          </w:tcPr>
          <w:p w14:paraId="14F4FCD8">
            <w:pPr>
              <w:spacing w:after="0" w:line="240" w:lineRule="auto"/>
              <w:jc w:val="both"/>
              <w:rPr>
                <w:rFonts w:hint="eastAsia" w:ascii="仿宋" w:hAnsi="仿宋" w:eastAsia="仿宋"/>
                <w:color w:val="000000" w:themeColor="text1"/>
                <w:sz w:val="24"/>
                <w:szCs w:val="28"/>
                <w14:textFill>
                  <w14:solidFill>
                    <w14:schemeClr w14:val="tx1"/>
                  </w14:solidFill>
                </w14:textFill>
              </w:rPr>
            </w:pPr>
            <w:r>
              <w:rPr>
                <w:rFonts w:ascii="仿宋" w:hAnsi="仿宋" w:eastAsia="仿宋"/>
                <w:color w:val="000000" w:themeColor="text1"/>
                <w:sz w:val="24"/>
                <w:szCs w:val="28"/>
                <w14:textFill>
                  <w14:solidFill>
                    <w14:schemeClr w14:val="tx1"/>
                  </w14:solidFill>
                </w14:textFill>
              </w:rPr>
              <w:t>宁波纳闻传感企业管理合伙企业（有限合伙）</w:t>
            </w:r>
          </w:p>
        </w:tc>
        <w:tc>
          <w:tcPr>
            <w:tcW w:w="1250" w:type="dxa"/>
            <w:vAlign w:val="center"/>
          </w:tcPr>
          <w:p w14:paraId="1594B6F9">
            <w:pPr>
              <w:spacing w:after="0" w:line="240" w:lineRule="auto"/>
              <w:jc w:val="both"/>
              <w:rPr>
                <w:rFonts w:hint="eastAsia" w:ascii="仿宋" w:hAnsi="仿宋" w:eastAsia="仿宋"/>
                <w:color w:val="000000" w:themeColor="text1"/>
                <w:sz w:val="24"/>
                <w:szCs w:val="28"/>
                <w14:textFill>
                  <w14:solidFill>
                    <w14:schemeClr w14:val="tx1"/>
                  </w14:solidFill>
                </w14:textFill>
              </w:rPr>
            </w:pPr>
            <w:r>
              <w:rPr>
                <w:rFonts w:ascii="仿宋" w:hAnsi="仿宋" w:eastAsia="仿宋"/>
                <w:color w:val="000000" w:themeColor="text1"/>
                <w:sz w:val="24"/>
                <w:szCs w:val="28"/>
                <w14:textFill>
                  <w14:solidFill>
                    <w14:schemeClr w14:val="tx1"/>
                  </w14:solidFill>
                </w14:textFill>
              </w:rPr>
              <w:t>5.67%</w:t>
            </w:r>
          </w:p>
        </w:tc>
        <w:tc>
          <w:tcPr>
            <w:tcW w:w="2465" w:type="dxa"/>
            <w:vAlign w:val="center"/>
          </w:tcPr>
          <w:p w14:paraId="053C3365">
            <w:pPr>
              <w:spacing w:after="0" w:line="240" w:lineRule="auto"/>
              <w:jc w:val="both"/>
              <w:rPr>
                <w:rFonts w:hint="eastAsia" w:ascii="仿宋" w:hAnsi="仿宋" w:eastAsia="仿宋"/>
                <w:color w:val="000000" w:themeColor="text1"/>
                <w:sz w:val="24"/>
                <w:szCs w:val="28"/>
                <w14:textFill>
                  <w14:solidFill>
                    <w14:schemeClr w14:val="tx1"/>
                  </w14:solidFill>
                </w14:textFill>
              </w:rPr>
            </w:pPr>
            <w:r>
              <w:rPr>
                <w:rFonts w:hint="eastAsia" w:ascii="仿宋" w:hAnsi="仿宋" w:eastAsia="仿宋"/>
                <w:color w:val="000000" w:themeColor="text1"/>
                <w:sz w:val="24"/>
                <w:szCs w:val="28"/>
                <w14:textFill>
                  <w14:solidFill>
                    <w14:schemeClr w14:val="tx1"/>
                  </w14:solidFill>
                </w14:textFill>
              </w:rPr>
              <w:t>7万元</w:t>
            </w:r>
          </w:p>
        </w:tc>
        <w:tc>
          <w:tcPr>
            <w:tcW w:w="2465" w:type="dxa"/>
            <w:vAlign w:val="center"/>
          </w:tcPr>
          <w:p w14:paraId="718C615C">
            <w:pPr>
              <w:spacing w:after="0" w:line="240" w:lineRule="auto"/>
              <w:jc w:val="both"/>
              <w:rPr>
                <w:rFonts w:hint="eastAsia" w:ascii="仿宋" w:hAnsi="仿宋" w:eastAsia="仿宋"/>
                <w:color w:val="000000" w:themeColor="text1"/>
                <w:sz w:val="24"/>
                <w:szCs w:val="28"/>
                <w14:textFill>
                  <w14:solidFill>
                    <w14:schemeClr w14:val="tx1"/>
                  </w14:solidFill>
                </w14:textFill>
              </w:rPr>
            </w:pPr>
            <w:r>
              <w:rPr>
                <w:rFonts w:hint="eastAsia" w:ascii="仿宋" w:hAnsi="仿宋" w:eastAsia="仿宋"/>
                <w:color w:val="000000" w:themeColor="text1"/>
                <w:sz w:val="24"/>
                <w:szCs w:val="28"/>
                <w14:textFill>
                  <w14:solidFill>
                    <w14:schemeClr w14:val="tx1"/>
                  </w14:solidFill>
                </w14:textFill>
              </w:rPr>
              <w:t>投资人+资源方</w:t>
            </w:r>
          </w:p>
        </w:tc>
      </w:tr>
      <w:tr w14:paraId="735DC8D4">
        <w:trPr>
          <w:trHeight w:val="623" w:hRule="atLeast"/>
        </w:trPr>
        <w:tc>
          <w:tcPr>
            <w:tcW w:w="2693" w:type="dxa"/>
            <w:vAlign w:val="center"/>
          </w:tcPr>
          <w:p w14:paraId="174E9CAA">
            <w:pPr>
              <w:spacing w:after="0" w:line="240" w:lineRule="auto"/>
              <w:jc w:val="both"/>
              <w:rPr>
                <w:rFonts w:hint="eastAsia" w:ascii="仿宋" w:hAnsi="仿宋" w:eastAsia="仿宋"/>
                <w:color w:val="000000" w:themeColor="text1"/>
                <w:sz w:val="24"/>
                <w:szCs w:val="28"/>
                <w14:textFill>
                  <w14:solidFill>
                    <w14:schemeClr w14:val="tx1"/>
                  </w14:solidFill>
                </w14:textFill>
              </w:rPr>
            </w:pPr>
            <w:ins w:id="96" w:author="孤月" w:date="2026-08-31T16:25:16Z">
              <w:commentRangeStart w:id="1"/>
              <w:r>
                <w:rPr>
                  <w:rFonts w:hint="default" w:ascii="仿宋" w:hAnsi="仿宋" w:eastAsia="仿宋"/>
                  <w:color w:val="000000" w:themeColor="text1"/>
                  <w:sz w:val="24"/>
                  <w:szCs w:val="28"/>
                  <w:u w:val="none"/>
                  <w14:textFill>
                    <w14:solidFill>
                      <w14:schemeClr w14:val="tx1"/>
                    </w14:solidFill>
                  </w14:textFill>
                </w:rPr>
                <w:t>中科</w:t>
              </w:r>
            </w:ins>
            <w:ins w:id="97" w:author="孤月" w:date="2026-08-31T16:25:16Z">
              <w:r>
                <w:rPr>
                  <w:rFonts w:hint="eastAsia" w:ascii="仿宋" w:hAnsi="仿宋" w:eastAsia="仿宋"/>
                  <w:color w:val="000000" w:themeColor="text1"/>
                  <w:sz w:val="24"/>
                  <w:szCs w:val="28"/>
                  <w:u w:val="none"/>
                  <w:lang w:val="en-US" w:eastAsia="zh-CN"/>
                  <w14:textFill>
                    <w14:solidFill>
                      <w14:schemeClr w14:val="tx1"/>
                    </w14:solidFill>
                  </w14:textFill>
                </w:rPr>
                <w:t>之星</w:t>
              </w:r>
            </w:ins>
            <w:ins w:id="98" w:author="孤月" w:date="2026-08-31T16:25:16Z">
              <w:r>
                <w:rPr>
                  <w:rFonts w:hint="default" w:ascii="仿宋" w:hAnsi="仿宋" w:eastAsia="仿宋"/>
                  <w:color w:val="000000" w:themeColor="text1"/>
                  <w:sz w:val="24"/>
                  <w:szCs w:val="28"/>
                  <w:u w:val="none"/>
                  <w14:textFill>
                    <w14:solidFill>
                      <w14:schemeClr w14:val="tx1"/>
                    </w14:solidFill>
                  </w14:textFill>
                </w:rPr>
                <w:t>（浙江）企业管理咨询有限公司</w:t>
              </w:r>
              <w:commentRangeEnd w:id="1"/>
            </w:ins>
            <w:ins w:id="99" w:author="孤月" w:date="2026-08-31T16:25:16Z">
              <w:r>
                <w:rPr/>
                <w:commentReference w:id="1"/>
              </w:r>
            </w:ins>
            <w:del w:id="100" w:author="孤月" w:date="2026-08-31T16:25:16Z">
              <w:r>
                <w:rPr>
                  <w:rFonts w:ascii="仿宋" w:hAnsi="仿宋" w:eastAsia="仿宋"/>
                  <w:color w:val="000000" w:themeColor="text1"/>
                  <w:sz w:val="24"/>
                  <w:szCs w:val="28"/>
                  <w14:textFill>
                    <w14:solidFill>
                      <w14:schemeClr w14:val="tx1"/>
                    </w14:solidFill>
                  </w14:textFill>
                </w:rPr>
                <w:delText>中科优势（浙江）企业管理咨询有限公司</w:delText>
              </w:r>
            </w:del>
          </w:p>
        </w:tc>
        <w:tc>
          <w:tcPr>
            <w:tcW w:w="1250" w:type="dxa"/>
            <w:vAlign w:val="center"/>
          </w:tcPr>
          <w:p w14:paraId="3DDCF089">
            <w:pPr>
              <w:spacing w:after="0" w:line="240" w:lineRule="auto"/>
              <w:jc w:val="both"/>
              <w:rPr>
                <w:rFonts w:hint="eastAsia" w:ascii="仿宋" w:hAnsi="仿宋" w:eastAsia="仿宋"/>
                <w:color w:val="000000" w:themeColor="text1"/>
                <w:sz w:val="24"/>
                <w:szCs w:val="28"/>
                <w14:textFill>
                  <w14:solidFill>
                    <w14:schemeClr w14:val="tx1"/>
                  </w14:solidFill>
                </w14:textFill>
              </w:rPr>
            </w:pPr>
            <w:r>
              <w:rPr>
                <w:rFonts w:ascii="仿宋" w:hAnsi="仿宋" w:eastAsia="仿宋"/>
                <w:color w:val="000000" w:themeColor="text1"/>
                <w:sz w:val="24"/>
                <w:szCs w:val="28"/>
                <w14:textFill>
                  <w14:solidFill>
                    <w14:schemeClr w14:val="tx1"/>
                  </w14:solidFill>
                </w14:textFill>
              </w:rPr>
              <w:t>8.10%</w:t>
            </w:r>
          </w:p>
        </w:tc>
        <w:tc>
          <w:tcPr>
            <w:tcW w:w="2465" w:type="dxa"/>
            <w:vAlign w:val="center"/>
          </w:tcPr>
          <w:p w14:paraId="60049C3F">
            <w:pPr>
              <w:spacing w:after="0" w:line="240" w:lineRule="auto"/>
              <w:jc w:val="both"/>
              <w:rPr>
                <w:rFonts w:hint="eastAsia" w:ascii="仿宋" w:hAnsi="仿宋" w:eastAsia="仿宋"/>
                <w:color w:val="000000" w:themeColor="text1"/>
                <w:sz w:val="24"/>
                <w:szCs w:val="28"/>
                <w14:textFill>
                  <w14:solidFill>
                    <w14:schemeClr w14:val="tx1"/>
                  </w14:solidFill>
                </w14:textFill>
              </w:rPr>
            </w:pPr>
            <w:r>
              <w:rPr>
                <w:rFonts w:hint="eastAsia" w:ascii="仿宋" w:hAnsi="仿宋" w:eastAsia="仿宋"/>
                <w:color w:val="000000" w:themeColor="text1"/>
                <w:sz w:val="24"/>
                <w:szCs w:val="28"/>
                <w14:textFill>
                  <w14:solidFill>
                    <w14:schemeClr w14:val="tx1"/>
                  </w14:solidFill>
                </w14:textFill>
              </w:rPr>
              <w:t>10万元</w:t>
            </w:r>
          </w:p>
        </w:tc>
        <w:tc>
          <w:tcPr>
            <w:tcW w:w="2465" w:type="dxa"/>
            <w:vAlign w:val="center"/>
          </w:tcPr>
          <w:p w14:paraId="2BEB0CFB">
            <w:pPr>
              <w:spacing w:after="0" w:line="240" w:lineRule="auto"/>
              <w:jc w:val="both"/>
              <w:rPr>
                <w:rFonts w:hint="eastAsia" w:ascii="仿宋" w:hAnsi="仿宋" w:eastAsia="仿宋"/>
                <w:color w:val="000000" w:themeColor="text1"/>
                <w:sz w:val="24"/>
                <w:szCs w:val="28"/>
                <w14:textFill>
                  <w14:solidFill>
                    <w14:schemeClr w14:val="tx1"/>
                  </w14:solidFill>
                </w14:textFill>
              </w:rPr>
            </w:pPr>
            <w:r>
              <w:rPr>
                <w:rFonts w:hint="eastAsia" w:ascii="仿宋" w:hAnsi="仿宋" w:eastAsia="仿宋"/>
                <w:color w:val="000000" w:themeColor="text1"/>
                <w:sz w:val="24"/>
                <w:szCs w:val="28"/>
                <w14:textFill>
                  <w14:solidFill>
                    <w14:schemeClr w14:val="tx1"/>
                  </w14:solidFill>
                </w14:textFill>
              </w:rPr>
              <w:t>孵化机构</w:t>
            </w:r>
          </w:p>
        </w:tc>
      </w:tr>
      <w:tr w14:paraId="04D03895">
        <w:trPr>
          <w:trHeight w:val="623" w:hRule="atLeast"/>
        </w:trPr>
        <w:tc>
          <w:tcPr>
            <w:tcW w:w="2693" w:type="dxa"/>
            <w:vAlign w:val="center"/>
          </w:tcPr>
          <w:p w14:paraId="6FEE7070">
            <w:pPr>
              <w:spacing w:after="0" w:line="240" w:lineRule="auto"/>
              <w:jc w:val="both"/>
              <w:rPr>
                <w:rFonts w:hint="eastAsia" w:ascii="仿宋" w:hAnsi="仿宋" w:eastAsia="仿宋"/>
                <w:color w:val="000000" w:themeColor="text1"/>
                <w:sz w:val="24"/>
                <w:szCs w:val="28"/>
                <w14:textFill>
                  <w14:solidFill>
                    <w14:schemeClr w14:val="tx1"/>
                  </w14:solidFill>
                </w14:textFill>
              </w:rPr>
            </w:pPr>
            <w:r>
              <w:rPr>
                <w:rFonts w:hint="eastAsia" w:ascii="仿宋" w:hAnsi="仿宋" w:eastAsia="仿宋"/>
                <w:color w:val="000000" w:themeColor="text1"/>
                <w:sz w:val="24"/>
                <w:szCs w:val="28"/>
                <w14:textFill>
                  <w14:solidFill>
                    <w14:schemeClr w14:val="tx1"/>
                  </w14:solidFill>
                </w14:textFill>
              </w:rPr>
              <w:t>宁波骋宁企业管理咨询合伙企业（有限合伙）</w:t>
            </w:r>
          </w:p>
        </w:tc>
        <w:tc>
          <w:tcPr>
            <w:tcW w:w="1250" w:type="dxa"/>
            <w:vAlign w:val="center"/>
          </w:tcPr>
          <w:p w14:paraId="295C699B">
            <w:pPr>
              <w:spacing w:after="0" w:line="240" w:lineRule="auto"/>
              <w:jc w:val="both"/>
              <w:rPr>
                <w:rFonts w:hint="eastAsia" w:ascii="仿宋" w:hAnsi="仿宋" w:eastAsia="仿宋"/>
                <w:color w:val="000000" w:themeColor="text1"/>
                <w:sz w:val="24"/>
                <w:szCs w:val="28"/>
                <w14:textFill>
                  <w14:solidFill>
                    <w14:schemeClr w14:val="tx1"/>
                  </w14:solidFill>
                </w14:textFill>
              </w:rPr>
            </w:pPr>
            <w:r>
              <w:rPr>
                <w:rFonts w:ascii="仿宋" w:hAnsi="仿宋" w:eastAsia="仿宋"/>
                <w:color w:val="000000" w:themeColor="text1"/>
                <w:sz w:val="24"/>
                <w:szCs w:val="28"/>
                <w14:textFill>
                  <w14:solidFill>
                    <w14:schemeClr w14:val="tx1"/>
                  </w14:solidFill>
                </w14:textFill>
              </w:rPr>
              <w:t>2.43%</w:t>
            </w:r>
          </w:p>
        </w:tc>
        <w:tc>
          <w:tcPr>
            <w:tcW w:w="2465" w:type="dxa"/>
            <w:vAlign w:val="center"/>
          </w:tcPr>
          <w:p w14:paraId="594C2EF5">
            <w:pPr>
              <w:spacing w:after="0" w:line="240" w:lineRule="auto"/>
              <w:jc w:val="both"/>
              <w:rPr>
                <w:rFonts w:hint="eastAsia" w:ascii="仿宋" w:hAnsi="仿宋" w:eastAsia="仿宋"/>
                <w:color w:val="000000" w:themeColor="text1"/>
                <w:sz w:val="24"/>
                <w:szCs w:val="28"/>
                <w14:textFill>
                  <w14:solidFill>
                    <w14:schemeClr w14:val="tx1"/>
                  </w14:solidFill>
                </w14:textFill>
              </w:rPr>
            </w:pPr>
            <w:r>
              <w:rPr>
                <w:rFonts w:hint="eastAsia" w:ascii="仿宋" w:hAnsi="仿宋" w:eastAsia="仿宋"/>
                <w:color w:val="000000" w:themeColor="text1"/>
                <w:sz w:val="24"/>
                <w:szCs w:val="28"/>
                <w14:textFill>
                  <w14:solidFill>
                    <w14:schemeClr w14:val="tx1"/>
                  </w14:solidFill>
                </w14:textFill>
              </w:rPr>
              <w:t>3万元</w:t>
            </w:r>
          </w:p>
        </w:tc>
        <w:tc>
          <w:tcPr>
            <w:tcW w:w="2465" w:type="dxa"/>
            <w:vAlign w:val="center"/>
          </w:tcPr>
          <w:p w14:paraId="5AB24A10">
            <w:pPr>
              <w:spacing w:after="0" w:line="240" w:lineRule="auto"/>
              <w:jc w:val="both"/>
              <w:rPr>
                <w:rFonts w:hint="eastAsia" w:ascii="仿宋" w:hAnsi="仿宋" w:eastAsia="仿宋"/>
                <w:color w:val="000000" w:themeColor="text1"/>
                <w:sz w:val="24"/>
                <w:szCs w:val="28"/>
                <w14:textFill>
                  <w14:solidFill>
                    <w14:schemeClr w14:val="tx1"/>
                  </w14:solidFill>
                </w14:textFill>
              </w:rPr>
            </w:pPr>
            <w:r>
              <w:rPr>
                <w:rFonts w:hint="eastAsia" w:ascii="仿宋" w:hAnsi="仿宋" w:eastAsia="仿宋"/>
                <w:color w:val="000000" w:themeColor="text1"/>
                <w:sz w:val="24"/>
                <w:szCs w:val="28"/>
                <w14:textFill>
                  <w14:solidFill>
                    <w14:schemeClr w14:val="tx1"/>
                  </w14:solidFill>
                </w14:textFill>
              </w:rPr>
              <w:t>孵化机构</w:t>
            </w:r>
          </w:p>
        </w:tc>
      </w:tr>
      <w:tr w14:paraId="7B8579B8">
        <w:trPr>
          <w:trHeight w:val="623" w:hRule="atLeast"/>
        </w:trPr>
        <w:tc>
          <w:tcPr>
            <w:tcW w:w="2693" w:type="dxa"/>
            <w:vAlign w:val="center"/>
          </w:tcPr>
          <w:p w14:paraId="43176DC4">
            <w:pPr>
              <w:spacing w:after="0" w:line="240" w:lineRule="auto"/>
              <w:jc w:val="both"/>
              <w:rPr>
                <w:rFonts w:hint="eastAsia" w:ascii="仿宋" w:hAnsi="仿宋" w:eastAsia="仿宋"/>
                <w:color w:val="000000" w:themeColor="text1"/>
                <w:sz w:val="24"/>
                <w:szCs w:val="28"/>
                <w14:textFill>
                  <w14:solidFill>
                    <w14:schemeClr w14:val="tx1"/>
                  </w14:solidFill>
                </w14:textFill>
              </w:rPr>
            </w:pPr>
            <w:r>
              <w:rPr>
                <w:rFonts w:ascii="仿宋" w:hAnsi="仿宋" w:eastAsia="仿宋"/>
                <w:color w:val="000000" w:themeColor="text1"/>
                <w:sz w:val="24"/>
                <w:szCs w:val="28"/>
                <w14:textFill>
                  <w14:solidFill>
                    <w14:schemeClr w14:val="tx1"/>
                  </w14:solidFill>
                </w14:textFill>
              </w:rPr>
              <w:t>宁波摩穆斯企业管理合伙企业（有限合伙）</w:t>
            </w:r>
          </w:p>
        </w:tc>
        <w:tc>
          <w:tcPr>
            <w:tcW w:w="1250" w:type="dxa"/>
            <w:vAlign w:val="center"/>
          </w:tcPr>
          <w:p w14:paraId="74DAD689">
            <w:pPr>
              <w:spacing w:after="0" w:line="240" w:lineRule="auto"/>
              <w:jc w:val="both"/>
              <w:rPr>
                <w:rFonts w:hint="eastAsia" w:ascii="仿宋" w:hAnsi="仿宋" w:eastAsia="仿宋"/>
                <w:color w:val="000000" w:themeColor="text1"/>
                <w:sz w:val="24"/>
                <w:szCs w:val="28"/>
                <w14:textFill>
                  <w14:solidFill>
                    <w14:schemeClr w14:val="tx1"/>
                  </w14:solidFill>
                </w14:textFill>
              </w:rPr>
            </w:pPr>
            <w:r>
              <w:rPr>
                <w:rFonts w:ascii="仿宋" w:hAnsi="仿宋" w:eastAsia="仿宋"/>
                <w:color w:val="000000" w:themeColor="text1"/>
                <w:sz w:val="24"/>
                <w:szCs w:val="28"/>
                <w14:textFill>
                  <w14:solidFill>
                    <w14:schemeClr w14:val="tx1"/>
                  </w14:solidFill>
                </w14:textFill>
              </w:rPr>
              <w:t>19.00%</w:t>
            </w:r>
          </w:p>
        </w:tc>
        <w:tc>
          <w:tcPr>
            <w:tcW w:w="2465" w:type="dxa"/>
            <w:vAlign w:val="center"/>
          </w:tcPr>
          <w:p w14:paraId="0A6539E9">
            <w:pPr>
              <w:spacing w:after="0" w:line="240" w:lineRule="auto"/>
              <w:jc w:val="both"/>
              <w:rPr>
                <w:rFonts w:hint="eastAsia" w:ascii="仿宋" w:hAnsi="仿宋" w:eastAsia="仿宋"/>
                <w:color w:val="000000" w:themeColor="text1"/>
                <w:sz w:val="24"/>
                <w:szCs w:val="28"/>
                <w14:textFill>
                  <w14:solidFill>
                    <w14:schemeClr w14:val="tx1"/>
                  </w14:solidFill>
                </w14:textFill>
              </w:rPr>
            </w:pPr>
            <w:r>
              <w:rPr>
                <w:rFonts w:hint="eastAsia" w:ascii="仿宋" w:hAnsi="仿宋" w:eastAsia="仿宋"/>
                <w:color w:val="000000" w:themeColor="text1"/>
                <w:sz w:val="24"/>
                <w:szCs w:val="28"/>
                <w14:textFill>
                  <w14:solidFill>
                    <w14:schemeClr w14:val="tx1"/>
                  </w14:solidFill>
                </w14:textFill>
              </w:rPr>
              <w:t>23</w:t>
            </w:r>
            <w:r>
              <w:rPr>
                <w:rFonts w:ascii="仿宋" w:hAnsi="仿宋" w:eastAsia="仿宋"/>
                <w:color w:val="000000" w:themeColor="text1"/>
                <w:sz w:val="24"/>
                <w:szCs w:val="28"/>
                <w14:textFill>
                  <w14:solidFill>
                    <w14:schemeClr w14:val="tx1"/>
                  </w14:solidFill>
                </w14:textFill>
              </w:rPr>
              <w:t>.</w:t>
            </w:r>
            <w:r>
              <w:rPr>
                <w:rFonts w:hint="eastAsia" w:ascii="仿宋" w:hAnsi="仿宋" w:eastAsia="仿宋"/>
                <w:color w:val="000000" w:themeColor="text1"/>
                <w:sz w:val="24"/>
                <w:szCs w:val="28"/>
                <w14:textFill>
                  <w14:solidFill>
                    <w14:schemeClr w14:val="tx1"/>
                  </w14:solidFill>
                </w14:textFill>
              </w:rPr>
              <w:t>45</w:t>
            </w:r>
            <w:r>
              <w:rPr>
                <w:rFonts w:ascii="仿宋" w:hAnsi="仿宋" w:eastAsia="仿宋"/>
                <w:color w:val="000000" w:themeColor="text1"/>
                <w:sz w:val="24"/>
                <w:szCs w:val="28"/>
                <w14:textFill>
                  <w14:solidFill>
                    <w14:schemeClr w14:val="tx1"/>
                  </w14:solidFill>
                </w14:textFill>
              </w:rPr>
              <w:t>万元</w:t>
            </w:r>
          </w:p>
        </w:tc>
        <w:tc>
          <w:tcPr>
            <w:tcW w:w="2465" w:type="dxa"/>
            <w:vAlign w:val="center"/>
          </w:tcPr>
          <w:p w14:paraId="686B6819">
            <w:pPr>
              <w:spacing w:after="0" w:line="240" w:lineRule="auto"/>
              <w:jc w:val="both"/>
              <w:rPr>
                <w:rFonts w:hint="eastAsia" w:ascii="仿宋" w:hAnsi="仿宋" w:eastAsia="仿宋"/>
                <w:color w:val="000000" w:themeColor="text1"/>
                <w:sz w:val="24"/>
                <w:szCs w:val="28"/>
                <w14:textFill>
                  <w14:solidFill>
                    <w14:schemeClr w14:val="tx1"/>
                  </w14:solidFill>
                </w14:textFill>
              </w:rPr>
            </w:pPr>
            <w:r>
              <w:rPr>
                <w:rFonts w:ascii="仿宋" w:hAnsi="仿宋" w:eastAsia="仿宋"/>
                <w:color w:val="000000" w:themeColor="text1"/>
                <w:sz w:val="24"/>
                <w:szCs w:val="28"/>
                <w14:textFill>
                  <w14:solidFill>
                    <w14:schemeClr w14:val="tx1"/>
                  </w14:solidFill>
                </w14:textFill>
              </w:rPr>
              <w:t>种子轮投资人</w:t>
            </w:r>
          </w:p>
        </w:tc>
      </w:tr>
      <w:bookmarkEnd w:id="19"/>
    </w:tbl>
    <w:p w14:paraId="4D2662B8">
      <w:pPr>
        <w:pStyle w:val="12"/>
        <w:numPr>
          <w:ilvl w:val="2"/>
          <w:numId w:val="1"/>
        </w:numPr>
        <w:spacing w:before="129" w:line="360" w:lineRule="auto"/>
        <w:outlineLvl w:val="2"/>
        <w:rPr>
          <w:ins w:id="101" w:author="孤月" w:date="2026-08-31T16:26:54Z"/>
          <w:rFonts w:hint="eastAsia" w:ascii="华文楷体" w:hAnsi="华文楷体" w:eastAsia="华文楷体" w:cs="华文楷体"/>
          <w:b/>
          <w:bCs/>
          <w:color w:val="000000" w:themeColor="text1"/>
          <w:spacing w:val="-4"/>
          <w:sz w:val="30"/>
          <w:szCs w:val="30"/>
          <w:lang w:eastAsia="zh-CN"/>
          <w14:textFill>
            <w14:solidFill>
              <w14:schemeClr w14:val="tx1"/>
            </w14:solidFill>
          </w14:textFill>
        </w:rPr>
      </w:pPr>
      <w:ins w:id="102" w:author="孤月" w:date="2026-08-31T16:29:25Z">
        <w:bookmarkStart w:id="20" w:name="_Toc236409665"/>
        <w:bookmarkStart w:id="21" w:name="_Toc236409559"/>
        <w:bookmarkStart w:id="22" w:name="_Toc226042697"/>
        <w:r>
          <w:rPr>
            <w:rFonts w:hint="eastAsia" w:ascii="华文楷体" w:hAnsi="华文楷体" w:eastAsia="华文楷体" w:cs="华文楷体"/>
            <w:b/>
            <w:bCs/>
            <w:color w:val="000000" w:themeColor="text1"/>
            <w:spacing w:val="-4"/>
            <w:sz w:val="30"/>
            <w:szCs w:val="30"/>
            <w:lang w:val="en-US" w:eastAsia="zh-CN"/>
            <w14:textFill>
              <w14:solidFill>
                <w14:schemeClr w14:val="tx1"/>
              </w14:solidFill>
            </w14:textFill>
          </w:rPr>
          <w:t>第一次</w:t>
        </w:r>
      </w:ins>
      <w:ins w:id="103" w:author="孤月" w:date="2026-08-31T16:29:27Z">
        <w:r>
          <w:rPr>
            <w:rFonts w:hint="eastAsia" w:ascii="华文楷体" w:hAnsi="华文楷体" w:eastAsia="华文楷体" w:cs="华文楷体"/>
            <w:b/>
            <w:bCs/>
            <w:color w:val="000000" w:themeColor="text1"/>
            <w:spacing w:val="-4"/>
            <w:sz w:val="30"/>
            <w:szCs w:val="30"/>
            <w:lang w:val="en-US" w:eastAsia="zh-CN"/>
            <w14:textFill>
              <w14:solidFill>
                <w14:schemeClr w14:val="tx1"/>
              </w14:solidFill>
            </w14:textFill>
          </w:rPr>
          <w:t>股权转让</w:t>
        </w:r>
      </w:ins>
      <w:del w:id="104" w:author="孤月" w:date="2026-08-31T16:29:18Z">
        <w:r>
          <w:rPr>
            <w:rFonts w:ascii="华文楷体" w:hAnsi="华文楷体" w:eastAsia="华文楷体" w:cs="华文楷体"/>
            <w:b/>
            <w:bCs/>
            <w:color w:val="000000" w:themeColor="text1"/>
            <w:spacing w:val="-4"/>
            <w:sz w:val="30"/>
            <w:szCs w:val="30"/>
            <w:lang w:eastAsia="zh-CN"/>
            <w14:textFill>
              <w14:solidFill>
                <w14:schemeClr w14:val="tx1"/>
              </w14:solidFill>
            </w14:textFill>
          </w:rPr>
          <w:delText>20</w:delText>
        </w:r>
      </w:del>
      <w:del w:id="105" w:author="孤月" w:date="2026-08-31T16:29:02Z">
        <w:r>
          <w:rPr>
            <w:rFonts w:ascii="华文楷体" w:hAnsi="华文楷体" w:eastAsia="华文楷体" w:cs="华文楷体"/>
            <w:b/>
            <w:bCs/>
            <w:color w:val="000000" w:themeColor="text1"/>
            <w:spacing w:val="-4"/>
            <w:sz w:val="30"/>
            <w:szCs w:val="30"/>
            <w:lang w:eastAsia="zh-CN"/>
            <w14:textFill>
              <w14:solidFill>
                <w14:schemeClr w14:val="tx1"/>
              </w14:solidFill>
            </w14:textFill>
          </w:rPr>
          <w:delText>22年12月天使轮融资（第三次增资1000万元）</w:delText>
        </w:r>
        <w:bookmarkEnd w:id="20"/>
        <w:bookmarkEnd w:id="21"/>
        <w:bookmarkEnd w:id="22"/>
      </w:del>
    </w:p>
    <w:p w14:paraId="50D76C25">
      <w:pPr>
        <w:pStyle w:val="12"/>
        <w:spacing w:line="360" w:lineRule="auto"/>
        <w:rPr>
          <w:ins w:id="107" w:author="孤月" w:date="2026-08-31T16:35:29Z"/>
          <w:rFonts w:hint="eastAsia" w:ascii="仿宋" w:hAnsi="仿宋" w:eastAsia="仿宋" w:cstheme="minorBidi"/>
          <w:b w:val="0"/>
          <w:bCs w:val="0"/>
          <w:snapToGrid/>
          <w:color w:val="000000" w:themeColor="text1"/>
          <w:kern w:val="2"/>
          <w:sz w:val="28"/>
          <w:szCs w:val="32"/>
          <w:lang w:val="en-US" w:eastAsia="zh-CN" w:bidi="ar-SA"/>
          <w:rPrChange w:id="108" w:author="孤月" w:date="2026-08-31T16:35:36Z">
            <w:rPr>
              <w:ins w:id="109" w:author="孤月" w:date="2026-08-31T16:35:29Z"/>
              <w:rFonts w:hint="eastAsia" w:eastAsia="宋体" w:cs="Times New Roman"/>
              <w:b w:val="0"/>
              <w:bCs/>
              <w:kern w:val="2"/>
              <w:sz w:val="24"/>
              <w:szCs w:val="24"/>
              <w:lang w:val="en-US" w:eastAsia="zh-CN" w:bidi="ar-SA"/>
            </w:rPr>
          </w:rPrChange>
          <w14:textFill>
            <w14:solidFill>
              <w14:schemeClr w14:val="tx1"/>
            </w14:solidFill>
          </w14:textFill>
          <w14:ligatures w14:val="standardContextual"/>
        </w:rPr>
        <w:pPrChange w:id="106" w:author="孤月" w:date="2026-08-31T16:36:09Z">
          <w:pPr>
            <w:pStyle w:val="12"/>
          </w:pPr>
        </w:pPrChange>
      </w:pPr>
      <w:ins w:id="110" w:author="孤月" w:date="2026-08-31T16:35:29Z">
        <w:r>
          <w:rPr>
            <w:rFonts w:hint="eastAsia" w:ascii="仿宋" w:hAnsi="仿宋" w:eastAsia="仿宋" w:cstheme="minorBidi"/>
            <w:b w:val="0"/>
            <w:bCs w:val="0"/>
            <w:snapToGrid/>
            <w:color w:val="000000" w:themeColor="text1"/>
            <w:kern w:val="2"/>
            <w:sz w:val="28"/>
            <w:szCs w:val="32"/>
            <w:lang w:val="en-US" w:eastAsia="zh-CN"/>
            <w:rPrChange w:id="111" w:author="孤月" w:date="2026-08-31T16:36:03Z">
              <w:rPr>
                <w:rFonts w:hint="eastAsia" w:eastAsia="宋体"/>
                <w:b w:val="0"/>
                <w:bCs/>
                <w:lang w:val="en-US" w:eastAsia="zh-CN"/>
              </w:rPr>
            </w:rPrChange>
            <w14:textFill>
              <w14:solidFill>
                <w14:schemeClr w14:val="tx1"/>
              </w14:solidFill>
            </w14:textFill>
            <w14:ligatures w14:val="standardContextual"/>
          </w:rPr>
          <w:t>根据</w:t>
        </w:r>
      </w:ins>
      <w:ins w:id="112" w:author="孤月" w:date="2026-08-31T16:35:29Z">
        <w:r>
          <w:rPr>
            <w:rFonts w:hint="eastAsia" w:ascii="仿宋" w:hAnsi="仿宋" w:eastAsia="仿宋" w:cstheme="minorBidi"/>
            <w:b w:val="0"/>
            <w:bCs w:val="0"/>
            <w:snapToGrid/>
            <w:color w:val="000000" w:themeColor="text1"/>
            <w:kern w:val="2"/>
            <w:sz w:val="28"/>
            <w:szCs w:val="32"/>
            <w:lang w:val="en-US" w:eastAsia="zh-CN"/>
            <w:rPrChange w:id="113" w:author="孤月" w:date="2026-08-31T16:36:03Z">
              <w:rPr>
                <w:rFonts w:eastAsia="宋体"/>
                <w:b w:val="0"/>
                <w:bCs/>
                <w:lang w:val="en-US" w:eastAsia="zh-CN"/>
              </w:rPr>
            </w:rPrChange>
            <w14:textFill>
              <w14:solidFill>
                <w14:schemeClr w14:val="tx1"/>
              </w14:solidFill>
            </w14:textFill>
            <w14:ligatures w14:val="standardContextual"/>
          </w:rPr>
          <w:t>2022</w:t>
        </w:r>
      </w:ins>
      <w:ins w:id="114" w:author="孤月" w:date="2026-08-31T16:35:29Z">
        <w:r>
          <w:rPr>
            <w:rFonts w:hint="eastAsia" w:ascii="仿宋" w:hAnsi="仿宋" w:eastAsia="仿宋" w:cstheme="minorBidi"/>
            <w:b w:val="0"/>
            <w:bCs w:val="0"/>
            <w:snapToGrid/>
            <w:color w:val="000000" w:themeColor="text1"/>
            <w:kern w:val="2"/>
            <w:sz w:val="28"/>
            <w:szCs w:val="32"/>
            <w:lang w:val="en-US" w:eastAsia="zh-CN"/>
            <w:rPrChange w:id="115" w:author="孤月" w:date="2026-08-31T16:36:03Z">
              <w:rPr>
                <w:rFonts w:hint="eastAsia" w:eastAsia="宋体"/>
                <w:b w:val="0"/>
                <w:bCs/>
                <w:lang w:val="en-US" w:eastAsia="zh-CN"/>
              </w:rPr>
            </w:rPrChange>
            <w14:textFill>
              <w14:solidFill>
                <w14:schemeClr w14:val="tx1"/>
              </w14:solidFill>
            </w14:textFill>
            <w14:ligatures w14:val="standardContextual"/>
          </w:rPr>
          <w:t>年11月16日股东会决议及修改后的公司章程规定，中科微感公司第一次股权转让，</w:t>
        </w:r>
      </w:ins>
      <w:ins w:id="116" w:author="孤月" w:date="2026-08-31T16:35:29Z">
        <w:r>
          <w:rPr>
            <w:rFonts w:hint="eastAsia" w:ascii="仿宋" w:hAnsi="仿宋" w:eastAsia="仿宋" w:cstheme="minorBidi"/>
            <w:b w:val="0"/>
            <w:bCs w:val="0"/>
            <w:snapToGrid/>
            <w:color w:val="000000" w:themeColor="text1"/>
            <w:kern w:val="2"/>
            <w:sz w:val="28"/>
            <w:szCs w:val="32"/>
            <w:lang w:val="en-US" w:eastAsia="zh-CN" w:bidi="ar-SA"/>
            <w:rPrChange w:id="117" w:author="孤月" w:date="2026-08-31T16:35:36Z">
              <w:rPr>
                <w:rFonts w:hint="eastAsia" w:ascii="Times New Roman" w:hAnsi="Times New Roman" w:eastAsia="宋体" w:cs="Times New Roman"/>
                <w:b w:val="0"/>
                <w:bCs/>
                <w:kern w:val="2"/>
                <w:sz w:val="24"/>
                <w:szCs w:val="24"/>
                <w:lang w:val="en-US" w:eastAsia="zh-CN" w:bidi="ar-SA"/>
              </w:rPr>
            </w:rPrChange>
            <w14:textFill>
              <w14:solidFill>
                <w14:schemeClr w14:val="tx1"/>
              </w14:solidFill>
            </w14:textFill>
            <w14:ligatures w14:val="standardContextual"/>
          </w:rPr>
          <w:t>原股东中科之星（浙江）企业运营管理有限公司将其所持有</w:t>
        </w:r>
      </w:ins>
      <w:ins w:id="118" w:author="孤月" w:date="2026-08-31T16:35:29Z">
        <w:del w:id="119" w:author="沈文锋" w:date="2026-09-02T08:56:47Z">
          <w:r>
            <w:rPr>
              <w:rFonts w:hint="eastAsia" w:ascii="仿宋" w:hAnsi="仿宋" w:eastAsia="仿宋" w:cstheme="minorBidi"/>
              <w:b w:val="0"/>
              <w:bCs w:val="0"/>
              <w:snapToGrid/>
              <w:color w:val="000000" w:themeColor="text1"/>
              <w:kern w:val="2"/>
              <w:sz w:val="28"/>
              <w:szCs w:val="32"/>
              <w:lang w:val="en-US" w:eastAsia="zh-CN" w:bidi="ar-SA"/>
              <w:rPrChange w:id="120" w:author="孤月" w:date="2026-08-31T16:35:36Z">
                <w:rPr>
                  <w:rFonts w:hint="eastAsia" w:ascii="Times New Roman" w:hAnsi="Times New Roman" w:eastAsia="宋体" w:cs="Times New Roman"/>
                  <w:b w:val="0"/>
                  <w:bCs/>
                  <w:kern w:val="2"/>
                  <w:sz w:val="24"/>
                  <w:szCs w:val="24"/>
                  <w:lang w:val="en-US" w:eastAsia="zh-CN" w:bidi="ar-SA"/>
                </w:rPr>
              </w:rPrChange>
              <w14:textFill>
                <w14:solidFill>
                  <w14:schemeClr w14:val="tx1"/>
                </w14:solidFill>
              </w14:textFill>
              <w14:ligatures w14:val="standardContextual"/>
            </w:rPr>
            <w:delText xml:space="preserve"> </w:delText>
          </w:r>
        </w:del>
      </w:ins>
      <w:ins w:id="121" w:author="孤月" w:date="2026-08-31T16:35:29Z">
        <w:r>
          <w:rPr>
            <w:rFonts w:hint="eastAsia" w:ascii="仿宋" w:hAnsi="仿宋" w:eastAsia="仿宋" w:cstheme="minorBidi"/>
            <w:b w:val="0"/>
            <w:bCs w:val="0"/>
            <w:snapToGrid/>
            <w:color w:val="000000" w:themeColor="text1"/>
            <w:kern w:val="2"/>
            <w:sz w:val="28"/>
            <w:szCs w:val="32"/>
            <w:lang w:val="en-US" w:eastAsia="zh-CN" w:bidi="ar-SA"/>
            <w:rPrChange w:id="122" w:author="孤月" w:date="2026-08-31T16:35:36Z">
              <w:rPr>
                <w:rFonts w:hint="eastAsia" w:ascii="Times New Roman" w:hAnsi="Times New Roman" w:eastAsia="宋体" w:cs="Times New Roman"/>
                <w:b w:val="0"/>
                <w:bCs/>
                <w:kern w:val="2"/>
                <w:sz w:val="24"/>
                <w:szCs w:val="24"/>
                <w:lang w:val="en-US" w:eastAsia="zh-CN" w:bidi="ar-SA"/>
              </w:rPr>
            </w:rPrChange>
            <w14:textFill>
              <w14:solidFill>
                <w14:schemeClr w14:val="tx1"/>
              </w14:solidFill>
            </w14:textFill>
            <w14:ligatures w14:val="standardContextual"/>
          </w:rPr>
          <w:t>公司已实缴到位的10万股股权作价10.00万元转让给中科优势（浙江）企业管理咨询有限公司。经股权变更后，股权结构如下</w:t>
        </w:r>
      </w:ins>
      <w:ins w:id="123" w:author="孤月" w:date="2026-08-31T16:35:29Z">
        <w:r>
          <w:rPr>
            <w:rFonts w:hint="eastAsia" w:ascii="仿宋" w:hAnsi="仿宋" w:eastAsia="仿宋" w:cstheme="minorBidi"/>
            <w:b w:val="0"/>
            <w:bCs w:val="0"/>
            <w:snapToGrid/>
            <w:color w:val="000000" w:themeColor="text1"/>
            <w:kern w:val="2"/>
            <w:sz w:val="28"/>
            <w:szCs w:val="32"/>
            <w:lang w:val="en-US" w:eastAsia="zh-CN" w:bidi="ar-SA"/>
            <w:rPrChange w:id="124" w:author="孤月" w:date="2026-08-31T16:35:36Z">
              <w:rPr>
                <w:rFonts w:hint="eastAsia" w:eastAsia="宋体" w:cs="Times New Roman"/>
                <w:b w:val="0"/>
                <w:bCs/>
                <w:kern w:val="2"/>
                <w:sz w:val="24"/>
                <w:szCs w:val="24"/>
                <w:lang w:val="en-US" w:eastAsia="zh-CN" w:bidi="ar-SA"/>
              </w:rPr>
            </w:rPrChange>
            <w14:textFill>
              <w14:solidFill>
                <w14:schemeClr w14:val="tx1"/>
              </w14:solidFill>
            </w14:textFill>
            <w14:ligatures w14:val="standardContextual"/>
          </w:rPr>
          <w:t>：</w:t>
        </w:r>
      </w:ins>
    </w:p>
    <w:tbl>
      <w:tblPr>
        <w:tblStyle w:val="22"/>
        <w:tblW w:w="8873" w:type="dxa"/>
        <w:tblInd w:w="13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93"/>
        <w:gridCol w:w="1250"/>
        <w:gridCol w:w="2465"/>
        <w:gridCol w:w="2465"/>
      </w:tblGrid>
      <w:tr w14:paraId="4DA59CAB">
        <w:trPr>
          <w:trHeight w:val="398" w:hRule="atLeast"/>
          <w:ins w:id="125" w:author="孤月" w:date="2026-08-31T16:36:28Z"/>
        </w:trPr>
        <w:tc>
          <w:tcPr>
            <w:tcW w:w="2693" w:type="dxa"/>
            <w:vAlign w:val="center"/>
          </w:tcPr>
          <w:p w14:paraId="19F95A62">
            <w:pPr>
              <w:spacing w:after="0" w:line="240" w:lineRule="auto"/>
              <w:jc w:val="both"/>
              <w:rPr>
                <w:ins w:id="126" w:author="孤月" w:date="2026-08-31T16:36:28Z"/>
                <w:rFonts w:hint="eastAsia" w:ascii="仿宋" w:hAnsi="仿宋" w:eastAsia="仿宋"/>
                <w:b/>
                <w:bCs/>
                <w:color w:val="000000" w:themeColor="text1"/>
                <w:sz w:val="24"/>
                <w:szCs w:val="28"/>
                <w14:textFill>
                  <w14:solidFill>
                    <w14:schemeClr w14:val="tx1"/>
                  </w14:solidFill>
                </w14:textFill>
              </w:rPr>
            </w:pPr>
            <w:ins w:id="127" w:author="孤月" w:date="2026-08-31T16:36:28Z">
              <w:r>
                <w:rPr>
                  <w:rFonts w:hint="eastAsia" w:ascii="仿宋" w:hAnsi="仿宋" w:eastAsia="仿宋"/>
                  <w:b/>
                  <w:bCs/>
                  <w:color w:val="000000" w:themeColor="text1"/>
                  <w:sz w:val="24"/>
                  <w:szCs w:val="28"/>
                  <w14:textFill>
                    <w14:solidFill>
                      <w14:schemeClr w14:val="tx1"/>
                    </w14:solidFill>
                  </w14:textFill>
                </w:rPr>
                <w:t>股东名称</w:t>
              </w:r>
            </w:ins>
          </w:p>
        </w:tc>
        <w:tc>
          <w:tcPr>
            <w:tcW w:w="1250" w:type="dxa"/>
            <w:vAlign w:val="center"/>
          </w:tcPr>
          <w:p w14:paraId="5CC5D14C">
            <w:pPr>
              <w:spacing w:after="0" w:line="240" w:lineRule="auto"/>
              <w:jc w:val="both"/>
              <w:rPr>
                <w:ins w:id="128" w:author="孤月" w:date="2026-08-31T16:36:28Z"/>
                <w:rFonts w:hint="eastAsia" w:ascii="仿宋" w:hAnsi="仿宋" w:eastAsia="仿宋"/>
                <w:b/>
                <w:bCs/>
                <w:color w:val="000000" w:themeColor="text1"/>
                <w:sz w:val="24"/>
                <w:szCs w:val="28"/>
                <w14:textFill>
                  <w14:solidFill>
                    <w14:schemeClr w14:val="tx1"/>
                  </w14:solidFill>
                </w14:textFill>
              </w:rPr>
            </w:pPr>
            <w:ins w:id="129" w:author="孤月" w:date="2026-08-31T16:36:28Z">
              <w:r>
                <w:rPr>
                  <w:rFonts w:hint="eastAsia" w:ascii="仿宋" w:hAnsi="仿宋" w:eastAsia="仿宋"/>
                  <w:b/>
                  <w:bCs/>
                  <w:color w:val="000000" w:themeColor="text1"/>
                  <w:sz w:val="24"/>
                  <w:szCs w:val="28"/>
                  <w14:textFill>
                    <w14:solidFill>
                      <w14:schemeClr w14:val="tx1"/>
                    </w14:solidFill>
                  </w14:textFill>
                </w:rPr>
                <w:t>持股比例</w:t>
              </w:r>
            </w:ins>
          </w:p>
        </w:tc>
        <w:tc>
          <w:tcPr>
            <w:tcW w:w="2465" w:type="dxa"/>
            <w:vAlign w:val="center"/>
          </w:tcPr>
          <w:p w14:paraId="4985531F">
            <w:pPr>
              <w:spacing w:after="0" w:line="240" w:lineRule="auto"/>
              <w:jc w:val="both"/>
              <w:rPr>
                <w:ins w:id="130" w:author="孤月" w:date="2026-08-31T16:36:28Z"/>
                <w:rFonts w:hint="eastAsia" w:ascii="仿宋" w:hAnsi="仿宋" w:eastAsia="仿宋"/>
                <w:b/>
                <w:bCs/>
                <w:color w:val="000000" w:themeColor="text1"/>
                <w:sz w:val="24"/>
                <w:szCs w:val="28"/>
                <w14:textFill>
                  <w14:solidFill>
                    <w14:schemeClr w14:val="tx1"/>
                  </w14:solidFill>
                </w14:textFill>
              </w:rPr>
            </w:pPr>
            <w:ins w:id="131" w:author="孤月" w:date="2026-08-31T16:36:28Z">
              <w:r>
                <w:rPr>
                  <w:rFonts w:hint="eastAsia" w:ascii="仿宋" w:hAnsi="仿宋" w:eastAsia="仿宋"/>
                  <w:b/>
                  <w:bCs/>
                  <w:color w:val="000000" w:themeColor="text1"/>
                  <w:sz w:val="24"/>
                  <w:szCs w:val="28"/>
                  <w14:textFill>
                    <w14:solidFill>
                      <w14:schemeClr w14:val="tx1"/>
                    </w14:solidFill>
                  </w14:textFill>
                </w:rPr>
                <w:t>认缴出资额</w:t>
              </w:r>
            </w:ins>
          </w:p>
        </w:tc>
        <w:tc>
          <w:tcPr>
            <w:tcW w:w="2465" w:type="dxa"/>
            <w:vAlign w:val="center"/>
          </w:tcPr>
          <w:p w14:paraId="10EF2FCB">
            <w:pPr>
              <w:spacing w:after="0" w:line="240" w:lineRule="auto"/>
              <w:jc w:val="both"/>
              <w:rPr>
                <w:ins w:id="132" w:author="孤月" w:date="2026-08-31T16:36:28Z"/>
                <w:rFonts w:hint="eastAsia" w:ascii="仿宋" w:hAnsi="仿宋" w:eastAsia="仿宋"/>
                <w:b/>
                <w:bCs/>
                <w:color w:val="000000" w:themeColor="text1"/>
                <w:sz w:val="24"/>
                <w:szCs w:val="28"/>
                <w14:textFill>
                  <w14:solidFill>
                    <w14:schemeClr w14:val="tx1"/>
                  </w14:solidFill>
                </w14:textFill>
              </w:rPr>
            </w:pPr>
            <w:ins w:id="133" w:author="孤月" w:date="2026-08-31T16:36:28Z">
              <w:r>
                <w:rPr>
                  <w:rFonts w:hint="eastAsia" w:ascii="仿宋" w:hAnsi="仿宋" w:eastAsia="仿宋"/>
                  <w:b/>
                  <w:bCs/>
                  <w:color w:val="000000" w:themeColor="text1"/>
                  <w:sz w:val="24"/>
                  <w:szCs w:val="28"/>
                  <w14:textFill>
                    <w14:solidFill>
                      <w14:schemeClr w14:val="tx1"/>
                    </w14:solidFill>
                  </w14:textFill>
                </w:rPr>
                <w:t>背景</w:t>
              </w:r>
            </w:ins>
          </w:p>
        </w:tc>
      </w:tr>
      <w:tr w14:paraId="1CC3B1E9">
        <w:trPr>
          <w:trHeight w:val="623" w:hRule="atLeast"/>
          <w:ins w:id="134" w:author="孤月" w:date="2026-08-31T16:36:28Z"/>
        </w:trPr>
        <w:tc>
          <w:tcPr>
            <w:tcW w:w="2693" w:type="dxa"/>
            <w:vAlign w:val="center"/>
          </w:tcPr>
          <w:p w14:paraId="483E32ED">
            <w:pPr>
              <w:spacing w:after="0" w:line="240" w:lineRule="auto"/>
              <w:jc w:val="both"/>
              <w:rPr>
                <w:ins w:id="135" w:author="孤月" w:date="2026-08-31T16:36:28Z"/>
                <w:rFonts w:hint="eastAsia" w:ascii="仿宋" w:hAnsi="仿宋" w:eastAsia="仿宋"/>
                <w:color w:val="000000" w:themeColor="text1"/>
                <w:sz w:val="24"/>
                <w:szCs w:val="28"/>
                <w14:textFill>
                  <w14:solidFill>
                    <w14:schemeClr w14:val="tx1"/>
                  </w14:solidFill>
                </w14:textFill>
              </w:rPr>
            </w:pPr>
            <w:ins w:id="136" w:author="孤月" w:date="2026-08-31T16:36:28Z">
              <w:r>
                <w:rPr>
                  <w:rFonts w:hint="eastAsia" w:ascii="仿宋" w:hAnsi="仿宋" w:eastAsia="仿宋"/>
                  <w:color w:val="000000" w:themeColor="text1"/>
                  <w:sz w:val="24"/>
                  <w:szCs w:val="28"/>
                  <w14:textFill>
                    <w14:solidFill>
                      <w14:schemeClr w14:val="tx1"/>
                    </w14:solidFill>
                  </w14:textFill>
                </w:rPr>
                <w:t>王汉娟</w:t>
              </w:r>
            </w:ins>
          </w:p>
        </w:tc>
        <w:tc>
          <w:tcPr>
            <w:tcW w:w="1250" w:type="dxa"/>
            <w:vAlign w:val="center"/>
          </w:tcPr>
          <w:p w14:paraId="3E136BE2">
            <w:pPr>
              <w:spacing w:after="0" w:line="240" w:lineRule="auto"/>
              <w:jc w:val="both"/>
              <w:rPr>
                <w:ins w:id="137" w:author="孤月" w:date="2026-08-31T16:36:28Z"/>
                <w:rFonts w:hint="eastAsia" w:ascii="仿宋" w:hAnsi="仿宋" w:eastAsia="仿宋"/>
                <w:color w:val="000000" w:themeColor="text1"/>
                <w:sz w:val="24"/>
                <w:szCs w:val="28"/>
                <w14:textFill>
                  <w14:solidFill>
                    <w14:schemeClr w14:val="tx1"/>
                  </w14:solidFill>
                </w14:textFill>
              </w:rPr>
            </w:pPr>
            <w:ins w:id="138" w:author="孤月" w:date="2026-08-31T16:36:28Z">
              <w:r>
                <w:rPr>
                  <w:rFonts w:ascii="仿宋" w:hAnsi="仿宋" w:eastAsia="仿宋"/>
                  <w:color w:val="000000" w:themeColor="text1"/>
                  <w:sz w:val="24"/>
                  <w:szCs w:val="28"/>
                  <w14:textFill>
                    <w14:solidFill>
                      <w14:schemeClr w14:val="tx1"/>
                    </w14:solidFill>
                  </w14:textFill>
                </w:rPr>
                <w:t>28.35%</w:t>
              </w:r>
            </w:ins>
          </w:p>
        </w:tc>
        <w:tc>
          <w:tcPr>
            <w:tcW w:w="2465" w:type="dxa"/>
            <w:vAlign w:val="center"/>
          </w:tcPr>
          <w:p w14:paraId="42E955F9">
            <w:pPr>
              <w:spacing w:after="0" w:line="240" w:lineRule="auto"/>
              <w:jc w:val="both"/>
              <w:rPr>
                <w:ins w:id="139" w:author="孤月" w:date="2026-08-31T16:36:28Z"/>
                <w:rFonts w:hint="eastAsia" w:ascii="仿宋" w:hAnsi="仿宋" w:eastAsia="仿宋"/>
                <w:color w:val="000000" w:themeColor="text1"/>
                <w:sz w:val="24"/>
                <w:szCs w:val="28"/>
                <w14:textFill>
                  <w14:solidFill>
                    <w14:schemeClr w14:val="tx1"/>
                  </w14:solidFill>
                </w14:textFill>
              </w:rPr>
            </w:pPr>
            <w:ins w:id="140" w:author="孤月" w:date="2026-08-31T16:36:28Z">
              <w:r>
                <w:rPr>
                  <w:rFonts w:hint="eastAsia" w:ascii="仿宋" w:hAnsi="仿宋" w:eastAsia="仿宋"/>
                  <w:color w:val="000000" w:themeColor="text1"/>
                  <w:sz w:val="24"/>
                  <w:szCs w:val="28"/>
                  <w14:textFill>
                    <w14:solidFill>
                      <w14:schemeClr w14:val="tx1"/>
                    </w14:solidFill>
                  </w14:textFill>
                </w:rPr>
                <w:t>35万元</w:t>
              </w:r>
            </w:ins>
          </w:p>
        </w:tc>
        <w:tc>
          <w:tcPr>
            <w:tcW w:w="2465" w:type="dxa"/>
            <w:vAlign w:val="center"/>
          </w:tcPr>
          <w:p w14:paraId="3C412DDE">
            <w:pPr>
              <w:spacing w:after="0" w:line="240" w:lineRule="auto"/>
              <w:jc w:val="both"/>
              <w:rPr>
                <w:ins w:id="141" w:author="孤月" w:date="2026-08-31T16:36:28Z"/>
                <w:rFonts w:hint="eastAsia" w:ascii="仿宋" w:hAnsi="仿宋" w:eastAsia="仿宋"/>
                <w:color w:val="000000" w:themeColor="text1"/>
                <w:sz w:val="24"/>
                <w:szCs w:val="28"/>
                <w14:textFill>
                  <w14:solidFill>
                    <w14:schemeClr w14:val="tx1"/>
                  </w14:solidFill>
                </w14:textFill>
              </w:rPr>
            </w:pPr>
            <w:ins w:id="142" w:author="孤月" w:date="2026-08-31T16:36:28Z">
              <w:r>
                <w:rPr>
                  <w:rFonts w:ascii="仿宋" w:hAnsi="仿宋" w:eastAsia="仿宋"/>
                  <w:color w:val="000000" w:themeColor="text1"/>
                  <w:sz w:val="24"/>
                  <w:szCs w:val="28"/>
                  <w14:textFill>
                    <w14:solidFill>
                      <w14:schemeClr w14:val="tx1"/>
                    </w14:solidFill>
                  </w14:textFill>
                </w:rPr>
                <w:t>代沈文锋持股</w:t>
              </w:r>
            </w:ins>
          </w:p>
        </w:tc>
      </w:tr>
      <w:tr w14:paraId="4EDF32D6">
        <w:trPr>
          <w:trHeight w:val="623" w:hRule="atLeast"/>
          <w:ins w:id="143" w:author="孤月" w:date="2026-08-31T16:36:28Z"/>
        </w:trPr>
        <w:tc>
          <w:tcPr>
            <w:tcW w:w="2693" w:type="dxa"/>
            <w:vAlign w:val="center"/>
          </w:tcPr>
          <w:p w14:paraId="04266526">
            <w:pPr>
              <w:spacing w:after="0" w:line="240" w:lineRule="auto"/>
              <w:jc w:val="both"/>
              <w:rPr>
                <w:ins w:id="144" w:author="孤月" w:date="2026-08-31T16:36:28Z"/>
                <w:rFonts w:hint="eastAsia" w:ascii="仿宋" w:hAnsi="仿宋" w:eastAsia="仿宋"/>
                <w:color w:val="000000" w:themeColor="text1"/>
                <w:sz w:val="24"/>
                <w:szCs w:val="28"/>
                <w14:textFill>
                  <w14:solidFill>
                    <w14:schemeClr w14:val="tx1"/>
                  </w14:solidFill>
                </w14:textFill>
              </w:rPr>
            </w:pPr>
            <w:ins w:id="145" w:author="孤月" w:date="2026-08-31T16:36:28Z">
              <w:r>
                <w:rPr>
                  <w:rFonts w:ascii="仿宋" w:hAnsi="仿宋" w:eastAsia="仿宋"/>
                  <w:color w:val="000000" w:themeColor="text1"/>
                  <w:sz w:val="24"/>
                  <w:szCs w:val="28"/>
                  <w14:textFill>
                    <w14:solidFill>
                      <w14:schemeClr w14:val="tx1"/>
                    </w14:solidFill>
                  </w14:textFill>
                </w:rPr>
                <w:t>宁波启零数感技术服务合伙企业（有限合伙）</w:t>
              </w:r>
            </w:ins>
          </w:p>
        </w:tc>
        <w:tc>
          <w:tcPr>
            <w:tcW w:w="1250" w:type="dxa"/>
            <w:vAlign w:val="center"/>
          </w:tcPr>
          <w:p w14:paraId="3C1E8D7D">
            <w:pPr>
              <w:spacing w:after="0" w:line="240" w:lineRule="auto"/>
              <w:jc w:val="both"/>
              <w:rPr>
                <w:ins w:id="146" w:author="孤月" w:date="2026-08-31T16:36:28Z"/>
                <w:rFonts w:hint="eastAsia" w:ascii="仿宋" w:hAnsi="仿宋" w:eastAsia="仿宋"/>
                <w:color w:val="000000" w:themeColor="text1"/>
                <w:sz w:val="24"/>
                <w:szCs w:val="28"/>
                <w14:textFill>
                  <w14:solidFill>
                    <w14:schemeClr w14:val="tx1"/>
                  </w14:solidFill>
                </w14:textFill>
              </w:rPr>
            </w:pPr>
            <w:ins w:id="147" w:author="孤月" w:date="2026-08-31T16:36:28Z">
              <w:r>
                <w:rPr>
                  <w:rFonts w:ascii="仿宋" w:hAnsi="仿宋" w:eastAsia="仿宋"/>
                  <w:color w:val="000000" w:themeColor="text1"/>
                  <w:sz w:val="24"/>
                  <w:szCs w:val="28"/>
                  <w14:textFill>
                    <w14:solidFill>
                      <w14:schemeClr w14:val="tx1"/>
                    </w14:solidFill>
                  </w14:textFill>
                </w:rPr>
                <w:t>24.30%</w:t>
              </w:r>
            </w:ins>
          </w:p>
        </w:tc>
        <w:tc>
          <w:tcPr>
            <w:tcW w:w="2465" w:type="dxa"/>
            <w:vAlign w:val="center"/>
          </w:tcPr>
          <w:p w14:paraId="2B3A88B1">
            <w:pPr>
              <w:spacing w:after="0" w:line="240" w:lineRule="auto"/>
              <w:jc w:val="both"/>
              <w:rPr>
                <w:ins w:id="148" w:author="孤月" w:date="2026-08-31T16:36:28Z"/>
                <w:rFonts w:hint="eastAsia" w:ascii="仿宋" w:hAnsi="仿宋" w:eastAsia="仿宋"/>
                <w:color w:val="000000" w:themeColor="text1"/>
                <w:sz w:val="24"/>
                <w:szCs w:val="28"/>
                <w14:textFill>
                  <w14:solidFill>
                    <w14:schemeClr w14:val="tx1"/>
                  </w14:solidFill>
                </w14:textFill>
              </w:rPr>
            </w:pPr>
            <w:ins w:id="149" w:author="孤月" w:date="2026-08-31T16:36:28Z">
              <w:r>
                <w:rPr>
                  <w:rFonts w:hint="eastAsia" w:ascii="仿宋" w:hAnsi="仿宋" w:eastAsia="仿宋"/>
                  <w:color w:val="000000" w:themeColor="text1"/>
                  <w:sz w:val="24"/>
                  <w:szCs w:val="28"/>
                  <w14:textFill>
                    <w14:solidFill>
                      <w14:schemeClr w14:val="tx1"/>
                    </w14:solidFill>
                  </w14:textFill>
                </w:rPr>
                <w:t>30万元</w:t>
              </w:r>
            </w:ins>
          </w:p>
        </w:tc>
        <w:tc>
          <w:tcPr>
            <w:tcW w:w="2465" w:type="dxa"/>
            <w:vAlign w:val="center"/>
          </w:tcPr>
          <w:p w14:paraId="66292CA2">
            <w:pPr>
              <w:spacing w:after="0" w:line="240" w:lineRule="auto"/>
              <w:jc w:val="both"/>
              <w:rPr>
                <w:ins w:id="150" w:author="孤月" w:date="2026-08-31T16:36:28Z"/>
                <w:rFonts w:hint="eastAsia" w:ascii="仿宋" w:hAnsi="仿宋" w:eastAsia="仿宋"/>
                <w:color w:val="000000" w:themeColor="text1"/>
                <w:sz w:val="24"/>
                <w:szCs w:val="28"/>
                <w14:textFill>
                  <w14:solidFill>
                    <w14:schemeClr w14:val="tx1"/>
                  </w14:solidFill>
                </w14:textFill>
              </w:rPr>
            </w:pPr>
            <w:ins w:id="151" w:author="孤月" w:date="2026-08-31T16:36:28Z">
              <w:r>
                <w:rPr>
                  <w:rFonts w:hint="eastAsia" w:ascii="仿宋" w:hAnsi="仿宋" w:eastAsia="仿宋"/>
                  <w:color w:val="000000" w:themeColor="text1"/>
                  <w:sz w:val="24"/>
                  <w:szCs w:val="28"/>
                  <w14:textFill>
                    <w14:solidFill>
                      <w14:schemeClr w14:val="tx1"/>
                    </w14:solidFill>
                  </w14:textFill>
                </w:rPr>
                <w:t>核心团队持股</w:t>
              </w:r>
            </w:ins>
          </w:p>
        </w:tc>
      </w:tr>
      <w:tr w14:paraId="4B3DA68B">
        <w:trPr>
          <w:trHeight w:val="623" w:hRule="atLeast"/>
          <w:ins w:id="152" w:author="孤月" w:date="2026-08-31T16:36:28Z"/>
        </w:trPr>
        <w:tc>
          <w:tcPr>
            <w:tcW w:w="2693" w:type="dxa"/>
            <w:vAlign w:val="center"/>
          </w:tcPr>
          <w:p w14:paraId="00F3E430">
            <w:pPr>
              <w:spacing w:after="0" w:line="240" w:lineRule="auto"/>
              <w:jc w:val="both"/>
              <w:rPr>
                <w:ins w:id="153" w:author="孤月" w:date="2026-08-31T16:36:28Z"/>
                <w:rFonts w:hint="eastAsia" w:ascii="仿宋" w:hAnsi="仿宋" w:eastAsia="仿宋"/>
                <w:color w:val="000000" w:themeColor="text1"/>
                <w:sz w:val="24"/>
                <w:szCs w:val="28"/>
                <w14:textFill>
                  <w14:solidFill>
                    <w14:schemeClr w14:val="tx1"/>
                  </w14:solidFill>
                </w14:textFill>
              </w:rPr>
            </w:pPr>
            <w:ins w:id="154" w:author="孤月" w:date="2026-08-31T16:36:28Z">
              <w:r>
                <w:rPr>
                  <w:rFonts w:ascii="仿宋" w:hAnsi="仿宋" w:eastAsia="仿宋"/>
                  <w:color w:val="000000" w:themeColor="text1"/>
                  <w:sz w:val="24"/>
                  <w:szCs w:val="28"/>
                  <w14:textFill>
                    <w14:solidFill>
                      <w14:schemeClr w14:val="tx1"/>
                    </w14:solidFill>
                  </w14:textFill>
                </w:rPr>
                <w:t>宁波启</w:t>
              </w:r>
            </w:ins>
            <w:ins w:id="155" w:author="孤月" w:date="2026-08-31T16:36:28Z">
              <w:r>
                <w:rPr>
                  <w:rFonts w:hint="eastAsia" w:ascii="仿宋" w:hAnsi="仿宋" w:eastAsia="仿宋"/>
                  <w:color w:val="000000" w:themeColor="text1"/>
                  <w:sz w:val="24"/>
                  <w:szCs w:val="28"/>
                  <w14:textFill>
                    <w14:solidFill>
                      <w14:schemeClr w14:val="tx1"/>
                    </w14:solidFill>
                  </w14:textFill>
                </w:rPr>
                <w:t>岐</w:t>
              </w:r>
            </w:ins>
            <w:ins w:id="156" w:author="孤月" w:date="2026-08-31T16:36:28Z">
              <w:r>
                <w:rPr>
                  <w:rFonts w:ascii="仿宋" w:hAnsi="仿宋" w:eastAsia="仿宋"/>
                  <w:color w:val="000000" w:themeColor="text1"/>
                  <w:sz w:val="24"/>
                  <w:szCs w:val="28"/>
                  <w14:textFill>
                    <w14:solidFill>
                      <w14:schemeClr w14:val="tx1"/>
                    </w14:solidFill>
                  </w14:textFill>
                </w:rPr>
                <w:t>数感企业管理合伙企业（有限合伙）</w:t>
              </w:r>
            </w:ins>
          </w:p>
        </w:tc>
        <w:tc>
          <w:tcPr>
            <w:tcW w:w="1250" w:type="dxa"/>
            <w:vAlign w:val="center"/>
          </w:tcPr>
          <w:p w14:paraId="61F4D78B">
            <w:pPr>
              <w:spacing w:after="0" w:line="240" w:lineRule="auto"/>
              <w:jc w:val="both"/>
              <w:rPr>
                <w:ins w:id="157" w:author="孤月" w:date="2026-08-31T16:36:28Z"/>
                <w:rFonts w:hint="eastAsia" w:ascii="仿宋" w:hAnsi="仿宋" w:eastAsia="仿宋"/>
                <w:color w:val="000000" w:themeColor="text1"/>
                <w:sz w:val="24"/>
                <w:szCs w:val="28"/>
                <w14:textFill>
                  <w14:solidFill>
                    <w14:schemeClr w14:val="tx1"/>
                  </w14:solidFill>
                </w14:textFill>
              </w:rPr>
            </w:pPr>
            <w:ins w:id="158" w:author="孤月" w:date="2026-08-31T16:36:28Z">
              <w:r>
                <w:rPr>
                  <w:rFonts w:ascii="仿宋" w:hAnsi="仿宋" w:eastAsia="仿宋"/>
                  <w:color w:val="000000" w:themeColor="text1"/>
                  <w:sz w:val="24"/>
                  <w:szCs w:val="28"/>
                  <w14:textFill>
                    <w14:solidFill>
                      <w14:schemeClr w14:val="tx1"/>
                    </w14:solidFill>
                  </w14:textFill>
                </w:rPr>
                <w:t>12.15%</w:t>
              </w:r>
            </w:ins>
          </w:p>
        </w:tc>
        <w:tc>
          <w:tcPr>
            <w:tcW w:w="2465" w:type="dxa"/>
            <w:vAlign w:val="center"/>
          </w:tcPr>
          <w:p w14:paraId="173F4CDB">
            <w:pPr>
              <w:spacing w:after="0" w:line="240" w:lineRule="auto"/>
              <w:jc w:val="both"/>
              <w:rPr>
                <w:ins w:id="159" w:author="孤月" w:date="2026-08-31T16:36:28Z"/>
                <w:rFonts w:hint="eastAsia" w:ascii="仿宋" w:hAnsi="仿宋" w:eastAsia="仿宋"/>
                <w:color w:val="000000" w:themeColor="text1"/>
                <w:sz w:val="24"/>
                <w:szCs w:val="28"/>
                <w14:textFill>
                  <w14:solidFill>
                    <w14:schemeClr w14:val="tx1"/>
                  </w14:solidFill>
                </w14:textFill>
              </w:rPr>
            </w:pPr>
            <w:ins w:id="160" w:author="孤月" w:date="2026-08-31T16:36:28Z">
              <w:r>
                <w:rPr>
                  <w:rFonts w:hint="eastAsia" w:ascii="仿宋" w:hAnsi="仿宋" w:eastAsia="仿宋"/>
                  <w:color w:val="000000" w:themeColor="text1"/>
                  <w:sz w:val="24"/>
                  <w:szCs w:val="28"/>
                  <w14:textFill>
                    <w14:solidFill>
                      <w14:schemeClr w14:val="tx1"/>
                    </w14:solidFill>
                  </w14:textFill>
                </w:rPr>
                <w:t>15万元</w:t>
              </w:r>
            </w:ins>
          </w:p>
        </w:tc>
        <w:tc>
          <w:tcPr>
            <w:tcW w:w="2465" w:type="dxa"/>
            <w:vAlign w:val="center"/>
          </w:tcPr>
          <w:p w14:paraId="4DD8E30E">
            <w:pPr>
              <w:spacing w:after="0" w:line="240" w:lineRule="auto"/>
              <w:jc w:val="both"/>
              <w:rPr>
                <w:ins w:id="161" w:author="孤月" w:date="2026-08-31T16:36:28Z"/>
                <w:rFonts w:hint="eastAsia" w:ascii="仿宋" w:hAnsi="仿宋" w:eastAsia="仿宋"/>
                <w:color w:val="000000" w:themeColor="text1"/>
                <w:sz w:val="24"/>
                <w:szCs w:val="28"/>
                <w14:textFill>
                  <w14:solidFill>
                    <w14:schemeClr w14:val="tx1"/>
                  </w14:solidFill>
                </w14:textFill>
              </w:rPr>
            </w:pPr>
            <w:ins w:id="162" w:author="孤月" w:date="2026-08-31T16:36:28Z">
              <w:r>
                <w:rPr>
                  <w:rFonts w:hint="eastAsia" w:ascii="仿宋" w:hAnsi="仿宋" w:eastAsia="仿宋"/>
                  <w:color w:val="000000" w:themeColor="text1"/>
                  <w:sz w:val="24"/>
                  <w:szCs w:val="28"/>
                  <w14:textFill>
                    <w14:solidFill>
                      <w14:schemeClr w14:val="tx1"/>
                    </w14:solidFill>
                  </w14:textFill>
                </w:rPr>
                <w:t>未来员工持股</w:t>
              </w:r>
            </w:ins>
          </w:p>
        </w:tc>
      </w:tr>
      <w:tr w14:paraId="67A15DBB">
        <w:trPr>
          <w:trHeight w:val="623" w:hRule="atLeast"/>
          <w:ins w:id="163" w:author="孤月" w:date="2026-08-31T16:36:28Z"/>
        </w:trPr>
        <w:tc>
          <w:tcPr>
            <w:tcW w:w="2693" w:type="dxa"/>
            <w:vAlign w:val="center"/>
          </w:tcPr>
          <w:p w14:paraId="11F3CD7F">
            <w:pPr>
              <w:spacing w:after="0" w:line="240" w:lineRule="auto"/>
              <w:jc w:val="both"/>
              <w:rPr>
                <w:ins w:id="164" w:author="孤月" w:date="2026-08-31T16:36:28Z"/>
                <w:rFonts w:hint="eastAsia" w:ascii="仿宋" w:hAnsi="仿宋" w:eastAsia="仿宋"/>
                <w:color w:val="000000" w:themeColor="text1"/>
                <w:sz w:val="24"/>
                <w:szCs w:val="28"/>
                <w14:textFill>
                  <w14:solidFill>
                    <w14:schemeClr w14:val="tx1"/>
                  </w14:solidFill>
                </w14:textFill>
              </w:rPr>
            </w:pPr>
            <w:ins w:id="165" w:author="孤月" w:date="2026-08-31T16:36:28Z">
              <w:r>
                <w:rPr>
                  <w:rFonts w:ascii="仿宋" w:hAnsi="仿宋" w:eastAsia="仿宋"/>
                  <w:color w:val="000000" w:themeColor="text1"/>
                  <w:sz w:val="24"/>
                  <w:szCs w:val="28"/>
                  <w14:textFill>
                    <w14:solidFill>
                      <w14:schemeClr w14:val="tx1"/>
                    </w14:solidFill>
                  </w14:textFill>
                </w:rPr>
                <w:t>宁波纳闻传感企业管理合伙企业（有限合伙）</w:t>
              </w:r>
            </w:ins>
          </w:p>
        </w:tc>
        <w:tc>
          <w:tcPr>
            <w:tcW w:w="1250" w:type="dxa"/>
            <w:vAlign w:val="center"/>
          </w:tcPr>
          <w:p w14:paraId="5E8EEC7E">
            <w:pPr>
              <w:spacing w:after="0" w:line="240" w:lineRule="auto"/>
              <w:jc w:val="both"/>
              <w:rPr>
                <w:ins w:id="166" w:author="孤月" w:date="2026-08-31T16:36:28Z"/>
                <w:rFonts w:hint="eastAsia" w:ascii="仿宋" w:hAnsi="仿宋" w:eastAsia="仿宋"/>
                <w:color w:val="000000" w:themeColor="text1"/>
                <w:sz w:val="24"/>
                <w:szCs w:val="28"/>
                <w14:textFill>
                  <w14:solidFill>
                    <w14:schemeClr w14:val="tx1"/>
                  </w14:solidFill>
                </w14:textFill>
              </w:rPr>
            </w:pPr>
            <w:ins w:id="167" w:author="孤月" w:date="2026-08-31T16:36:28Z">
              <w:r>
                <w:rPr>
                  <w:rFonts w:ascii="仿宋" w:hAnsi="仿宋" w:eastAsia="仿宋"/>
                  <w:color w:val="000000" w:themeColor="text1"/>
                  <w:sz w:val="24"/>
                  <w:szCs w:val="28"/>
                  <w14:textFill>
                    <w14:solidFill>
                      <w14:schemeClr w14:val="tx1"/>
                    </w14:solidFill>
                  </w14:textFill>
                </w:rPr>
                <w:t>5.67%</w:t>
              </w:r>
            </w:ins>
          </w:p>
        </w:tc>
        <w:tc>
          <w:tcPr>
            <w:tcW w:w="2465" w:type="dxa"/>
            <w:vAlign w:val="center"/>
          </w:tcPr>
          <w:p w14:paraId="55983205">
            <w:pPr>
              <w:spacing w:after="0" w:line="240" w:lineRule="auto"/>
              <w:jc w:val="both"/>
              <w:rPr>
                <w:ins w:id="168" w:author="孤月" w:date="2026-08-31T16:36:28Z"/>
                <w:rFonts w:hint="eastAsia" w:ascii="仿宋" w:hAnsi="仿宋" w:eastAsia="仿宋"/>
                <w:color w:val="000000" w:themeColor="text1"/>
                <w:sz w:val="24"/>
                <w:szCs w:val="28"/>
                <w14:textFill>
                  <w14:solidFill>
                    <w14:schemeClr w14:val="tx1"/>
                  </w14:solidFill>
                </w14:textFill>
              </w:rPr>
            </w:pPr>
            <w:ins w:id="169" w:author="孤月" w:date="2026-08-31T16:36:28Z">
              <w:r>
                <w:rPr>
                  <w:rFonts w:hint="eastAsia" w:ascii="仿宋" w:hAnsi="仿宋" w:eastAsia="仿宋"/>
                  <w:color w:val="000000" w:themeColor="text1"/>
                  <w:sz w:val="24"/>
                  <w:szCs w:val="28"/>
                  <w14:textFill>
                    <w14:solidFill>
                      <w14:schemeClr w14:val="tx1"/>
                    </w14:solidFill>
                  </w14:textFill>
                </w:rPr>
                <w:t>7万元</w:t>
              </w:r>
            </w:ins>
          </w:p>
        </w:tc>
        <w:tc>
          <w:tcPr>
            <w:tcW w:w="2465" w:type="dxa"/>
            <w:vAlign w:val="center"/>
          </w:tcPr>
          <w:p w14:paraId="5B1E6476">
            <w:pPr>
              <w:spacing w:after="0" w:line="240" w:lineRule="auto"/>
              <w:jc w:val="both"/>
              <w:rPr>
                <w:ins w:id="170" w:author="孤月" w:date="2026-08-31T16:36:28Z"/>
                <w:rFonts w:hint="eastAsia" w:ascii="仿宋" w:hAnsi="仿宋" w:eastAsia="仿宋"/>
                <w:color w:val="000000" w:themeColor="text1"/>
                <w:sz w:val="24"/>
                <w:szCs w:val="28"/>
                <w14:textFill>
                  <w14:solidFill>
                    <w14:schemeClr w14:val="tx1"/>
                  </w14:solidFill>
                </w14:textFill>
              </w:rPr>
            </w:pPr>
            <w:ins w:id="171" w:author="孤月" w:date="2026-08-31T16:36:28Z">
              <w:r>
                <w:rPr>
                  <w:rFonts w:hint="eastAsia" w:ascii="仿宋" w:hAnsi="仿宋" w:eastAsia="仿宋"/>
                  <w:color w:val="000000" w:themeColor="text1"/>
                  <w:sz w:val="24"/>
                  <w:szCs w:val="28"/>
                  <w14:textFill>
                    <w14:solidFill>
                      <w14:schemeClr w14:val="tx1"/>
                    </w14:solidFill>
                  </w14:textFill>
                </w:rPr>
                <w:t>投资人+资源方</w:t>
              </w:r>
            </w:ins>
          </w:p>
        </w:tc>
      </w:tr>
      <w:tr w14:paraId="79B0406D">
        <w:trPr>
          <w:trHeight w:val="623" w:hRule="atLeast"/>
          <w:ins w:id="172" w:author="孤月" w:date="2026-08-31T16:36:28Z"/>
        </w:trPr>
        <w:tc>
          <w:tcPr>
            <w:tcW w:w="2693" w:type="dxa"/>
            <w:vAlign w:val="center"/>
          </w:tcPr>
          <w:p w14:paraId="30443696">
            <w:pPr>
              <w:spacing w:after="0" w:line="240" w:lineRule="auto"/>
              <w:jc w:val="both"/>
              <w:rPr>
                <w:ins w:id="173" w:author="孤月" w:date="2026-08-31T16:36:28Z"/>
                <w:rFonts w:hint="eastAsia" w:ascii="仿宋" w:hAnsi="仿宋" w:eastAsia="仿宋"/>
                <w:color w:val="000000" w:themeColor="text1"/>
                <w:sz w:val="24"/>
                <w:szCs w:val="28"/>
                <w14:textFill>
                  <w14:solidFill>
                    <w14:schemeClr w14:val="tx1"/>
                  </w14:solidFill>
                </w14:textFill>
              </w:rPr>
            </w:pPr>
            <w:ins w:id="174" w:author="孤月" w:date="2026-08-31T16:37:04Z">
              <w:r>
                <w:rPr>
                  <w:rFonts w:ascii="仿宋" w:hAnsi="仿宋" w:eastAsia="仿宋"/>
                  <w:color w:val="000000" w:themeColor="text1"/>
                  <w:sz w:val="24"/>
                  <w:szCs w:val="28"/>
                  <w14:textFill>
                    <w14:solidFill>
                      <w14:schemeClr w14:val="tx1"/>
                    </w14:solidFill>
                  </w14:textFill>
                </w:rPr>
                <w:t>中科优势（浙江）企业管理咨询有限公司</w:t>
              </w:r>
            </w:ins>
          </w:p>
        </w:tc>
        <w:tc>
          <w:tcPr>
            <w:tcW w:w="1250" w:type="dxa"/>
            <w:vAlign w:val="center"/>
          </w:tcPr>
          <w:p w14:paraId="0D741058">
            <w:pPr>
              <w:spacing w:after="0" w:line="240" w:lineRule="auto"/>
              <w:jc w:val="both"/>
              <w:rPr>
                <w:ins w:id="175" w:author="孤月" w:date="2026-08-31T16:36:28Z"/>
                <w:rFonts w:hint="eastAsia" w:ascii="仿宋" w:hAnsi="仿宋" w:eastAsia="仿宋"/>
                <w:color w:val="000000" w:themeColor="text1"/>
                <w:sz w:val="24"/>
                <w:szCs w:val="28"/>
                <w14:textFill>
                  <w14:solidFill>
                    <w14:schemeClr w14:val="tx1"/>
                  </w14:solidFill>
                </w14:textFill>
              </w:rPr>
            </w:pPr>
            <w:ins w:id="176" w:author="孤月" w:date="2026-08-31T16:36:28Z">
              <w:r>
                <w:rPr>
                  <w:rFonts w:ascii="仿宋" w:hAnsi="仿宋" w:eastAsia="仿宋"/>
                  <w:color w:val="000000" w:themeColor="text1"/>
                  <w:sz w:val="24"/>
                  <w:szCs w:val="28"/>
                  <w14:textFill>
                    <w14:solidFill>
                      <w14:schemeClr w14:val="tx1"/>
                    </w14:solidFill>
                  </w14:textFill>
                </w:rPr>
                <w:t>8.10%</w:t>
              </w:r>
            </w:ins>
          </w:p>
        </w:tc>
        <w:tc>
          <w:tcPr>
            <w:tcW w:w="2465" w:type="dxa"/>
            <w:vAlign w:val="center"/>
          </w:tcPr>
          <w:p w14:paraId="1B0422B3">
            <w:pPr>
              <w:spacing w:after="0" w:line="240" w:lineRule="auto"/>
              <w:jc w:val="both"/>
              <w:rPr>
                <w:ins w:id="177" w:author="孤月" w:date="2026-08-31T16:36:28Z"/>
                <w:rFonts w:hint="eastAsia" w:ascii="仿宋" w:hAnsi="仿宋" w:eastAsia="仿宋"/>
                <w:color w:val="000000" w:themeColor="text1"/>
                <w:sz w:val="24"/>
                <w:szCs w:val="28"/>
                <w14:textFill>
                  <w14:solidFill>
                    <w14:schemeClr w14:val="tx1"/>
                  </w14:solidFill>
                </w14:textFill>
              </w:rPr>
            </w:pPr>
            <w:ins w:id="178" w:author="孤月" w:date="2026-08-31T16:36:28Z">
              <w:r>
                <w:rPr>
                  <w:rFonts w:hint="eastAsia" w:ascii="仿宋" w:hAnsi="仿宋" w:eastAsia="仿宋"/>
                  <w:color w:val="000000" w:themeColor="text1"/>
                  <w:sz w:val="24"/>
                  <w:szCs w:val="28"/>
                  <w14:textFill>
                    <w14:solidFill>
                      <w14:schemeClr w14:val="tx1"/>
                    </w14:solidFill>
                  </w14:textFill>
                </w:rPr>
                <w:t>10万元</w:t>
              </w:r>
            </w:ins>
          </w:p>
        </w:tc>
        <w:tc>
          <w:tcPr>
            <w:tcW w:w="2465" w:type="dxa"/>
            <w:vAlign w:val="center"/>
          </w:tcPr>
          <w:p w14:paraId="36CBE02B">
            <w:pPr>
              <w:spacing w:after="0" w:line="240" w:lineRule="auto"/>
              <w:jc w:val="both"/>
              <w:rPr>
                <w:ins w:id="179" w:author="孤月" w:date="2026-08-31T16:36:28Z"/>
                <w:rFonts w:hint="eastAsia" w:ascii="仿宋" w:hAnsi="仿宋" w:eastAsia="仿宋"/>
                <w:color w:val="000000" w:themeColor="text1"/>
                <w:sz w:val="24"/>
                <w:szCs w:val="28"/>
                <w14:textFill>
                  <w14:solidFill>
                    <w14:schemeClr w14:val="tx1"/>
                  </w14:solidFill>
                </w14:textFill>
              </w:rPr>
            </w:pPr>
            <w:ins w:id="180" w:author="孤月" w:date="2026-08-31T16:36:28Z">
              <w:r>
                <w:rPr>
                  <w:rFonts w:hint="eastAsia" w:ascii="仿宋" w:hAnsi="仿宋" w:eastAsia="仿宋"/>
                  <w:color w:val="000000" w:themeColor="text1"/>
                  <w:sz w:val="24"/>
                  <w:szCs w:val="28"/>
                  <w14:textFill>
                    <w14:solidFill>
                      <w14:schemeClr w14:val="tx1"/>
                    </w14:solidFill>
                  </w14:textFill>
                </w:rPr>
                <w:t>孵化机构</w:t>
              </w:r>
            </w:ins>
          </w:p>
        </w:tc>
      </w:tr>
      <w:tr w14:paraId="417399C0">
        <w:trPr>
          <w:trHeight w:val="623" w:hRule="atLeast"/>
          <w:ins w:id="181" w:author="孤月" w:date="2026-08-31T16:36:28Z"/>
        </w:trPr>
        <w:tc>
          <w:tcPr>
            <w:tcW w:w="2693" w:type="dxa"/>
            <w:vAlign w:val="center"/>
          </w:tcPr>
          <w:p w14:paraId="102452F1">
            <w:pPr>
              <w:spacing w:after="0" w:line="240" w:lineRule="auto"/>
              <w:jc w:val="both"/>
              <w:rPr>
                <w:ins w:id="182" w:author="孤月" w:date="2026-08-31T16:36:28Z"/>
                <w:rFonts w:hint="eastAsia" w:ascii="仿宋" w:hAnsi="仿宋" w:eastAsia="仿宋"/>
                <w:color w:val="000000" w:themeColor="text1"/>
                <w:sz w:val="24"/>
                <w:szCs w:val="28"/>
                <w14:textFill>
                  <w14:solidFill>
                    <w14:schemeClr w14:val="tx1"/>
                  </w14:solidFill>
                </w14:textFill>
              </w:rPr>
            </w:pPr>
            <w:ins w:id="183" w:author="孤月" w:date="2026-08-31T16:36:28Z">
              <w:r>
                <w:rPr>
                  <w:rFonts w:hint="eastAsia" w:ascii="仿宋" w:hAnsi="仿宋" w:eastAsia="仿宋"/>
                  <w:color w:val="000000" w:themeColor="text1"/>
                  <w:sz w:val="24"/>
                  <w:szCs w:val="28"/>
                  <w14:textFill>
                    <w14:solidFill>
                      <w14:schemeClr w14:val="tx1"/>
                    </w14:solidFill>
                  </w14:textFill>
                </w:rPr>
                <w:t>宁波骋宁企业管理咨询合伙企业（有限合伙）</w:t>
              </w:r>
            </w:ins>
          </w:p>
        </w:tc>
        <w:tc>
          <w:tcPr>
            <w:tcW w:w="1250" w:type="dxa"/>
            <w:vAlign w:val="center"/>
          </w:tcPr>
          <w:p w14:paraId="07B77029">
            <w:pPr>
              <w:spacing w:after="0" w:line="240" w:lineRule="auto"/>
              <w:jc w:val="both"/>
              <w:rPr>
                <w:ins w:id="184" w:author="孤月" w:date="2026-08-31T16:36:28Z"/>
                <w:rFonts w:hint="eastAsia" w:ascii="仿宋" w:hAnsi="仿宋" w:eastAsia="仿宋"/>
                <w:color w:val="000000" w:themeColor="text1"/>
                <w:sz w:val="24"/>
                <w:szCs w:val="28"/>
                <w14:textFill>
                  <w14:solidFill>
                    <w14:schemeClr w14:val="tx1"/>
                  </w14:solidFill>
                </w14:textFill>
              </w:rPr>
            </w:pPr>
            <w:ins w:id="185" w:author="孤月" w:date="2026-08-31T16:36:28Z">
              <w:r>
                <w:rPr>
                  <w:rFonts w:ascii="仿宋" w:hAnsi="仿宋" w:eastAsia="仿宋"/>
                  <w:color w:val="000000" w:themeColor="text1"/>
                  <w:sz w:val="24"/>
                  <w:szCs w:val="28"/>
                  <w14:textFill>
                    <w14:solidFill>
                      <w14:schemeClr w14:val="tx1"/>
                    </w14:solidFill>
                  </w14:textFill>
                </w:rPr>
                <w:t>2.43%</w:t>
              </w:r>
            </w:ins>
          </w:p>
        </w:tc>
        <w:tc>
          <w:tcPr>
            <w:tcW w:w="2465" w:type="dxa"/>
            <w:vAlign w:val="center"/>
          </w:tcPr>
          <w:p w14:paraId="5C626E45">
            <w:pPr>
              <w:spacing w:after="0" w:line="240" w:lineRule="auto"/>
              <w:jc w:val="both"/>
              <w:rPr>
                <w:ins w:id="186" w:author="孤月" w:date="2026-08-31T16:36:28Z"/>
                <w:rFonts w:hint="eastAsia" w:ascii="仿宋" w:hAnsi="仿宋" w:eastAsia="仿宋"/>
                <w:color w:val="000000" w:themeColor="text1"/>
                <w:sz w:val="24"/>
                <w:szCs w:val="28"/>
                <w14:textFill>
                  <w14:solidFill>
                    <w14:schemeClr w14:val="tx1"/>
                  </w14:solidFill>
                </w14:textFill>
              </w:rPr>
            </w:pPr>
            <w:ins w:id="187" w:author="孤月" w:date="2026-08-31T16:36:28Z">
              <w:r>
                <w:rPr>
                  <w:rFonts w:hint="eastAsia" w:ascii="仿宋" w:hAnsi="仿宋" w:eastAsia="仿宋"/>
                  <w:color w:val="000000" w:themeColor="text1"/>
                  <w:sz w:val="24"/>
                  <w:szCs w:val="28"/>
                  <w14:textFill>
                    <w14:solidFill>
                      <w14:schemeClr w14:val="tx1"/>
                    </w14:solidFill>
                  </w14:textFill>
                </w:rPr>
                <w:t>3万元</w:t>
              </w:r>
            </w:ins>
          </w:p>
        </w:tc>
        <w:tc>
          <w:tcPr>
            <w:tcW w:w="2465" w:type="dxa"/>
            <w:vAlign w:val="center"/>
          </w:tcPr>
          <w:p w14:paraId="76C9FD3F">
            <w:pPr>
              <w:spacing w:after="0" w:line="240" w:lineRule="auto"/>
              <w:jc w:val="both"/>
              <w:rPr>
                <w:ins w:id="188" w:author="孤月" w:date="2026-08-31T16:36:28Z"/>
                <w:rFonts w:hint="eastAsia" w:ascii="仿宋" w:hAnsi="仿宋" w:eastAsia="仿宋"/>
                <w:color w:val="000000" w:themeColor="text1"/>
                <w:sz w:val="24"/>
                <w:szCs w:val="28"/>
                <w14:textFill>
                  <w14:solidFill>
                    <w14:schemeClr w14:val="tx1"/>
                  </w14:solidFill>
                </w14:textFill>
              </w:rPr>
            </w:pPr>
            <w:ins w:id="189" w:author="孤月" w:date="2026-08-31T16:36:28Z">
              <w:r>
                <w:rPr>
                  <w:rFonts w:hint="eastAsia" w:ascii="仿宋" w:hAnsi="仿宋" w:eastAsia="仿宋"/>
                  <w:color w:val="000000" w:themeColor="text1"/>
                  <w:sz w:val="24"/>
                  <w:szCs w:val="28"/>
                  <w14:textFill>
                    <w14:solidFill>
                      <w14:schemeClr w14:val="tx1"/>
                    </w14:solidFill>
                  </w14:textFill>
                </w:rPr>
                <w:t>孵化机构</w:t>
              </w:r>
            </w:ins>
          </w:p>
        </w:tc>
      </w:tr>
      <w:tr w14:paraId="35687A78">
        <w:trPr>
          <w:trHeight w:val="623" w:hRule="atLeast"/>
          <w:ins w:id="190" w:author="孤月" w:date="2026-08-31T16:36:28Z"/>
        </w:trPr>
        <w:tc>
          <w:tcPr>
            <w:tcW w:w="2693" w:type="dxa"/>
            <w:vAlign w:val="center"/>
          </w:tcPr>
          <w:p w14:paraId="00FF4ED7">
            <w:pPr>
              <w:spacing w:after="0" w:line="240" w:lineRule="auto"/>
              <w:jc w:val="both"/>
              <w:rPr>
                <w:ins w:id="191" w:author="孤月" w:date="2026-08-31T16:36:28Z"/>
                <w:rFonts w:hint="eastAsia" w:ascii="仿宋" w:hAnsi="仿宋" w:eastAsia="仿宋"/>
                <w:color w:val="000000" w:themeColor="text1"/>
                <w:sz w:val="24"/>
                <w:szCs w:val="28"/>
                <w14:textFill>
                  <w14:solidFill>
                    <w14:schemeClr w14:val="tx1"/>
                  </w14:solidFill>
                </w14:textFill>
              </w:rPr>
            </w:pPr>
            <w:ins w:id="192" w:author="孤月" w:date="2026-08-31T16:36:28Z">
              <w:r>
                <w:rPr>
                  <w:rFonts w:ascii="仿宋" w:hAnsi="仿宋" w:eastAsia="仿宋"/>
                  <w:color w:val="000000" w:themeColor="text1"/>
                  <w:sz w:val="24"/>
                  <w:szCs w:val="28"/>
                  <w14:textFill>
                    <w14:solidFill>
                      <w14:schemeClr w14:val="tx1"/>
                    </w14:solidFill>
                  </w14:textFill>
                </w:rPr>
                <w:t>宁波摩穆斯企业管理合伙企业（有限合伙）</w:t>
              </w:r>
            </w:ins>
          </w:p>
        </w:tc>
        <w:tc>
          <w:tcPr>
            <w:tcW w:w="1250" w:type="dxa"/>
            <w:vAlign w:val="center"/>
          </w:tcPr>
          <w:p w14:paraId="791A6E02">
            <w:pPr>
              <w:spacing w:after="0" w:line="240" w:lineRule="auto"/>
              <w:jc w:val="both"/>
              <w:rPr>
                <w:ins w:id="193" w:author="孤月" w:date="2026-08-31T16:36:28Z"/>
                <w:rFonts w:hint="eastAsia" w:ascii="仿宋" w:hAnsi="仿宋" w:eastAsia="仿宋"/>
                <w:color w:val="000000" w:themeColor="text1"/>
                <w:sz w:val="24"/>
                <w:szCs w:val="28"/>
                <w14:textFill>
                  <w14:solidFill>
                    <w14:schemeClr w14:val="tx1"/>
                  </w14:solidFill>
                </w14:textFill>
              </w:rPr>
            </w:pPr>
            <w:ins w:id="194" w:author="孤月" w:date="2026-08-31T16:36:28Z">
              <w:r>
                <w:rPr>
                  <w:rFonts w:ascii="仿宋" w:hAnsi="仿宋" w:eastAsia="仿宋"/>
                  <w:color w:val="000000" w:themeColor="text1"/>
                  <w:sz w:val="24"/>
                  <w:szCs w:val="28"/>
                  <w14:textFill>
                    <w14:solidFill>
                      <w14:schemeClr w14:val="tx1"/>
                    </w14:solidFill>
                  </w14:textFill>
                </w:rPr>
                <w:t>19.00%</w:t>
              </w:r>
            </w:ins>
          </w:p>
        </w:tc>
        <w:tc>
          <w:tcPr>
            <w:tcW w:w="2465" w:type="dxa"/>
            <w:vAlign w:val="center"/>
          </w:tcPr>
          <w:p w14:paraId="0DA21340">
            <w:pPr>
              <w:spacing w:after="0" w:line="240" w:lineRule="auto"/>
              <w:jc w:val="both"/>
              <w:rPr>
                <w:ins w:id="195" w:author="孤月" w:date="2026-08-31T16:36:28Z"/>
                <w:rFonts w:hint="eastAsia" w:ascii="仿宋" w:hAnsi="仿宋" w:eastAsia="仿宋"/>
                <w:color w:val="000000" w:themeColor="text1"/>
                <w:sz w:val="24"/>
                <w:szCs w:val="28"/>
                <w14:textFill>
                  <w14:solidFill>
                    <w14:schemeClr w14:val="tx1"/>
                  </w14:solidFill>
                </w14:textFill>
              </w:rPr>
            </w:pPr>
            <w:ins w:id="196" w:author="孤月" w:date="2026-08-31T16:36:28Z">
              <w:r>
                <w:rPr>
                  <w:rFonts w:hint="eastAsia" w:ascii="仿宋" w:hAnsi="仿宋" w:eastAsia="仿宋"/>
                  <w:color w:val="000000" w:themeColor="text1"/>
                  <w:sz w:val="24"/>
                  <w:szCs w:val="28"/>
                  <w14:textFill>
                    <w14:solidFill>
                      <w14:schemeClr w14:val="tx1"/>
                    </w14:solidFill>
                  </w14:textFill>
                </w:rPr>
                <w:t>23</w:t>
              </w:r>
            </w:ins>
            <w:ins w:id="197" w:author="孤月" w:date="2026-08-31T16:36:28Z">
              <w:r>
                <w:rPr>
                  <w:rFonts w:ascii="仿宋" w:hAnsi="仿宋" w:eastAsia="仿宋"/>
                  <w:color w:val="000000" w:themeColor="text1"/>
                  <w:sz w:val="24"/>
                  <w:szCs w:val="28"/>
                  <w14:textFill>
                    <w14:solidFill>
                      <w14:schemeClr w14:val="tx1"/>
                    </w14:solidFill>
                  </w14:textFill>
                </w:rPr>
                <w:t>.</w:t>
              </w:r>
            </w:ins>
            <w:ins w:id="198" w:author="孤月" w:date="2026-08-31T16:36:28Z">
              <w:r>
                <w:rPr>
                  <w:rFonts w:hint="eastAsia" w:ascii="仿宋" w:hAnsi="仿宋" w:eastAsia="仿宋"/>
                  <w:color w:val="000000" w:themeColor="text1"/>
                  <w:sz w:val="24"/>
                  <w:szCs w:val="28"/>
                  <w14:textFill>
                    <w14:solidFill>
                      <w14:schemeClr w14:val="tx1"/>
                    </w14:solidFill>
                  </w14:textFill>
                </w:rPr>
                <w:t>45</w:t>
              </w:r>
            </w:ins>
            <w:ins w:id="199" w:author="孤月" w:date="2026-08-31T16:36:28Z">
              <w:r>
                <w:rPr>
                  <w:rFonts w:ascii="仿宋" w:hAnsi="仿宋" w:eastAsia="仿宋"/>
                  <w:color w:val="000000" w:themeColor="text1"/>
                  <w:sz w:val="24"/>
                  <w:szCs w:val="28"/>
                  <w14:textFill>
                    <w14:solidFill>
                      <w14:schemeClr w14:val="tx1"/>
                    </w14:solidFill>
                  </w14:textFill>
                </w:rPr>
                <w:t>万元</w:t>
              </w:r>
            </w:ins>
          </w:p>
        </w:tc>
        <w:tc>
          <w:tcPr>
            <w:tcW w:w="2465" w:type="dxa"/>
            <w:vAlign w:val="center"/>
          </w:tcPr>
          <w:p w14:paraId="2E8CB7B3">
            <w:pPr>
              <w:spacing w:after="0" w:line="240" w:lineRule="auto"/>
              <w:jc w:val="both"/>
              <w:rPr>
                <w:ins w:id="200" w:author="孤月" w:date="2026-08-31T16:36:28Z"/>
                <w:rFonts w:hint="eastAsia" w:ascii="仿宋" w:hAnsi="仿宋" w:eastAsia="仿宋"/>
                <w:color w:val="000000" w:themeColor="text1"/>
                <w:sz w:val="24"/>
                <w:szCs w:val="28"/>
                <w14:textFill>
                  <w14:solidFill>
                    <w14:schemeClr w14:val="tx1"/>
                  </w14:solidFill>
                </w14:textFill>
              </w:rPr>
            </w:pPr>
            <w:ins w:id="201" w:author="孤月" w:date="2026-08-31T16:36:28Z">
              <w:r>
                <w:rPr>
                  <w:rFonts w:ascii="仿宋" w:hAnsi="仿宋" w:eastAsia="仿宋"/>
                  <w:color w:val="000000" w:themeColor="text1"/>
                  <w:sz w:val="24"/>
                  <w:szCs w:val="28"/>
                  <w14:textFill>
                    <w14:solidFill>
                      <w14:schemeClr w14:val="tx1"/>
                    </w14:solidFill>
                  </w14:textFill>
                </w:rPr>
                <w:t>种子轮投资人</w:t>
              </w:r>
            </w:ins>
          </w:p>
        </w:tc>
      </w:tr>
    </w:tbl>
    <w:p w14:paraId="0A893497">
      <w:pPr>
        <w:pStyle w:val="12"/>
        <w:numPr>
          <w:ilvl w:val="-1"/>
          <w:numId w:val="0"/>
        </w:numPr>
        <w:spacing w:before="129" w:line="360" w:lineRule="auto"/>
        <w:ind w:left="0" w:firstLine="0"/>
        <w:outlineLvl w:val="2"/>
        <w:rPr>
          <w:ins w:id="203" w:author="孤月" w:date="2026-08-31T16:26:40Z"/>
          <w:rFonts w:hint="eastAsia" w:ascii="华文楷体" w:hAnsi="华文楷体" w:eastAsia="华文楷体" w:cs="华文楷体"/>
          <w:b/>
          <w:bCs/>
          <w:color w:val="000000" w:themeColor="text1"/>
          <w:spacing w:val="-4"/>
          <w:sz w:val="30"/>
          <w:szCs w:val="30"/>
          <w:lang w:eastAsia="zh-CN"/>
          <w14:textFill>
            <w14:solidFill>
              <w14:schemeClr w14:val="tx1"/>
            </w14:solidFill>
          </w14:textFill>
        </w:rPr>
        <w:pPrChange w:id="202" w:author="孤月" w:date="2026-08-31T16:36:31Z">
          <w:pPr>
            <w:pStyle w:val="12"/>
            <w:numPr>
              <w:ilvl w:val="2"/>
              <w:numId w:val="1"/>
            </w:numPr>
            <w:spacing w:before="129" w:line="360" w:lineRule="auto"/>
            <w:outlineLvl w:val="2"/>
          </w:pPr>
        </w:pPrChange>
      </w:pPr>
    </w:p>
    <w:p w14:paraId="778C6AD3">
      <w:pPr>
        <w:pStyle w:val="12"/>
        <w:numPr>
          <w:ilvl w:val="2"/>
          <w:numId w:val="1"/>
        </w:numPr>
        <w:spacing w:before="129" w:line="360" w:lineRule="auto"/>
        <w:outlineLvl w:val="2"/>
        <w:rPr>
          <w:rFonts w:hint="eastAsia" w:ascii="华文楷体" w:hAnsi="华文楷体" w:eastAsia="华文楷体" w:cs="华文楷体"/>
          <w:b/>
          <w:bCs/>
          <w:color w:val="000000" w:themeColor="text1"/>
          <w:spacing w:val="-4"/>
          <w:sz w:val="30"/>
          <w:szCs w:val="30"/>
          <w:lang w:eastAsia="zh-CN"/>
          <w14:textFill>
            <w14:solidFill>
              <w14:schemeClr w14:val="tx1"/>
            </w14:solidFill>
          </w14:textFill>
        </w:rPr>
      </w:pPr>
      <w:ins w:id="204" w:author="孤月" w:date="2026-08-31T16:27:03Z">
        <w:r>
          <w:rPr>
            <w:rFonts w:ascii="华文楷体" w:hAnsi="华文楷体" w:eastAsia="华文楷体" w:cs="华文楷体"/>
            <w:b/>
            <w:bCs/>
            <w:color w:val="000000" w:themeColor="text1"/>
            <w:spacing w:val="-4"/>
            <w:sz w:val="30"/>
            <w:szCs w:val="30"/>
            <w:lang w:eastAsia="zh-CN"/>
            <w14:textFill>
              <w14:solidFill>
                <w14:schemeClr w14:val="tx1"/>
              </w14:solidFill>
            </w14:textFill>
          </w:rPr>
          <w:t>2022年12月天使轮融资（第</w:t>
        </w:r>
      </w:ins>
      <w:ins w:id="205" w:author="孤月" w:date="2026-08-31T16:42:38Z">
        <w:r>
          <w:rPr>
            <w:rFonts w:hint="eastAsia" w:ascii="华文楷体" w:hAnsi="华文楷体" w:eastAsia="华文楷体" w:cs="华文楷体"/>
            <w:b/>
            <w:bCs/>
            <w:color w:val="000000" w:themeColor="text1"/>
            <w:spacing w:val="-4"/>
            <w:sz w:val="30"/>
            <w:szCs w:val="30"/>
            <w:lang w:val="en-US" w:eastAsia="zh-CN"/>
            <w14:textFill>
              <w14:solidFill>
                <w14:schemeClr w14:val="tx1"/>
              </w14:solidFill>
            </w14:textFill>
          </w:rPr>
          <w:t>二</w:t>
        </w:r>
      </w:ins>
      <w:ins w:id="206" w:author="孤月" w:date="2026-08-31T16:27:03Z">
        <w:r>
          <w:rPr>
            <w:rFonts w:ascii="华文楷体" w:hAnsi="华文楷体" w:eastAsia="华文楷体" w:cs="华文楷体"/>
            <w:b/>
            <w:bCs/>
            <w:color w:val="000000" w:themeColor="text1"/>
            <w:spacing w:val="-4"/>
            <w:sz w:val="30"/>
            <w:szCs w:val="30"/>
            <w:lang w:eastAsia="zh-CN"/>
            <w14:textFill>
              <w14:solidFill>
                <w14:schemeClr w14:val="tx1"/>
              </w14:solidFill>
            </w14:textFill>
          </w:rPr>
          <w:t>次增资1000万元）</w:t>
        </w:r>
      </w:ins>
    </w:p>
    <w:p w14:paraId="4B3ACC0E">
      <w:pPr>
        <w:ind w:firstLine="560" w:firstLineChars="200"/>
        <w:jc w:val="both"/>
        <w:rPr>
          <w:rFonts w:hint="eastAsia" w:ascii="仿宋" w:hAnsi="仿宋" w:eastAsia="仿宋"/>
          <w:color w:val="000000" w:themeColor="text1"/>
          <w:sz w:val="28"/>
          <w:szCs w:val="32"/>
          <w14:textFill>
            <w14:solidFill>
              <w14:schemeClr w14:val="tx1"/>
            </w14:solidFill>
          </w14:textFill>
        </w:rPr>
      </w:pPr>
      <w:r>
        <w:rPr>
          <w:rFonts w:hint="eastAsia" w:ascii="仿宋" w:hAnsi="仿宋" w:eastAsia="仿宋"/>
          <w:color w:val="000000" w:themeColor="text1"/>
          <w:sz w:val="28"/>
          <w:szCs w:val="32"/>
          <w14:textFill>
            <w14:solidFill>
              <w14:schemeClr w14:val="tx1"/>
            </w14:solidFill>
          </w14:textFill>
        </w:rPr>
        <w:t>2022年12月完成天使轮融资，</w:t>
      </w:r>
      <w:r>
        <w:rPr>
          <w:rFonts w:hint="eastAsia" w:ascii="仿宋" w:hAnsi="仿宋" w:eastAsia="仿宋"/>
          <w:b/>
          <w:bCs/>
          <w:color w:val="000000" w:themeColor="text1"/>
          <w:sz w:val="28"/>
          <w:szCs w:val="32"/>
          <w14:textFill>
            <w14:solidFill>
              <w14:schemeClr w14:val="tx1"/>
            </w14:solidFill>
          </w14:textFill>
        </w:rPr>
        <w:t>估值投后1.2亿元</w:t>
      </w:r>
      <w:r>
        <w:rPr>
          <w:rFonts w:hint="eastAsia" w:ascii="仿宋" w:hAnsi="仿宋" w:eastAsia="仿宋"/>
          <w:color w:val="000000" w:themeColor="text1"/>
          <w:sz w:val="28"/>
          <w:szCs w:val="32"/>
          <w14:textFill>
            <w14:solidFill>
              <w14:schemeClr w14:val="tx1"/>
            </w14:solidFill>
          </w14:textFill>
        </w:rPr>
        <w:t>；李皓（天使投资人）通过宁波纳闻传感企业管理合伙企业（有限合伙）增资300万元，本轮交割后李皓股权穿透后持有中科微感2.5%股权；天使投资人王励勇投资 700万元，本轮交割后王励勇持有中科微感5.83%股权。</w:t>
      </w:r>
    </w:p>
    <w:tbl>
      <w:tblPr>
        <w:tblStyle w:val="22"/>
        <w:tblW w:w="8873" w:type="dxa"/>
        <w:tblInd w:w="13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93"/>
        <w:gridCol w:w="1250"/>
        <w:gridCol w:w="2465"/>
        <w:gridCol w:w="2465"/>
      </w:tblGrid>
      <w:tr w14:paraId="3C74CD38">
        <w:trPr>
          <w:trHeight w:val="398" w:hRule="atLeast"/>
        </w:trPr>
        <w:tc>
          <w:tcPr>
            <w:tcW w:w="2693" w:type="dxa"/>
            <w:vAlign w:val="center"/>
          </w:tcPr>
          <w:p w14:paraId="29B31333">
            <w:pPr>
              <w:spacing w:after="0" w:line="240" w:lineRule="auto"/>
              <w:jc w:val="both"/>
              <w:rPr>
                <w:rFonts w:hint="eastAsia" w:ascii="仿宋" w:hAnsi="仿宋" w:eastAsia="仿宋"/>
                <w:b/>
                <w:bCs/>
                <w:color w:val="000000" w:themeColor="text1"/>
                <w:sz w:val="24"/>
                <w:szCs w:val="28"/>
                <w14:textFill>
                  <w14:solidFill>
                    <w14:schemeClr w14:val="tx1"/>
                  </w14:solidFill>
                </w14:textFill>
              </w:rPr>
            </w:pPr>
            <w:bookmarkStart w:id="23" w:name="OLE_LINK54"/>
            <w:r>
              <w:rPr>
                <w:rFonts w:hint="eastAsia" w:ascii="仿宋" w:hAnsi="仿宋" w:eastAsia="仿宋"/>
                <w:b/>
                <w:bCs/>
                <w:color w:val="000000" w:themeColor="text1"/>
                <w:sz w:val="24"/>
                <w:szCs w:val="28"/>
                <w14:textFill>
                  <w14:solidFill>
                    <w14:schemeClr w14:val="tx1"/>
                  </w14:solidFill>
                </w14:textFill>
              </w:rPr>
              <w:t>股东名称</w:t>
            </w:r>
          </w:p>
        </w:tc>
        <w:tc>
          <w:tcPr>
            <w:tcW w:w="1250" w:type="dxa"/>
            <w:vAlign w:val="center"/>
          </w:tcPr>
          <w:p w14:paraId="55F44466">
            <w:pPr>
              <w:spacing w:after="0" w:line="240" w:lineRule="auto"/>
              <w:jc w:val="both"/>
              <w:rPr>
                <w:rFonts w:hint="eastAsia" w:ascii="仿宋" w:hAnsi="仿宋" w:eastAsia="仿宋"/>
                <w:b/>
                <w:bCs/>
                <w:color w:val="000000" w:themeColor="text1"/>
                <w:sz w:val="24"/>
                <w:szCs w:val="28"/>
                <w14:textFill>
                  <w14:solidFill>
                    <w14:schemeClr w14:val="tx1"/>
                  </w14:solidFill>
                </w14:textFill>
              </w:rPr>
            </w:pPr>
            <w:r>
              <w:rPr>
                <w:rFonts w:hint="eastAsia" w:ascii="仿宋" w:hAnsi="仿宋" w:eastAsia="仿宋"/>
                <w:b/>
                <w:bCs/>
                <w:color w:val="000000" w:themeColor="text1"/>
                <w:sz w:val="24"/>
                <w:szCs w:val="28"/>
                <w14:textFill>
                  <w14:solidFill>
                    <w14:schemeClr w14:val="tx1"/>
                  </w14:solidFill>
                </w14:textFill>
              </w:rPr>
              <w:t>持股比例</w:t>
            </w:r>
          </w:p>
        </w:tc>
        <w:tc>
          <w:tcPr>
            <w:tcW w:w="2465" w:type="dxa"/>
            <w:vAlign w:val="center"/>
          </w:tcPr>
          <w:p w14:paraId="16F0D1BA">
            <w:pPr>
              <w:spacing w:after="0" w:line="240" w:lineRule="auto"/>
              <w:jc w:val="both"/>
              <w:rPr>
                <w:rFonts w:hint="eastAsia" w:ascii="仿宋" w:hAnsi="仿宋" w:eastAsia="仿宋"/>
                <w:b/>
                <w:bCs/>
                <w:color w:val="000000" w:themeColor="text1"/>
                <w:sz w:val="24"/>
                <w:szCs w:val="28"/>
                <w14:textFill>
                  <w14:solidFill>
                    <w14:schemeClr w14:val="tx1"/>
                  </w14:solidFill>
                </w14:textFill>
              </w:rPr>
            </w:pPr>
            <w:r>
              <w:rPr>
                <w:rFonts w:hint="eastAsia" w:ascii="仿宋" w:hAnsi="仿宋" w:eastAsia="仿宋"/>
                <w:b/>
                <w:bCs/>
                <w:color w:val="000000" w:themeColor="text1"/>
                <w:sz w:val="24"/>
                <w:szCs w:val="28"/>
                <w14:textFill>
                  <w14:solidFill>
                    <w14:schemeClr w14:val="tx1"/>
                  </w14:solidFill>
                </w14:textFill>
              </w:rPr>
              <w:t>认缴出资额</w:t>
            </w:r>
          </w:p>
        </w:tc>
        <w:tc>
          <w:tcPr>
            <w:tcW w:w="2465" w:type="dxa"/>
            <w:vAlign w:val="center"/>
          </w:tcPr>
          <w:p w14:paraId="2FAA89CA">
            <w:pPr>
              <w:spacing w:after="0" w:line="240" w:lineRule="auto"/>
              <w:jc w:val="both"/>
              <w:rPr>
                <w:rFonts w:hint="eastAsia" w:ascii="仿宋" w:hAnsi="仿宋" w:eastAsia="仿宋"/>
                <w:b/>
                <w:bCs/>
                <w:color w:val="000000" w:themeColor="text1"/>
                <w:sz w:val="24"/>
                <w:szCs w:val="28"/>
                <w14:textFill>
                  <w14:solidFill>
                    <w14:schemeClr w14:val="tx1"/>
                  </w14:solidFill>
                </w14:textFill>
              </w:rPr>
            </w:pPr>
            <w:r>
              <w:rPr>
                <w:rFonts w:hint="eastAsia" w:ascii="仿宋" w:hAnsi="仿宋" w:eastAsia="仿宋"/>
                <w:b/>
                <w:bCs/>
                <w:color w:val="000000" w:themeColor="text1"/>
                <w:sz w:val="24"/>
                <w:szCs w:val="28"/>
                <w14:textFill>
                  <w14:solidFill>
                    <w14:schemeClr w14:val="tx1"/>
                  </w14:solidFill>
                </w14:textFill>
              </w:rPr>
              <w:t>背景</w:t>
            </w:r>
          </w:p>
        </w:tc>
      </w:tr>
      <w:tr w14:paraId="7248DD7E">
        <w:trPr>
          <w:trHeight w:val="623" w:hRule="atLeast"/>
        </w:trPr>
        <w:tc>
          <w:tcPr>
            <w:tcW w:w="2693" w:type="dxa"/>
            <w:vAlign w:val="center"/>
          </w:tcPr>
          <w:p w14:paraId="67F1B814">
            <w:pPr>
              <w:spacing w:after="0" w:line="240" w:lineRule="auto"/>
              <w:jc w:val="both"/>
              <w:rPr>
                <w:rFonts w:hint="eastAsia" w:ascii="仿宋" w:hAnsi="仿宋" w:eastAsia="仿宋"/>
                <w:color w:val="000000" w:themeColor="text1"/>
                <w:sz w:val="24"/>
                <w:szCs w:val="28"/>
                <w14:textFill>
                  <w14:solidFill>
                    <w14:schemeClr w14:val="tx1"/>
                  </w14:solidFill>
                </w14:textFill>
              </w:rPr>
            </w:pPr>
            <w:r>
              <w:rPr>
                <w:rFonts w:hint="eastAsia" w:ascii="仿宋" w:hAnsi="仿宋" w:eastAsia="仿宋"/>
                <w:color w:val="000000" w:themeColor="text1"/>
                <w:sz w:val="24"/>
                <w:szCs w:val="28"/>
                <w14:textFill>
                  <w14:solidFill>
                    <w14:schemeClr w14:val="tx1"/>
                  </w14:solidFill>
                </w14:textFill>
              </w:rPr>
              <w:t>王汉娟</w:t>
            </w:r>
          </w:p>
        </w:tc>
        <w:tc>
          <w:tcPr>
            <w:tcW w:w="1250" w:type="dxa"/>
            <w:vAlign w:val="center"/>
          </w:tcPr>
          <w:p w14:paraId="3F2FD632">
            <w:pPr>
              <w:spacing w:after="0" w:line="240" w:lineRule="auto"/>
              <w:jc w:val="both"/>
              <w:rPr>
                <w:rFonts w:hint="eastAsia" w:ascii="仿宋" w:hAnsi="仿宋" w:eastAsia="仿宋"/>
                <w:color w:val="000000" w:themeColor="text1"/>
                <w:sz w:val="24"/>
                <w:szCs w:val="28"/>
                <w14:textFill>
                  <w14:solidFill>
                    <w14:schemeClr w14:val="tx1"/>
                  </w14:solidFill>
                </w14:textFill>
              </w:rPr>
            </w:pPr>
            <w:r>
              <w:rPr>
                <w:rFonts w:hint="eastAsia" w:ascii="仿宋" w:hAnsi="仿宋" w:eastAsia="仿宋"/>
                <w:color w:val="000000" w:themeColor="text1"/>
                <w:sz w:val="24"/>
                <w:szCs w:val="28"/>
                <w14:textFill>
                  <w14:solidFill>
                    <w14:schemeClr w14:val="tx1"/>
                  </w14:solidFill>
                </w14:textFill>
              </w:rPr>
              <w:t>25.99%</w:t>
            </w:r>
          </w:p>
        </w:tc>
        <w:tc>
          <w:tcPr>
            <w:tcW w:w="2465" w:type="dxa"/>
            <w:vAlign w:val="center"/>
          </w:tcPr>
          <w:p w14:paraId="29390A77">
            <w:pPr>
              <w:spacing w:after="0" w:line="240" w:lineRule="auto"/>
              <w:jc w:val="both"/>
              <w:rPr>
                <w:rFonts w:hint="eastAsia" w:ascii="仿宋" w:hAnsi="仿宋" w:eastAsia="仿宋"/>
                <w:color w:val="000000" w:themeColor="text1"/>
                <w:sz w:val="24"/>
                <w:szCs w:val="28"/>
                <w14:textFill>
                  <w14:solidFill>
                    <w14:schemeClr w14:val="tx1"/>
                  </w14:solidFill>
                </w14:textFill>
              </w:rPr>
            </w:pPr>
            <w:r>
              <w:rPr>
                <w:rFonts w:hint="eastAsia" w:ascii="仿宋" w:hAnsi="仿宋" w:eastAsia="仿宋"/>
                <w:color w:val="000000" w:themeColor="text1"/>
                <w:sz w:val="24"/>
                <w:szCs w:val="28"/>
                <w14:textFill>
                  <w14:solidFill>
                    <w14:schemeClr w14:val="tx1"/>
                  </w14:solidFill>
                </w14:textFill>
              </w:rPr>
              <w:t>35万元</w:t>
            </w:r>
          </w:p>
        </w:tc>
        <w:tc>
          <w:tcPr>
            <w:tcW w:w="2465" w:type="dxa"/>
            <w:vAlign w:val="center"/>
          </w:tcPr>
          <w:p w14:paraId="0C5349F4">
            <w:pPr>
              <w:spacing w:after="0" w:line="240" w:lineRule="auto"/>
              <w:jc w:val="both"/>
              <w:rPr>
                <w:rFonts w:hint="eastAsia" w:ascii="仿宋" w:hAnsi="仿宋" w:eastAsia="仿宋"/>
                <w:color w:val="000000" w:themeColor="text1"/>
                <w:sz w:val="24"/>
                <w:szCs w:val="28"/>
                <w14:textFill>
                  <w14:solidFill>
                    <w14:schemeClr w14:val="tx1"/>
                  </w14:solidFill>
                </w14:textFill>
              </w:rPr>
            </w:pPr>
            <w:r>
              <w:rPr>
                <w:rFonts w:ascii="仿宋" w:hAnsi="仿宋" w:eastAsia="仿宋"/>
                <w:color w:val="000000" w:themeColor="text1"/>
                <w:sz w:val="24"/>
                <w:szCs w:val="28"/>
                <w14:textFill>
                  <w14:solidFill>
                    <w14:schemeClr w14:val="tx1"/>
                  </w14:solidFill>
                </w14:textFill>
              </w:rPr>
              <w:t>代沈文锋持股</w:t>
            </w:r>
          </w:p>
        </w:tc>
      </w:tr>
      <w:tr w14:paraId="505A4EA0">
        <w:trPr>
          <w:trHeight w:val="623" w:hRule="atLeast"/>
        </w:trPr>
        <w:tc>
          <w:tcPr>
            <w:tcW w:w="2693" w:type="dxa"/>
            <w:vAlign w:val="center"/>
          </w:tcPr>
          <w:p w14:paraId="70663264">
            <w:pPr>
              <w:spacing w:after="0" w:line="240" w:lineRule="auto"/>
              <w:jc w:val="both"/>
              <w:rPr>
                <w:rFonts w:hint="eastAsia" w:ascii="仿宋" w:hAnsi="仿宋" w:eastAsia="仿宋"/>
                <w:color w:val="000000" w:themeColor="text1"/>
                <w:sz w:val="24"/>
                <w:szCs w:val="28"/>
                <w14:textFill>
                  <w14:solidFill>
                    <w14:schemeClr w14:val="tx1"/>
                  </w14:solidFill>
                </w14:textFill>
              </w:rPr>
            </w:pPr>
            <w:r>
              <w:rPr>
                <w:rFonts w:ascii="仿宋" w:hAnsi="仿宋" w:eastAsia="仿宋"/>
                <w:color w:val="000000" w:themeColor="text1"/>
                <w:sz w:val="24"/>
                <w:szCs w:val="28"/>
                <w14:textFill>
                  <w14:solidFill>
                    <w14:schemeClr w14:val="tx1"/>
                  </w14:solidFill>
                </w14:textFill>
              </w:rPr>
              <w:t>宁波启零数感技术服务合伙企业（有限合伙）</w:t>
            </w:r>
          </w:p>
        </w:tc>
        <w:tc>
          <w:tcPr>
            <w:tcW w:w="1250" w:type="dxa"/>
            <w:vAlign w:val="center"/>
          </w:tcPr>
          <w:p w14:paraId="1BA81DD7">
            <w:pPr>
              <w:spacing w:after="0" w:line="240" w:lineRule="auto"/>
              <w:jc w:val="both"/>
              <w:rPr>
                <w:rFonts w:hint="eastAsia" w:ascii="仿宋" w:hAnsi="仿宋" w:eastAsia="仿宋"/>
                <w:color w:val="000000" w:themeColor="text1"/>
                <w:sz w:val="24"/>
                <w:szCs w:val="28"/>
                <w14:textFill>
                  <w14:solidFill>
                    <w14:schemeClr w14:val="tx1"/>
                  </w14:solidFill>
                </w14:textFill>
              </w:rPr>
            </w:pPr>
            <w:r>
              <w:rPr>
                <w:rFonts w:hint="eastAsia" w:ascii="仿宋" w:hAnsi="仿宋" w:eastAsia="仿宋"/>
                <w:color w:val="000000" w:themeColor="text1"/>
                <w:sz w:val="24"/>
                <w:szCs w:val="28"/>
                <w14:textFill>
                  <w14:solidFill>
                    <w14:schemeClr w14:val="tx1"/>
                  </w14:solidFill>
                </w14:textFill>
              </w:rPr>
              <w:t>22.28%</w:t>
            </w:r>
          </w:p>
        </w:tc>
        <w:tc>
          <w:tcPr>
            <w:tcW w:w="2465" w:type="dxa"/>
            <w:vAlign w:val="center"/>
          </w:tcPr>
          <w:p w14:paraId="1B8D9028">
            <w:pPr>
              <w:spacing w:after="0" w:line="240" w:lineRule="auto"/>
              <w:jc w:val="both"/>
              <w:rPr>
                <w:rFonts w:hint="eastAsia" w:ascii="仿宋" w:hAnsi="仿宋" w:eastAsia="仿宋"/>
                <w:color w:val="000000" w:themeColor="text1"/>
                <w:sz w:val="24"/>
                <w:szCs w:val="28"/>
                <w14:textFill>
                  <w14:solidFill>
                    <w14:schemeClr w14:val="tx1"/>
                  </w14:solidFill>
                </w14:textFill>
              </w:rPr>
            </w:pPr>
            <w:r>
              <w:rPr>
                <w:rFonts w:hint="eastAsia" w:ascii="仿宋" w:hAnsi="仿宋" w:eastAsia="仿宋"/>
                <w:color w:val="000000" w:themeColor="text1"/>
                <w:sz w:val="24"/>
                <w:szCs w:val="28"/>
                <w14:textFill>
                  <w14:solidFill>
                    <w14:schemeClr w14:val="tx1"/>
                  </w14:solidFill>
                </w14:textFill>
              </w:rPr>
              <w:t>30万元</w:t>
            </w:r>
          </w:p>
        </w:tc>
        <w:tc>
          <w:tcPr>
            <w:tcW w:w="2465" w:type="dxa"/>
            <w:vAlign w:val="center"/>
          </w:tcPr>
          <w:p w14:paraId="20E01A36">
            <w:pPr>
              <w:spacing w:after="0" w:line="240" w:lineRule="auto"/>
              <w:jc w:val="both"/>
              <w:rPr>
                <w:rFonts w:hint="eastAsia" w:ascii="仿宋" w:hAnsi="仿宋" w:eastAsia="仿宋"/>
                <w:color w:val="000000" w:themeColor="text1"/>
                <w:sz w:val="24"/>
                <w:szCs w:val="28"/>
                <w14:textFill>
                  <w14:solidFill>
                    <w14:schemeClr w14:val="tx1"/>
                  </w14:solidFill>
                </w14:textFill>
              </w:rPr>
            </w:pPr>
            <w:r>
              <w:rPr>
                <w:rFonts w:hint="eastAsia" w:ascii="仿宋" w:hAnsi="仿宋" w:eastAsia="仿宋"/>
                <w:color w:val="000000" w:themeColor="text1"/>
                <w:sz w:val="24"/>
                <w:szCs w:val="28"/>
                <w14:textFill>
                  <w14:solidFill>
                    <w14:schemeClr w14:val="tx1"/>
                  </w14:solidFill>
                </w14:textFill>
              </w:rPr>
              <w:t>核心团队持股</w:t>
            </w:r>
          </w:p>
        </w:tc>
      </w:tr>
      <w:tr w14:paraId="518D4C54">
        <w:trPr>
          <w:trHeight w:val="623" w:hRule="atLeast"/>
        </w:trPr>
        <w:tc>
          <w:tcPr>
            <w:tcW w:w="2693" w:type="dxa"/>
            <w:vAlign w:val="center"/>
          </w:tcPr>
          <w:p w14:paraId="33873521">
            <w:pPr>
              <w:spacing w:after="0" w:line="240" w:lineRule="auto"/>
              <w:jc w:val="both"/>
              <w:rPr>
                <w:rFonts w:hint="eastAsia" w:ascii="仿宋" w:hAnsi="仿宋" w:eastAsia="仿宋"/>
                <w:color w:val="000000" w:themeColor="text1"/>
                <w:sz w:val="24"/>
                <w:szCs w:val="28"/>
                <w14:textFill>
                  <w14:solidFill>
                    <w14:schemeClr w14:val="tx1"/>
                  </w14:solidFill>
                </w14:textFill>
              </w:rPr>
            </w:pPr>
            <w:r>
              <w:rPr>
                <w:rFonts w:ascii="仿宋" w:hAnsi="仿宋" w:eastAsia="仿宋"/>
                <w:color w:val="000000" w:themeColor="text1"/>
                <w:sz w:val="24"/>
                <w:szCs w:val="28"/>
                <w14:textFill>
                  <w14:solidFill>
                    <w14:schemeClr w14:val="tx1"/>
                  </w14:solidFill>
                </w14:textFill>
              </w:rPr>
              <w:t>宁波启</w:t>
            </w:r>
            <w:r>
              <w:rPr>
                <w:rFonts w:hint="eastAsia" w:ascii="仿宋" w:hAnsi="仿宋" w:eastAsia="仿宋"/>
                <w:color w:val="000000" w:themeColor="text1"/>
                <w:sz w:val="24"/>
                <w:szCs w:val="28"/>
                <w14:textFill>
                  <w14:solidFill>
                    <w14:schemeClr w14:val="tx1"/>
                  </w14:solidFill>
                </w14:textFill>
              </w:rPr>
              <w:t>岐</w:t>
            </w:r>
            <w:r>
              <w:rPr>
                <w:rFonts w:ascii="仿宋" w:hAnsi="仿宋" w:eastAsia="仿宋"/>
                <w:color w:val="000000" w:themeColor="text1"/>
                <w:sz w:val="24"/>
                <w:szCs w:val="28"/>
                <w14:textFill>
                  <w14:solidFill>
                    <w14:schemeClr w14:val="tx1"/>
                  </w14:solidFill>
                </w14:textFill>
              </w:rPr>
              <w:t>数感企业管理合伙企业（有限合伙）</w:t>
            </w:r>
          </w:p>
        </w:tc>
        <w:tc>
          <w:tcPr>
            <w:tcW w:w="1250" w:type="dxa"/>
            <w:vAlign w:val="center"/>
          </w:tcPr>
          <w:p w14:paraId="650E0721">
            <w:pPr>
              <w:spacing w:after="0" w:line="240" w:lineRule="auto"/>
              <w:jc w:val="both"/>
              <w:rPr>
                <w:rFonts w:hint="eastAsia" w:ascii="仿宋" w:hAnsi="仿宋" w:eastAsia="仿宋"/>
                <w:color w:val="000000" w:themeColor="text1"/>
                <w:sz w:val="24"/>
                <w:szCs w:val="28"/>
                <w14:textFill>
                  <w14:solidFill>
                    <w14:schemeClr w14:val="tx1"/>
                  </w14:solidFill>
                </w14:textFill>
              </w:rPr>
            </w:pPr>
            <w:r>
              <w:rPr>
                <w:rFonts w:hint="eastAsia" w:ascii="仿宋" w:hAnsi="仿宋" w:eastAsia="仿宋"/>
                <w:color w:val="000000" w:themeColor="text1"/>
                <w:sz w:val="24"/>
                <w:szCs w:val="28"/>
                <w14:textFill>
                  <w14:solidFill>
                    <w14:schemeClr w14:val="tx1"/>
                  </w14:solidFill>
                </w14:textFill>
              </w:rPr>
              <w:t>11.14%</w:t>
            </w:r>
          </w:p>
        </w:tc>
        <w:tc>
          <w:tcPr>
            <w:tcW w:w="2465" w:type="dxa"/>
            <w:vAlign w:val="center"/>
          </w:tcPr>
          <w:p w14:paraId="66347C84">
            <w:pPr>
              <w:spacing w:after="0" w:line="240" w:lineRule="auto"/>
              <w:jc w:val="both"/>
              <w:rPr>
                <w:rFonts w:hint="eastAsia" w:ascii="仿宋" w:hAnsi="仿宋" w:eastAsia="仿宋"/>
                <w:color w:val="000000" w:themeColor="text1"/>
                <w:sz w:val="24"/>
                <w:szCs w:val="28"/>
                <w14:textFill>
                  <w14:solidFill>
                    <w14:schemeClr w14:val="tx1"/>
                  </w14:solidFill>
                </w14:textFill>
              </w:rPr>
            </w:pPr>
            <w:r>
              <w:rPr>
                <w:rFonts w:hint="eastAsia" w:ascii="仿宋" w:hAnsi="仿宋" w:eastAsia="仿宋"/>
                <w:color w:val="000000" w:themeColor="text1"/>
                <w:sz w:val="24"/>
                <w:szCs w:val="28"/>
                <w14:textFill>
                  <w14:solidFill>
                    <w14:schemeClr w14:val="tx1"/>
                  </w14:solidFill>
                </w14:textFill>
              </w:rPr>
              <w:t>15万元</w:t>
            </w:r>
          </w:p>
        </w:tc>
        <w:tc>
          <w:tcPr>
            <w:tcW w:w="2465" w:type="dxa"/>
            <w:vAlign w:val="center"/>
          </w:tcPr>
          <w:p w14:paraId="0699B3A4">
            <w:pPr>
              <w:spacing w:after="0" w:line="240" w:lineRule="auto"/>
              <w:jc w:val="both"/>
              <w:rPr>
                <w:rFonts w:hint="eastAsia" w:ascii="仿宋" w:hAnsi="仿宋" w:eastAsia="仿宋"/>
                <w:color w:val="000000" w:themeColor="text1"/>
                <w:sz w:val="24"/>
                <w:szCs w:val="28"/>
                <w14:textFill>
                  <w14:solidFill>
                    <w14:schemeClr w14:val="tx1"/>
                  </w14:solidFill>
                </w14:textFill>
              </w:rPr>
            </w:pPr>
            <w:r>
              <w:rPr>
                <w:rFonts w:hint="eastAsia" w:ascii="仿宋" w:hAnsi="仿宋" w:eastAsia="仿宋"/>
                <w:color w:val="000000" w:themeColor="text1"/>
                <w:sz w:val="24"/>
                <w:szCs w:val="28"/>
                <w14:textFill>
                  <w14:solidFill>
                    <w14:schemeClr w14:val="tx1"/>
                  </w14:solidFill>
                </w14:textFill>
              </w:rPr>
              <w:t>未来员工持股</w:t>
            </w:r>
          </w:p>
        </w:tc>
      </w:tr>
      <w:tr w14:paraId="3CD37D1E">
        <w:trPr>
          <w:trHeight w:val="623" w:hRule="atLeast"/>
        </w:trPr>
        <w:tc>
          <w:tcPr>
            <w:tcW w:w="2693" w:type="dxa"/>
            <w:vAlign w:val="center"/>
          </w:tcPr>
          <w:p w14:paraId="34B623BC">
            <w:pPr>
              <w:spacing w:after="0" w:line="240" w:lineRule="auto"/>
              <w:jc w:val="both"/>
              <w:rPr>
                <w:rFonts w:hint="eastAsia" w:ascii="仿宋" w:hAnsi="仿宋" w:eastAsia="仿宋"/>
                <w:color w:val="000000" w:themeColor="text1"/>
                <w:sz w:val="24"/>
                <w:szCs w:val="28"/>
                <w14:textFill>
                  <w14:solidFill>
                    <w14:schemeClr w14:val="tx1"/>
                  </w14:solidFill>
                </w14:textFill>
              </w:rPr>
            </w:pPr>
            <w:r>
              <w:rPr>
                <w:rFonts w:ascii="仿宋" w:hAnsi="仿宋" w:eastAsia="仿宋"/>
                <w:color w:val="000000" w:themeColor="text1"/>
                <w:sz w:val="24"/>
                <w:szCs w:val="28"/>
                <w14:textFill>
                  <w14:solidFill>
                    <w14:schemeClr w14:val="tx1"/>
                  </w14:solidFill>
                </w14:textFill>
              </w:rPr>
              <w:t>宁波纳闻传感企业管理合伙企业（有限合伙）</w:t>
            </w:r>
          </w:p>
        </w:tc>
        <w:tc>
          <w:tcPr>
            <w:tcW w:w="1250" w:type="dxa"/>
            <w:vAlign w:val="center"/>
          </w:tcPr>
          <w:p w14:paraId="4A85A861">
            <w:pPr>
              <w:spacing w:after="0" w:line="240" w:lineRule="auto"/>
              <w:jc w:val="both"/>
              <w:rPr>
                <w:rFonts w:hint="eastAsia" w:ascii="仿宋" w:hAnsi="仿宋" w:eastAsia="仿宋"/>
                <w:color w:val="000000" w:themeColor="text1"/>
                <w:sz w:val="24"/>
                <w:szCs w:val="28"/>
                <w14:textFill>
                  <w14:solidFill>
                    <w14:schemeClr w14:val="tx1"/>
                  </w14:solidFill>
                </w14:textFill>
              </w:rPr>
            </w:pPr>
            <w:r>
              <w:rPr>
                <w:rFonts w:hint="eastAsia" w:ascii="仿宋" w:hAnsi="仿宋" w:eastAsia="仿宋"/>
                <w:color w:val="000000" w:themeColor="text1"/>
                <w:sz w:val="24"/>
                <w:szCs w:val="28"/>
                <w14:textFill>
                  <w14:solidFill>
                    <w14:schemeClr w14:val="tx1"/>
                  </w14:solidFill>
                </w14:textFill>
              </w:rPr>
              <w:t>7.70%</w:t>
            </w:r>
          </w:p>
        </w:tc>
        <w:tc>
          <w:tcPr>
            <w:tcW w:w="2465" w:type="dxa"/>
            <w:vAlign w:val="center"/>
          </w:tcPr>
          <w:p w14:paraId="04997D37">
            <w:pPr>
              <w:spacing w:after="0" w:line="240" w:lineRule="auto"/>
              <w:jc w:val="both"/>
              <w:rPr>
                <w:rFonts w:hint="eastAsia" w:ascii="仿宋" w:hAnsi="仿宋" w:eastAsia="仿宋"/>
                <w:color w:val="000000" w:themeColor="text1"/>
                <w:sz w:val="24"/>
                <w:szCs w:val="28"/>
                <w14:textFill>
                  <w14:solidFill>
                    <w14:schemeClr w14:val="tx1"/>
                  </w14:solidFill>
                </w14:textFill>
              </w:rPr>
            </w:pPr>
            <w:r>
              <w:rPr>
                <w:rFonts w:hint="eastAsia" w:ascii="仿宋" w:hAnsi="仿宋" w:eastAsia="仿宋"/>
                <w:color w:val="000000" w:themeColor="text1"/>
                <w:sz w:val="24"/>
                <w:szCs w:val="28"/>
                <w14:textFill>
                  <w14:solidFill>
                    <w14:schemeClr w14:val="tx1"/>
                  </w14:solidFill>
                </w14:textFill>
              </w:rPr>
              <w:t>10.37万元</w:t>
            </w:r>
          </w:p>
        </w:tc>
        <w:tc>
          <w:tcPr>
            <w:tcW w:w="2465" w:type="dxa"/>
            <w:vAlign w:val="center"/>
          </w:tcPr>
          <w:p w14:paraId="0F6550A5">
            <w:pPr>
              <w:spacing w:after="0" w:line="240" w:lineRule="auto"/>
              <w:jc w:val="both"/>
              <w:rPr>
                <w:rFonts w:hint="eastAsia" w:ascii="仿宋" w:hAnsi="仿宋" w:eastAsia="仿宋"/>
                <w:color w:val="000000" w:themeColor="text1"/>
                <w:sz w:val="24"/>
                <w:szCs w:val="28"/>
                <w14:textFill>
                  <w14:solidFill>
                    <w14:schemeClr w14:val="tx1"/>
                  </w14:solidFill>
                </w14:textFill>
              </w:rPr>
            </w:pPr>
            <w:r>
              <w:rPr>
                <w:rFonts w:hint="eastAsia" w:ascii="仿宋" w:hAnsi="仿宋" w:eastAsia="仿宋"/>
                <w:color w:val="000000" w:themeColor="text1"/>
                <w:sz w:val="24"/>
                <w:szCs w:val="28"/>
                <w14:textFill>
                  <w14:solidFill>
                    <w14:schemeClr w14:val="tx1"/>
                  </w14:solidFill>
                </w14:textFill>
              </w:rPr>
              <w:t>投资人+资源方</w:t>
            </w:r>
          </w:p>
        </w:tc>
      </w:tr>
      <w:tr w14:paraId="45629970">
        <w:trPr>
          <w:trHeight w:val="623" w:hRule="atLeast"/>
        </w:trPr>
        <w:tc>
          <w:tcPr>
            <w:tcW w:w="2693" w:type="dxa"/>
            <w:vAlign w:val="center"/>
          </w:tcPr>
          <w:p w14:paraId="1873C410">
            <w:pPr>
              <w:spacing w:after="0" w:line="240" w:lineRule="auto"/>
              <w:jc w:val="both"/>
              <w:rPr>
                <w:rFonts w:hint="eastAsia" w:ascii="仿宋" w:hAnsi="仿宋" w:eastAsia="仿宋"/>
                <w:color w:val="000000" w:themeColor="text1"/>
                <w:sz w:val="24"/>
                <w:szCs w:val="28"/>
                <w14:textFill>
                  <w14:solidFill>
                    <w14:schemeClr w14:val="tx1"/>
                  </w14:solidFill>
                </w14:textFill>
              </w:rPr>
            </w:pPr>
            <w:r>
              <w:rPr>
                <w:rFonts w:ascii="仿宋" w:hAnsi="仿宋" w:eastAsia="仿宋"/>
                <w:color w:val="000000" w:themeColor="text1"/>
                <w:sz w:val="24"/>
                <w:szCs w:val="28"/>
                <w14:textFill>
                  <w14:solidFill>
                    <w14:schemeClr w14:val="tx1"/>
                  </w14:solidFill>
                </w14:textFill>
              </w:rPr>
              <w:t>中科优势（浙江）企业管理咨询有限公司</w:t>
            </w:r>
          </w:p>
        </w:tc>
        <w:tc>
          <w:tcPr>
            <w:tcW w:w="1250" w:type="dxa"/>
            <w:vAlign w:val="center"/>
          </w:tcPr>
          <w:p w14:paraId="2C355D53">
            <w:pPr>
              <w:spacing w:after="0" w:line="240" w:lineRule="auto"/>
              <w:jc w:val="both"/>
              <w:rPr>
                <w:rFonts w:hint="eastAsia" w:ascii="仿宋" w:hAnsi="仿宋" w:eastAsia="仿宋"/>
                <w:color w:val="000000" w:themeColor="text1"/>
                <w:sz w:val="24"/>
                <w:szCs w:val="28"/>
                <w14:textFill>
                  <w14:solidFill>
                    <w14:schemeClr w14:val="tx1"/>
                  </w14:solidFill>
                </w14:textFill>
              </w:rPr>
            </w:pPr>
            <w:r>
              <w:rPr>
                <w:rFonts w:hint="eastAsia" w:ascii="仿宋" w:hAnsi="仿宋" w:eastAsia="仿宋"/>
                <w:color w:val="000000" w:themeColor="text1"/>
                <w:sz w:val="24"/>
                <w:szCs w:val="28"/>
                <w14:textFill>
                  <w14:solidFill>
                    <w14:schemeClr w14:val="tx1"/>
                  </w14:solidFill>
                </w14:textFill>
              </w:rPr>
              <w:t>7.43%</w:t>
            </w:r>
          </w:p>
        </w:tc>
        <w:tc>
          <w:tcPr>
            <w:tcW w:w="2465" w:type="dxa"/>
            <w:vAlign w:val="center"/>
          </w:tcPr>
          <w:p w14:paraId="164A05E2">
            <w:pPr>
              <w:spacing w:after="0" w:line="240" w:lineRule="auto"/>
              <w:jc w:val="both"/>
              <w:rPr>
                <w:rFonts w:hint="eastAsia" w:ascii="仿宋" w:hAnsi="仿宋" w:eastAsia="仿宋"/>
                <w:color w:val="000000" w:themeColor="text1"/>
                <w:sz w:val="24"/>
                <w:szCs w:val="28"/>
                <w14:textFill>
                  <w14:solidFill>
                    <w14:schemeClr w14:val="tx1"/>
                  </w14:solidFill>
                </w14:textFill>
              </w:rPr>
            </w:pPr>
            <w:r>
              <w:rPr>
                <w:rFonts w:hint="eastAsia" w:ascii="仿宋" w:hAnsi="仿宋" w:eastAsia="仿宋"/>
                <w:color w:val="000000" w:themeColor="text1"/>
                <w:sz w:val="24"/>
                <w:szCs w:val="28"/>
                <w14:textFill>
                  <w14:solidFill>
                    <w14:schemeClr w14:val="tx1"/>
                  </w14:solidFill>
                </w14:textFill>
              </w:rPr>
              <w:t>10万元</w:t>
            </w:r>
          </w:p>
        </w:tc>
        <w:tc>
          <w:tcPr>
            <w:tcW w:w="2465" w:type="dxa"/>
            <w:vAlign w:val="center"/>
          </w:tcPr>
          <w:p w14:paraId="30D06294">
            <w:pPr>
              <w:spacing w:after="0" w:line="240" w:lineRule="auto"/>
              <w:jc w:val="both"/>
              <w:rPr>
                <w:rFonts w:hint="eastAsia" w:ascii="仿宋" w:hAnsi="仿宋" w:eastAsia="仿宋"/>
                <w:color w:val="000000" w:themeColor="text1"/>
                <w:sz w:val="24"/>
                <w:szCs w:val="28"/>
                <w14:textFill>
                  <w14:solidFill>
                    <w14:schemeClr w14:val="tx1"/>
                  </w14:solidFill>
                </w14:textFill>
              </w:rPr>
            </w:pPr>
            <w:r>
              <w:rPr>
                <w:rFonts w:hint="eastAsia" w:ascii="仿宋" w:hAnsi="仿宋" w:eastAsia="仿宋"/>
                <w:color w:val="000000" w:themeColor="text1"/>
                <w:sz w:val="24"/>
                <w:szCs w:val="28"/>
                <w14:textFill>
                  <w14:solidFill>
                    <w14:schemeClr w14:val="tx1"/>
                  </w14:solidFill>
                </w14:textFill>
              </w:rPr>
              <w:t>孵化机构</w:t>
            </w:r>
          </w:p>
        </w:tc>
      </w:tr>
      <w:tr w14:paraId="6728E8B2">
        <w:trPr>
          <w:trHeight w:val="623" w:hRule="atLeast"/>
        </w:trPr>
        <w:tc>
          <w:tcPr>
            <w:tcW w:w="2693" w:type="dxa"/>
            <w:vAlign w:val="center"/>
          </w:tcPr>
          <w:p w14:paraId="72A53713">
            <w:pPr>
              <w:spacing w:after="0" w:line="240" w:lineRule="auto"/>
              <w:jc w:val="both"/>
              <w:rPr>
                <w:rFonts w:hint="eastAsia" w:ascii="仿宋" w:hAnsi="仿宋" w:eastAsia="仿宋"/>
                <w:color w:val="000000" w:themeColor="text1"/>
                <w:sz w:val="24"/>
                <w:szCs w:val="28"/>
                <w14:textFill>
                  <w14:solidFill>
                    <w14:schemeClr w14:val="tx1"/>
                  </w14:solidFill>
                </w14:textFill>
              </w:rPr>
            </w:pPr>
            <w:r>
              <w:rPr>
                <w:rFonts w:hint="eastAsia" w:ascii="仿宋" w:hAnsi="仿宋" w:eastAsia="仿宋"/>
                <w:color w:val="000000" w:themeColor="text1"/>
                <w:sz w:val="24"/>
                <w:szCs w:val="28"/>
                <w14:textFill>
                  <w14:solidFill>
                    <w14:schemeClr w14:val="tx1"/>
                  </w14:solidFill>
                </w14:textFill>
              </w:rPr>
              <w:t>宁波骋宁企业管理咨询合伙企业（有限合伙）</w:t>
            </w:r>
          </w:p>
        </w:tc>
        <w:tc>
          <w:tcPr>
            <w:tcW w:w="1250" w:type="dxa"/>
            <w:vAlign w:val="center"/>
          </w:tcPr>
          <w:p w14:paraId="473EC87E">
            <w:pPr>
              <w:spacing w:after="0" w:line="240" w:lineRule="auto"/>
              <w:jc w:val="both"/>
              <w:rPr>
                <w:rFonts w:hint="eastAsia" w:ascii="仿宋" w:hAnsi="仿宋" w:eastAsia="仿宋"/>
                <w:color w:val="000000" w:themeColor="text1"/>
                <w:sz w:val="24"/>
                <w:szCs w:val="28"/>
                <w14:textFill>
                  <w14:solidFill>
                    <w14:schemeClr w14:val="tx1"/>
                  </w14:solidFill>
                </w14:textFill>
              </w:rPr>
            </w:pPr>
            <w:r>
              <w:rPr>
                <w:rFonts w:hint="eastAsia" w:ascii="仿宋" w:hAnsi="仿宋" w:eastAsia="仿宋"/>
                <w:color w:val="000000" w:themeColor="text1"/>
                <w:sz w:val="24"/>
                <w:szCs w:val="28"/>
                <w14:textFill>
                  <w14:solidFill>
                    <w14:schemeClr w14:val="tx1"/>
                  </w14:solidFill>
                </w14:textFill>
              </w:rPr>
              <w:t>2.23%</w:t>
            </w:r>
          </w:p>
        </w:tc>
        <w:tc>
          <w:tcPr>
            <w:tcW w:w="2465" w:type="dxa"/>
            <w:vAlign w:val="center"/>
          </w:tcPr>
          <w:p w14:paraId="4E9E5586">
            <w:pPr>
              <w:spacing w:after="0" w:line="240" w:lineRule="auto"/>
              <w:jc w:val="both"/>
              <w:rPr>
                <w:rFonts w:hint="eastAsia" w:ascii="仿宋" w:hAnsi="仿宋" w:eastAsia="仿宋"/>
                <w:color w:val="000000" w:themeColor="text1"/>
                <w:sz w:val="24"/>
                <w:szCs w:val="28"/>
                <w14:textFill>
                  <w14:solidFill>
                    <w14:schemeClr w14:val="tx1"/>
                  </w14:solidFill>
                </w14:textFill>
              </w:rPr>
            </w:pPr>
            <w:r>
              <w:rPr>
                <w:rFonts w:hint="eastAsia" w:ascii="仿宋" w:hAnsi="仿宋" w:eastAsia="仿宋"/>
                <w:color w:val="000000" w:themeColor="text1"/>
                <w:sz w:val="24"/>
                <w:szCs w:val="28"/>
                <w14:textFill>
                  <w14:solidFill>
                    <w14:schemeClr w14:val="tx1"/>
                  </w14:solidFill>
                </w14:textFill>
              </w:rPr>
              <w:t>3万元</w:t>
            </w:r>
          </w:p>
        </w:tc>
        <w:tc>
          <w:tcPr>
            <w:tcW w:w="2465" w:type="dxa"/>
            <w:vAlign w:val="center"/>
          </w:tcPr>
          <w:p w14:paraId="2B43E806">
            <w:pPr>
              <w:spacing w:after="0" w:line="240" w:lineRule="auto"/>
              <w:jc w:val="both"/>
              <w:rPr>
                <w:rFonts w:hint="eastAsia" w:ascii="仿宋" w:hAnsi="仿宋" w:eastAsia="仿宋"/>
                <w:color w:val="000000" w:themeColor="text1"/>
                <w:sz w:val="24"/>
                <w:szCs w:val="28"/>
                <w14:textFill>
                  <w14:solidFill>
                    <w14:schemeClr w14:val="tx1"/>
                  </w14:solidFill>
                </w14:textFill>
              </w:rPr>
            </w:pPr>
            <w:r>
              <w:rPr>
                <w:rFonts w:hint="eastAsia" w:ascii="仿宋" w:hAnsi="仿宋" w:eastAsia="仿宋"/>
                <w:color w:val="000000" w:themeColor="text1"/>
                <w:sz w:val="24"/>
                <w:szCs w:val="28"/>
                <w14:textFill>
                  <w14:solidFill>
                    <w14:schemeClr w14:val="tx1"/>
                  </w14:solidFill>
                </w14:textFill>
              </w:rPr>
              <w:t>孵化机构</w:t>
            </w:r>
          </w:p>
        </w:tc>
      </w:tr>
      <w:tr w14:paraId="01A8CEBF">
        <w:trPr>
          <w:trHeight w:val="623" w:hRule="atLeast"/>
        </w:trPr>
        <w:tc>
          <w:tcPr>
            <w:tcW w:w="2693" w:type="dxa"/>
            <w:vAlign w:val="center"/>
          </w:tcPr>
          <w:p w14:paraId="2773EF8C">
            <w:pPr>
              <w:spacing w:after="0" w:line="240" w:lineRule="auto"/>
              <w:jc w:val="both"/>
              <w:rPr>
                <w:rFonts w:hint="eastAsia" w:ascii="仿宋" w:hAnsi="仿宋" w:eastAsia="仿宋"/>
                <w:color w:val="000000" w:themeColor="text1"/>
                <w:sz w:val="24"/>
                <w:szCs w:val="28"/>
                <w14:textFill>
                  <w14:solidFill>
                    <w14:schemeClr w14:val="tx1"/>
                  </w14:solidFill>
                </w14:textFill>
              </w:rPr>
            </w:pPr>
            <w:r>
              <w:rPr>
                <w:rFonts w:ascii="仿宋" w:hAnsi="仿宋" w:eastAsia="仿宋"/>
                <w:color w:val="000000" w:themeColor="text1"/>
                <w:sz w:val="24"/>
                <w:szCs w:val="28"/>
                <w14:textFill>
                  <w14:solidFill>
                    <w14:schemeClr w14:val="tx1"/>
                  </w14:solidFill>
                </w14:textFill>
              </w:rPr>
              <w:t>宁波摩穆斯企业管理合伙企业（有限合伙）</w:t>
            </w:r>
          </w:p>
        </w:tc>
        <w:tc>
          <w:tcPr>
            <w:tcW w:w="1250" w:type="dxa"/>
            <w:vAlign w:val="center"/>
          </w:tcPr>
          <w:p w14:paraId="25B9A381">
            <w:pPr>
              <w:spacing w:after="0" w:line="240" w:lineRule="auto"/>
              <w:jc w:val="both"/>
              <w:rPr>
                <w:rFonts w:hint="eastAsia" w:ascii="仿宋" w:hAnsi="仿宋" w:eastAsia="仿宋"/>
                <w:color w:val="000000" w:themeColor="text1"/>
                <w:sz w:val="24"/>
                <w:szCs w:val="28"/>
                <w14:textFill>
                  <w14:solidFill>
                    <w14:schemeClr w14:val="tx1"/>
                  </w14:solidFill>
                </w14:textFill>
              </w:rPr>
            </w:pPr>
            <w:r>
              <w:rPr>
                <w:rFonts w:hint="eastAsia" w:ascii="仿宋" w:hAnsi="仿宋" w:eastAsia="仿宋"/>
                <w:color w:val="000000" w:themeColor="text1"/>
                <w:sz w:val="24"/>
                <w:szCs w:val="28"/>
                <w14:textFill>
                  <w14:solidFill>
                    <w14:schemeClr w14:val="tx1"/>
                  </w14:solidFill>
                </w14:textFill>
              </w:rPr>
              <w:t>17.42%</w:t>
            </w:r>
          </w:p>
        </w:tc>
        <w:tc>
          <w:tcPr>
            <w:tcW w:w="2465" w:type="dxa"/>
            <w:vAlign w:val="center"/>
          </w:tcPr>
          <w:p w14:paraId="5DC256F1">
            <w:pPr>
              <w:spacing w:after="0" w:line="240" w:lineRule="auto"/>
              <w:jc w:val="both"/>
              <w:rPr>
                <w:rFonts w:hint="eastAsia" w:ascii="仿宋" w:hAnsi="仿宋" w:eastAsia="仿宋"/>
                <w:color w:val="000000" w:themeColor="text1"/>
                <w:sz w:val="24"/>
                <w:szCs w:val="28"/>
                <w14:textFill>
                  <w14:solidFill>
                    <w14:schemeClr w14:val="tx1"/>
                  </w14:solidFill>
                </w14:textFill>
              </w:rPr>
            </w:pPr>
            <w:r>
              <w:rPr>
                <w:rFonts w:hint="eastAsia" w:ascii="仿宋" w:hAnsi="仿宋" w:eastAsia="仿宋"/>
                <w:color w:val="000000" w:themeColor="text1"/>
                <w:sz w:val="24"/>
                <w:szCs w:val="28"/>
                <w14:textFill>
                  <w14:solidFill>
                    <w14:schemeClr w14:val="tx1"/>
                  </w14:solidFill>
                </w14:textFill>
              </w:rPr>
              <w:t>23</w:t>
            </w:r>
            <w:r>
              <w:rPr>
                <w:rFonts w:ascii="仿宋" w:hAnsi="仿宋" w:eastAsia="仿宋"/>
                <w:color w:val="000000" w:themeColor="text1"/>
                <w:sz w:val="24"/>
                <w:szCs w:val="28"/>
                <w14:textFill>
                  <w14:solidFill>
                    <w14:schemeClr w14:val="tx1"/>
                  </w14:solidFill>
                </w14:textFill>
              </w:rPr>
              <w:t>.</w:t>
            </w:r>
            <w:r>
              <w:rPr>
                <w:rFonts w:hint="eastAsia" w:ascii="仿宋" w:hAnsi="仿宋" w:eastAsia="仿宋"/>
                <w:color w:val="000000" w:themeColor="text1"/>
                <w:sz w:val="24"/>
                <w:szCs w:val="28"/>
                <w14:textFill>
                  <w14:solidFill>
                    <w14:schemeClr w14:val="tx1"/>
                  </w14:solidFill>
                </w14:textFill>
              </w:rPr>
              <w:t>45</w:t>
            </w:r>
            <w:r>
              <w:rPr>
                <w:rFonts w:ascii="仿宋" w:hAnsi="仿宋" w:eastAsia="仿宋"/>
                <w:color w:val="000000" w:themeColor="text1"/>
                <w:sz w:val="24"/>
                <w:szCs w:val="28"/>
                <w14:textFill>
                  <w14:solidFill>
                    <w14:schemeClr w14:val="tx1"/>
                  </w14:solidFill>
                </w14:textFill>
              </w:rPr>
              <w:t>万元</w:t>
            </w:r>
          </w:p>
        </w:tc>
        <w:tc>
          <w:tcPr>
            <w:tcW w:w="2465" w:type="dxa"/>
            <w:vAlign w:val="center"/>
          </w:tcPr>
          <w:p w14:paraId="038E358B">
            <w:pPr>
              <w:spacing w:after="0" w:line="240" w:lineRule="auto"/>
              <w:jc w:val="both"/>
              <w:rPr>
                <w:rFonts w:hint="eastAsia" w:ascii="仿宋" w:hAnsi="仿宋" w:eastAsia="仿宋"/>
                <w:color w:val="000000" w:themeColor="text1"/>
                <w:sz w:val="24"/>
                <w:szCs w:val="28"/>
                <w14:textFill>
                  <w14:solidFill>
                    <w14:schemeClr w14:val="tx1"/>
                  </w14:solidFill>
                </w14:textFill>
              </w:rPr>
            </w:pPr>
            <w:r>
              <w:rPr>
                <w:rFonts w:ascii="仿宋" w:hAnsi="仿宋" w:eastAsia="仿宋"/>
                <w:color w:val="000000" w:themeColor="text1"/>
                <w:sz w:val="24"/>
                <w:szCs w:val="28"/>
                <w14:textFill>
                  <w14:solidFill>
                    <w14:schemeClr w14:val="tx1"/>
                  </w14:solidFill>
                </w14:textFill>
              </w:rPr>
              <w:t>种子轮投资人</w:t>
            </w:r>
          </w:p>
        </w:tc>
      </w:tr>
      <w:tr w14:paraId="5B4A4897">
        <w:trPr>
          <w:trHeight w:val="623" w:hRule="atLeast"/>
        </w:trPr>
        <w:tc>
          <w:tcPr>
            <w:tcW w:w="2693" w:type="dxa"/>
            <w:vAlign w:val="center"/>
          </w:tcPr>
          <w:p w14:paraId="4410202C">
            <w:pPr>
              <w:spacing w:after="0" w:line="240" w:lineRule="auto"/>
              <w:jc w:val="both"/>
              <w:rPr>
                <w:rFonts w:hint="eastAsia" w:ascii="仿宋" w:hAnsi="仿宋" w:eastAsia="仿宋"/>
                <w:color w:val="000000" w:themeColor="text1"/>
                <w:sz w:val="24"/>
                <w:szCs w:val="28"/>
                <w14:textFill>
                  <w14:solidFill>
                    <w14:schemeClr w14:val="tx1"/>
                  </w14:solidFill>
                </w14:textFill>
              </w:rPr>
            </w:pPr>
            <w:r>
              <w:rPr>
                <w:rFonts w:hint="eastAsia" w:ascii="仿宋" w:hAnsi="仿宋" w:eastAsia="仿宋"/>
                <w:color w:val="000000" w:themeColor="text1"/>
                <w:sz w:val="24"/>
                <w:szCs w:val="28"/>
                <w14:textFill>
                  <w14:solidFill>
                    <w14:schemeClr w14:val="tx1"/>
                  </w14:solidFill>
                </w14:textFill>
              </w:rPr>
              <w:t>王励勇</w:t>
            </w:r>
          </w:p>
        </w:tc>
        <w:tc>
          <w:tcPr>
            <w:tcW w:w="1250" w:type="dxa"/>
            <w:vAlign w:val="center"/>
          </w:tcPr>
          <w:p w14:paraId="39AF06F6">
            <w:pPr>
              <w:spacing w:after="0" w:line="240" w:lineRule="auto"/>
              <w:jc w:val="both"/>
              <w:rPr>
                <w:rFonts w:hint="eastAsia" w:ascii="仿宋" w:hAnsi="仿宋" w:eastAsia="仿宋"/>
                <w:color w:val="000000" w:themeColor="text1"/>
                <w:sz w:val="24"/>
                <w:szCs w:val="28"/>
                <w14:textFill>
                  <w14:solidFill>
                    <w14:schemeClr w14:val="tx1"/>
                  </w14:solidFill>
                </w14:textFill>
              </w:rPr>
            </w:pPr>
            <w:r>
              <w:rPr>
                <w:rFonts w:hint="eastAsia" w:ascii="仿宋" w:hAnsi="仿宋" w:eastAsia="仿宋"/>
                <w:color w:val="000000" w:themeColor="text1"/>
                <w:sz w:val="24"/>
                <w:szCs w:val="28"/>
                <w14:textFill>
                  <w14:solidFill>
                    <w14:schemeClr w14:val="tx1"/>
                  </w14:solidFill>
                </w14:textFill>
              </w:rPr>
              <w:t>5.83%</w:t>
            </w:r>
          </w:p>
        </w:tc>
        <w:tc>
          <w:tcPr>
            <w:tcW w:w="2465" w:type="dxa"/>
            <w:vAlign w:val="center"/>
          </w:tcPr>
          <w:p w14:paraId="0AAADB8B">
            <w:pPr>
              <w:spacing w:after="0" w:line="240" w:lineRule="auto"/>
              <w:jc w:val="both"/>
              <w:rPr>
                <w:rFonts w:hint="eastAsia" w:ascii="仿宋" w:hAnsi="仿宋" w:eastAsia="仿宋"/>
                <w:color w:val="000000" w:themeColor="text1"/>
                <w:sz w:val="24"/>
                <w:szCs w:val="28"/>
                <w14:textFill>
                  <w14:solidFill>
                    <w14:schemeClr w14:val="tx1"/>
                  </w14:solidFill>
                </w14:textFill>
              </w:rPr>
            </w:pPr>
            <w:r>
              <w:rPr>
                <w:rFonts w:hint="eastAsia" w:ascii="仿宋" w:hAnsi="仿宋" w:eastAsia="仿宋"/>
                <w:color w:val="000000" w:themeColor="text1"/>
                <w:sz w:val="24"/>
                <w:szCs w:val="28"/>
                <w14:textFill>
                  <w14:solidFill>
                    <w14:schemeClr w14:val="tx1"/>
                  </w14:solidFill>
                </w14:textFill>
              </w:rPr>
              <w:t>7.86万元</w:t>
            </w:r>
          </w:p>
        </w:tc>
        <w:tc>
          <w:tcPr>
            <w:tcW w:w="2465" w:type="dxa"/>
            <w:vAlign w:val="center"/>
          </w:tcPr>
          <w:p w14:paraId="57B5249C">
            <w:pPr>
              <w:spacing w:after="0" w:line="240" w:lineRule="auto"/>
              <w:jc w:val="both"/>
              <w:rPr>
                <w:rFonts w:hint="eastAsia" w:ascii="仿宋" w:hAnsi="仿宋" w:eastAsia="仿宋"/>
                <w:color w:val="000000" w:themeColor="text1"/>
                <w:sz w:val="24"/>
                <w:szCs w:val="28"/>
                <w14:textFill>
                  <w14:solidFill>
                    <w14:schemeClr w14:val="tx1"/>
                  </w14:solidFill>
                </w14:textFill>
              </w:rPr>
            </w:pPr>
            <w:r>
              <w:rPr>
                <w:rFonts w:hint="eastAsia" w:ascii="仿宋" w:hAnsi="仿宋" w:eastAsia="仿宋"/>
                <w:color w:val="000000" w:themeColor="text1"/>
                <w:sz w:val="24"/>
                <w:szCs w:val="28"/>
                <w14:textFill>
                  <w14:solidFill>
                    <w14:schemeClr w14:val="tx1"/>
                  </w14:solidFill>
                </w14:textFill>
              </w:rPr>
              <w:t>天使轮投资人</w:t>
            </w:r>
          </w:p>
        </w:tc>
      </w:tr>
      <w:bookmarkEnd w:id="23"/>
    </w:tbl>
    <w:p w14:paraId="4BCFB37A">
      <w:pPr>
        <w:pStyle w:val="12"/>
        <w:numPr>
          <w:ilvl w:val="2"/>
          <w:numId w:val="1"/>
        </w:numPr>
        <w:spacing w:before="129" w:line="360" w:lineRule="auto"/>
        <w:outlineLvl w:val="2"/>
        <w:rPr>
          <w:rFonts w:hint="eastAsia" w:ascii="华文楷体" w:hAnsi="华文楷体" w:eastAsia="华文楷体" w:cs="华文楷体"/>
          <w:b/>
          <w:bCs/>
          <w:color w:val="000000" w:themeColor="text1"/>
          <w:spacing w:val="-4"/>
          <w:sz w:val="30"/>
          <w:szCs w:val="30"/>
          <w:lang w:eastAsia="zh-CN"/>
          <w14:textFill>
            <w14:solidFill>
              <w14:schemeClr w14:val="tx1"/>
            </w14:solidFill>
          </w14:textFill>
        </w:rPr>
      </w:pPr>
      <w:bookmarkStart w:id="24" w:name="_Toc226042698"/>
      <w:bookmarkStart w:id="25" w:name="_Toc236409560"/>
      <w:bookmarkStart w:id="26" w:name="_Toc236409666"/>
      <w:bookmarkStart w:id="27" w:name="OLE_LINK55"/>
      <w:r>
        <w:rPr>
          <w:rFonts w:hint="eastAsia" w:ascii="华文楷体" w:hAnsi="华文楷体" w:eastAsia="华文楷体" w:cs="华文楷体"/>
          <w:b/>
          <w:bCs/>
          <w:color w:val="000000" w:themeColor="text1"/>
          <w:spacing w:val="-4"/>
          <w:sz w:val="30"/>
          <w:szCs w:val="30"/>
          <w:lang w:eastAsia="zh-CN"/>
          <w14:textFill>
            <w14:solidFill>
              <w14:schemeClr w14:val="tx1"/>
            </w14:solidFill>
          </w14:textFill>
        </w:rPr>
        <w:t>2023年6月完成实控人股权还原</w:t>
      </w:r>
      <w:bookmarkEnd w:id="24"/>
      <w:bookmarkEnd w:id="25"/>
      <w:bookmarkEnd w:id="26"/>
    </w:p>
    <w:bookmarkEnd w:id="27"/>
    <w:p w14:paraId="7A253B5D">
      <w:pPr>
        <w:ind w:firstLine="560" w:firstLineChars="200"/>
        <w:jc w:val="both"/>
        <w:rPr>
          <w:rFonts w:hint="eastAsia" w:ascii="仿宋" w:hAnsi="仿宋" w:eastAsia="仿宋"/>
          <w:color w:val="000000" w:themeColor="text1"/>
          <w:sz w:val="28"/>
          <w:szCs w:val="32"/>
          <w14:textFill>
            <w14:solidFill>
              <w14:schemeClr w14:val="tx1"/>
            </w14:solidFill>
          </w14:textFill>
        </w:rPr>
      </w:pPr>
      <w:r>
        <w:rPr>
          <w:rFonts w:hint="eastAsia" w:ascii="仿宋" w:hAnsi="仿宋" w:eastAsia="仿宋"/>
          <w:color w:val="000000" w:themeColor="text1"/>
          <w:sz w:val="28"/>
          <w:szCs w:val="32"/>
          <w14:textFill>
            <w14:solidFill>
              <w14:schemeClr w14:val="tx1"/>
            </w14:solidFill>
          </w14:textFill>
        </w:rPr>
        <w:t>2023年5月，实控人沈文锋在中国科学宁波材料所办理完成停薪留职手续，开始全职在公司任职，并在2023年6月完成实控人股权还原，并完成相应资金实缴。</w:t>
      </w:r>
    </w:p>
    <w:tbl>
      <w:tblPr>
        <w:tblStyle w:val="22"/>
        <w:tblW w:w="8873" w:type="dxa"/>
        <w:tblInd w:w="13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93"/>
        <w:gridCol w:w="1250"/>
        <w:gridCol w:w="2465"/>
        <w:gridCol w:w="2465"/>
      </w:tblGrid>
      <w:tr w14:paraId="5CF0CAA4">
        <w:trPr>
          <w:trHeight w:val="398" w:hRule="atLeast"/>
        </w:trPr>
        <w:tc>
          <w:tcPr>
            <w:tcW w:w="2693" w:type="dxa"/>
            <w:vAlign w:val="center"/>
          </w:tcPr>
          <w:p w14:paraId="01635C25">
            <w:pPr>
              <w:spacing w:after="0" w:line="240" w:lineRule="auto"/>
              <w:jc w:val="both"/>
              <w:rPr>
                <w:rFonts w:hint="eastAsia" w:ascii="仿宋" w:hAnsi="仿宋" w:eastAsia="仿宋"/>
                <w:b/>
                <w:bCs/>
                <w:color w:val="000000" w:themeColor="text1"/>
                <w:sz w:val="24"/>
                <w:szCs w:val="28"/>
                <w14:textFill>
                  <w14:solidFill>
                    <w14:schemeClr w14:val="tx1"/>
                  </w14:solidFill>
                </w14:textFill>
              </w:rPr>
            </w:pPr>
            <w:bookmarkStart w:id="28" w:name="OLE_LINK56"/>
            <w:r>
              <w:rPr>
                <w:rFonts w:hint="eastAsia" w:ascii="仿宋" w:hAnsi="仿宋" w:eastAsia="仿宋"/>
                <w:b/>
                <w:bCs/>
                <w:color w:val="000000" w:themeColor="text1"/>
                <w:sz w:val="24"/>
                <w:szCs w:val="28"/>
                <w14:textFill>
                  <w14:solidFill>
                    <w14:schemeClr w14:val="tx1"/>
                  </w14:solidFill>
                </w14:textFill>
              </w:rPr>
              <w:t>股东名称</w:t>
            </w:r>
          </w:p>
        </w:tc>
        <w:tc>
          <w:tcPr>
            <w:tcW w:w="1250" w:type="dxa"/>
            <w:vAlign w:val="center"/>
          </w:tcPr>
          <w:p w14:paraId="5BD2A692">
            <w:pPr>
              <w:spacing w:after="0" w:line="240" w:lineRule="auto"/>
              <w:jc w:val="both"/>
              <w:rPr>
                <w:rFonts w:hint="eastAsia" w:ascii="仿宋" w:hAnsi="仿宋" w:eastAsia="仿宋"/>
                <w:b/>
                <w:bCs/>
                <w:color w:val="000000" w:themeColor="text1"/>
                <w:sz w:val="24"/>
                <w:szCs w:val="28"/>
                <w14:textFill>
                  <w14:solidFill>
                    <w14:schemeClr w14:val="tx1"/>
                  </w14:solidFill>
                </w14:textFill>
              </w:rPr>
            </w:pPr>
            <w:r>
              <w:rPr>
                <w:rFonts w:hint="eastAsia" w:ascii="仿宋" w:hAnsi="仿宋" w:eastAsia="仿宋"/>
                <w:b/>
                <w:bCs/>
                <w:color w:val="000000" w:themeColor="text1"/>
                <w:sz w:val="24"/>
                <w:szCs w:val="28"/>
                <w14:textFill>
                  <w14:solidFill>
                    <w14:schemeClr w14:val="tx1"/>
                  </w14:solidFill>
                </w14:textFill>
              </w:rPr>
              <w:t>持股比例</w:t>
            </w:r>
          </w:p>
        </w:tc>
        <w:tc>
          <w:tcPr>
            <w:tcW w:w="2465" w:type="dxa"/>
            <w:vAlign w:val="center"/>
          </w:tcPr>
          <w:p w14:paraId="3B4D128C">
            <w:pPr>
              <w:spacing w:after="0" w:line="240" w:lineRule="auto"/>
              <w:jc w:val="both"/>
              <w:rPr>
                <w:rFonts w:hint="eastAsia" w:ascii="仿宋" w:hAnsi="仿宋" w:eastAsia="仿宋"/>
                <w:b/>
                <w:bCs/>
                <w:color w:val="000000" w:themeColor="text1"/>
                <w:sz w:val="24"/>
                <w:szCs w:val="28"/>
                <w14:textFill>
                  <w14:solidFill>
                    <w14:schemeClr w14:val="tx1"/>
                  </w14:solidFill>
                </w14:textFill>
              </w:rPr>
            </w:pPr>
            <w:r>
              <w:rPr>
                <w:rFonts w:hint="eastAsia" w:ascii="仿宋" w:hAnsi="仿宋" w:eastAsia="仿宋"/>
                <w:b/>
                <w:bCs/>
                <w:color w:val="000000" w:themeColor="text1"/>
                <w:sz w:val="24"/>
                <w:szCs w:val="28"/>
                <w14:textFill>
                  <w14:solidFill>
                    <w14:schemeClr w14:val="tx1"/>
                  </w14:solidFill>
                </w14:textFill>
              </w:rPr>
              <w:t>认缴出资额</w:t>
            </w:r>
          </w:p>
        </w:tc>
        <w:tc>
          <w:tcPr>
            <w:tcW w:w="2465" w:type="dxa"/>
            <w:vAlign w:val="center"/>
          </w:tcPr>
          <w:p w14:paraId="16CD4C32">
            <w:pPr>
              <w:spacing w:after="0" w:line="240" w:lineRule="auto"/>
              <w:jc w:val="both"/>
              <w:rPr>
                <w:rFonts w:hint="eastAsia" w:ascii="仿宋" w:hAnsi="仿宋" w:eastAsia="仿宋"/>
                <w:b/>
                <w:bCs/>
                <w:color w:val="000000" w:themeColor="text1"/>
                <w:sz w:val="24"/>
                <w:szCs w:val="28"/>
                <w14:textFill>
                  <w14:solidFill>
                    <w14:schemeClr w14:val="tx1"/>
                  </w14:solidFill>
                </w14:textFill>
              </w:rPr>
            </w:pPr>
            <w:r>
              <w:rPr>
                <w:rFonts w:hint="eastAsia" w:ascii="仿宋" w:hAnsi="仿宋" w:eastAsia="仿宋"/>
                <w:b/>
                <w:bCs/>
                <w:color w:val="000000" w:themeColor="text1"/>
                <w:sz w:val="24"/>
                <w:szCs w:val="28"/>
                <w14:textFill>
                  <w14:solidFill>
                    <w14:schemeClr w14:val="tx1"/>
                  </w14:solidFill>
                </w14:textFill>
              </w:rPr>
              <w:t>实缴出资额</w:t>
            </w:r>
          </w:p>
        </w:tc>
      </w:tr>
      <w:tr w14:paraId="58CC51A6">
        <w:trPr>
          <w:trHeight w:val="623" w:hRule="atLeast"/>
        </w:trPr>
        <w:tc>
          <w:tcPr>
            <w:tcW w:w="2693" w:type="dxa"/>
            <w:vAlign w:val="center"/>
          </w:tcPr>
          <w:p w14:paraId="1C9AE36D">
            <w:pPr>
              <w:spacing w:after="0" w:line="240" w:lineRule="auto"/>
              <w:jc w:val="both"/>
              <w:rPr>
                <w:rFonts w:hint="eastAsia" w:ascii="仿宋" w:hAnsi="仿宋" w:eastAsia="仿宋"/>
                <w:color w:val="000000" w:themeColor="text1"/>
                <w:sz w:val="24"/>
                <w:szCs w:val="28"/>
                <w14:textFill>
                  <w14:solidFill>
                    <w14:schemeClr w14:val="tx1"/>
                  </w14:solidFill>
                </w14:textFill>
              </w:rPr>
            </w:pPr>
            <w:bookmarkStart w:id="29" w:name="_Hlk225851577"/>
            <w:r>
              <w:rPr>
                <w:rFonts w:hint="eastAsia" w:ascii="仿宋" w:hAnsi="仿宋" w:eastAsia="仿宋"/>
                <w:color w:val="000000" w:themeColor="text1"/>
                <w:sz w:val="24"/>
                <w:szCs w:val="28"/>
                <w14:textFill>
                  <w14:solidFill>
                    <w14:schemeClr w14:val="tx1"/>
                  </w14:solidFill>
                </w14:textFill>
              </w:rPr>
              <w:t>沈文锋</w:t>
            </w:r>
          </w:p>
        </w:tc>
        <w:tc>
          <w:tcPr>
            <w:tcW w:w="1250" w:type="dxa"/>
            <w:vAlign w:val="center"/>
          </w:tcPr>
          <w:p w14:paraId="7D138B02">
            <w:pPr>
              <w:spacing w:after="0" w:line="240" w:lineRule="auto"/>
              <w:jc w:val="both"/>
              <w:rPr>
                <w:rFonts w:hint="eastAsia" w:ascii="仿宋" w:hAnsi="仿宋" w:eastAsia="仿宋"/>
                <w:color w:val="000000" w:themeColor="text1"/>
                <w:sz w:val="24"/>
                <w:szCs w:val="28"/>
                <w14:textFill>
                  <w14:solidFill>
                    <w14:schemeClr w14:val="tx1"/>
                  </w14:solidFill>
                </w14:textFill>
              </w:rPr>
            </w:pPr>
            <w:r>
              <w:rPr>
                <w:rFonts w:hint="eastAsia" w:ascii="仿宋" w:hAnsi="仿宋" w:eastAsia="仿宋"/>
                <w:color w:val="000000" w:themeColor="text1"/>
                <w:sz w:val="24"/>
                <w:szCs w:val="28"/>
                <w14:textFill>
                  <w14:solidFill>
                    <w14:schemeClr w14:val="tx1"/>
                  </w14:solidFill>
                </w14:textFill>
              </w:rPr>
              <w:t>25.99%</w:t>
            </w:r>
          </w:p>
        </w:tc>
        <w:tc>
          <w:tcPr>
            <w:tcW w:w="2465" w:type="dxa"/>
            <w:vAlign w:val="center"/>
          </w:tcPr>
          <w:p w14:paraId="71C8D7B1">
            <w:pPr>
              <w:spacing w:after="0" w:line="240" w:lineRule="auto"/>
              <w:jc w:val="both"/>
              <w:rPr>
                <w:rFonts w:hint="eastAsia" w:ascii="仿宋" w:hAnsi="仿宋" w:eastAsia="仿宋"/>
                <w:color w:val="000000" w:themeColor="text1"/>
                <w:sz w:val="24"/>
                <w:szCs w:val="28"/>
                <w14:textFill>
                  <w14:solidFill>
                    <w14:schemeClr w14:val="tx1"/>
                  </w14:solidFill>
                </w14:textFill>
              </w:rPr>
            </w:pPr>
            <w:r>
              <w:rPr>
                <w:rFonts w:hint="eastAsia" w:ascii="仿宋" w:hAnsi="仿宋" w:eastAsia="仿宋"/>
                <w:color w:val="000000" w:themeColor="text1"/>
                <w:sz w:val="24"/>
                <w:szCs w:val="28"/>
                <w14:textFill>
                  <w14:solidFill>
                    <w14:schemeClr w14:val="tx1"/>
                  </w14:solidFill>
                </w14:textFill>
              </w:rPr>
              <w:t>35万元</w:t>
            </w:r>
          </w:p>
        </w:tc>
        <w:tc>
          <w:tcPr>
            <w:tcW w:w="2465" w:type="dxa"/>
            <w:vAlign w:val="center"/>
          </w:tcPr>
          <w:p w14:paraId="410786D4">
            <w:pPr>
              <w:spacing w:after="0" w:line="240" w:lineRule="auto"/>
              <w:jc w:val="both"/>
              <w:rPr>
                <w:rFonts w:hint="eastAsia" w:ascii="仿宋" w:hAnsi="仿宋" w:eastAsia="仿宋"/>
                <w:color w:val="000000" w:themeColor="text1"/>
                <w:sz w:val="24"/>
                <w:szCs w:val="28"/>
                <w14:textFill>
                  <w14:solidFill>
                    <w14:schemeClr w14:val="tx1"/>
                  </w14:solidFill>
                </w14:textFill>
              </w:rPr>
            </w:pPr>
            <w:r>
              <w:rPr>
                <w:rFonts w:hint="eastAsia" w:ascii="仿宋" w:hAnsi="仿宋" w:eastAsia="仿宋"/>
                <w:color w:val="000000" w:themeColor="text1"/>
                <w:sz w:val="24"/>
                <w:szCs w:val="28"/>
                <w14:textFill>
                  <w14:solidFill>
                    <w14:schemeClr w14:val="tx1"/>
                  </w14:solidFill>
                </w14:textFill>
              </w:rPr>
              <w:t>35万元</w:t>
            </w:r>
          </w:p>
        </w:tc>
      </w:tr>
      <w:tr w14:paraId="0C5AA9C4">
        <w:trPr>
          <w:trHeight w:val="623" w:hRule="atLeast"/>
        </w:trPr>
        <w:tc>
          <w:tcPr>
            <w:tcW w:w="2693" w:type="dxa"/>
            <w:vAlign w:val="center"/>
          </w:tcPr>
          <w:p w14:paraId="316536F4">
            <w:pPr>
              <w:spacing w:after="0" w:line="240" w:lineRule="auto"/>
              <w:jc w:val="both"/>
              <w:rPr>
                <w:rFonts w:hint="eastAsia" w:ascii="仿宋" w:hAnsi="仿宋" w:eastAsia="仿宋"/>
                <w:color w:val="000000" w:themeColor="text1"/>
                <w:sz w:val="24"/>
                <w:szCs w:val="28"/>
                <w14:textFill>
                  <w14:solidFill>
                    <w14:schemeClr w14:val="tx1"/>
                  </w14:solidFill>
                </w14:textFill>
              </w:rPr>
            </w:pPr>
            <w:r>
              <w:rPr>
                <w:rFonts w:ascii="仿宋" w:hAnsi="仿宋" w:eastAsia="仿宋"/>
                <w:color w:val="000000" w:themeColor="text1"/>
                <w:sz w:val="24"/>
                <w:szCs w:val="28"/>
                <w14:textFill>
                  <w14:solidFill>
                    <w14:schemeClr w14:val="tx1"/>
                  </w14:solidFill>
                </w14:textFill>
              </w:rPr>
              <w:t>宁波启零数感技术服务合伙企业（有限合伙）</w:t>
            </w:r>
          </w:p>
        </w:tc>
        <w:tc>
          <w:tcPr>
            <w:tcW w:w="1250" w:type="dxa"/>
            <w:vAlign w:val="center"/>
          </w:tcPr>
          <w:p w14:paraId="12FA0CD4">
            <w:pPr>
              <w:spacing w:after="0" w:line="240" w:lineRule="auto"/>
              <w:jc w:val="both"/>
              <w:rPr>
                <w:rFonts w:hint="eastAsia" w:ascii="仿宋" w:hAnsi="仿宋" w:eastAsia="仿宋"/>
                <w:color w:val="000000" w:themeColor="text1"/>
                <w:sz w:val="24"/>
                <w:szCs w:val="28"/>
                <w14:textFill>
                  <w14:solidFill>
                    <w14:schemeClr w14:val="tx1"/>
                  </w14:solidFill>
                </w14:textFill>
              </w:rPr>
            </w:pPr>
            <w:r>
              <w:rPr>
                <w:rFonts w:hint="eastAsia" w:ascii="仿宋" w:hAnsi="仿宋" w:eastAsia="仿宋"/>
                <w:color w:val="000000" w:themeColor="text1"/>
                <w:sz w:val="24"/>
                <w:szCs w:val="28"/>
                <w14:textFill>
                  <w14:solidFill>
                    <w14:schemeClr w14:val="tx1"/>
                  </w14:solidFill>
                </w14:textFill>
              </w:rPr>
              <w:t>22.28%</w:t>
            </w:r>
          </w:p>
        </w:tc>
        <w:tc>
          <w:tcPr>
            <w:tcW w:w="2465" w:type="dxa"/>
            <w:vAlign w:val="center"/>
          </w:tcPr>
          <w:p w14:paraId="1DCAE0DB">
            <w:pPr>
              <w:spacing w:after="0" w:line="240" w:lineRule="auto"/>
              <w:jc w:val="both"/>
              <w:rPr>
                <w:rFonts w:hint="eastAsia" w:ascii="仿宋" w:hAnsi="仿宋" w:eastAsia="仿宋"/>
                <w:color w:val="000000" w:themeColor="text1"/>
                <w:sz w:val="24"/>
                <w:szCs w:val="28"/>
                <w14:textFill>
                  <w14:solidFill>
                    <w14:schemeClr w14:val="tx1"/>
                  </w14:solidFill>
                </w14:textFill>
              </w:rPr>
            </w:pPr>
            <w:r>
              <w:rPr>
                <w:rFonts w:hint="eastAsia" w:ascii="仿宋" w:hAnsi="仿宋" w:eastAsia="仿宋"/>
                <w:color w:val="000000" w:themeColor="text1"/>
                <w:sz w:val="24"/>
                <w:szCs w:val="28"/>
                <w14:textFill>
                  <w14:solidFill>
                    <w14:schemeClr w14:val="tx1"/>
                  </w14:solidFill>
                </w14:textFill>
              </w:rPr>
              <w:t>30万元</w:t>
            </w:r>
          </w:p>
        </w:tc>
        <w:tc>
          <w:tcPr>
            <w:tcW w:w="2465" w:type="dxa"/>
            <w:vAlign w:val="center"/>
          </w:tcPr>
          <w:p w14:paraId="0B21021C">
            <w:pPr>
              <w:spacing w:after="0" w:line="240" w:lineRule="auto"/>
              <w:jc w:val="both"/>
              <w:rPr>
                <w:rFonts w:hint="eastAsia" w:ascii="仿宋" w:hAnsi="仿宋" w:eastAsia="仿宋"/>
                <w:color w:val="000000" w:themeColor="text1"/>
                <w:sz w:val="24"/>
                <w:szCs w:val="28"/>
                <w14:textFill>
                  <w14:solidFill>
                    <w14:schemeClr w14:val="tx1"/>
                  </w14:solidFill>
                </w14:textFill>
              </w:rPr>
            </w:pPr>
            <w:r>
              <w:rPr>
                <w:rFonts w:hint="eastAsia" w:ascii="仿宋" w:hAnsi="仿宋" w:eastAsia="仿宋"/>
                <w:color w:val="000000" w:themeColor="text1"/>
                <w:sz w:val="24"/>
                <w:szCs w:val="28"/>
                <w14:textFill>
                  <w14:solidFill>
                    <w14:schemeClr w14:val="tx1"/>
                  </w14:solidFill>
                </w14:textFill>
              </w:rPr>
              <w:t>30万元</w:t>
            </w:r>
          </w:p>
        </w:tc>
      </w:tr>
      <w:tr w14:paraId="3143D200">
        <w:trPr>
          <w:trHeight w:val="623" w:hRule="atLeast"/>
        </w:trPr>
        <w:tc>
          <w:tcPr>
            <w:tcW w:w="2693" w:type="dxa"/>
            <w:vAlign w:val="center"/>
          </w:tcPr>
          <w:p w14:paraId="0D2F8385">
            <w:pPr>
              <w:spacing w:after="0" w:line="240" w:lineRule="auto"/>
              <w:jc w:val="both"/>
              <w:rPr>
                <w:rFonts w:hint="eastAsia" w:ascii="仿宋" w:hAnsi="仿宋" w:eastAsia="仿宋"/>
                <w:color w:val="000000" w:themeColor="text1"/>
                <w:sz w:val="24"/>
                <w:szCs w:val="28"/>
                <w14:textFill>
                  <w14:solidFill>
                    <w14:schemeClr w14:val="tx1"/>
                  </w14:solidFill>
                </w14:textFill>
              </w:rPr>
            </w:pPr>
            <w:r>
              <w:rPr>
                <w:rFonts w:ascii="仿宋" w:hAnsi="仿宋" w:eastAsia="仿宋"/>
                <w:color w:val="000000" w:themeColor="text1"/>
                <w:sz w:val="24"/>
                <w:szCs w:val="28"/>
                <w14:textFill>
                  <w14:solidFill>
                    <w14:schemeClr w14:val="tx1"/>
                  </w14:solidFill>
                </w14:textFill>
              </w:rPr>
              <w:t>宁波启</w:t>
            </w:r>
            <w:r>
              <w:rPr>
                <w:rFonts w:hint="eastAsia" w:ascii="仿宋" w:hAnsi="仿宋" w:eastAsia="仿宋"/>
                <w:color w:val="000000" w:themeColor="text1"/>
                <w:sz w:val="24"/>
                <w:szCs w:val="28"/>
                <w14:textFill>
                  <w14:solidFill>
                    <w14:schemeClr w14:val="tx1"/>
                  </w14:solidFill>
                </w14:textFill>
              </w:rPr>
              <w:t>岐</w:t>
            </w:r>
            <w:r>
              <w:rPr>
                <w:rFonts w:ascii="仿宋" w:hAnsi="仿宋" w:eastAsia="仿宋"/>
                <w:color w:val="000000" w:themeColor="text1"/>
                <w:sz w:val="24"/>
                <w:szCs w:val="28"/>
                <w14:textFill>
                  <w14:solidFill>
                    <w14:schemeClr w14:val="tx1"/>
                  </w14:solidFill>
                </w14:textFill>
              </w:rPr>
              <w:t>数感企业管理合伙企业（有限合伙）</w:t>
            </w:r>
          </w:p>
        </w:tc>
        <w:tc>
          <w:tcPr>
            <w:tcW w:w="1250" w:type="dxa"/>
            <w:vAlign w:val="center"/>
          </w:tcPr>
          <w:p w14:paraId="72D54B72">
            <w:pPr>
              <w:spacing w:after="0" w:line="240" w:lineRule="auto"/>
              <w:jc w:val="both"/>
              <w:rPr>
                <w:rFonts w:hint="eastAsia" w:ascii="仿宋" w:hAnsi="仿宋" w:eastAsia="仿宋"/>
                <w:color w:val="000000" w:themeColor="text1"/>
                <w:sz w:val="24"/>
                <w:szCs w:val="28"/>
                <w14:textFill>
                  <w14:solidFill>
                    <w14:schemeClr w14:val="tx1"/>
                  </w14:solidFill>
                </w14:textFill>
              </w:rPr>
            </w:pPr>
            <w:r>
              <w:rPr>
                <w:rFonts w:hint="eastAsia" w:ascii="仿宋" w:hAnsi="仿宋" w:eastAsia="仿宋"/>
                <w:color w:val="000000" w:themeColor="text1"/>
                <w:sz w:val="24"/>
                <w:szCs w:val="28"/>
                <w14:textFill>
                  <w14:solidFill>
                    <w14:schemeClr w14:val="tx1"/>
                  </w14:solidFill>
                </w14:textFill>
              </w:rPr>
              <w:t>11.14%</w:t>
            </w:r>
          </w:p>
        </w:tc>
        <w:tc>
          <w:tcPr>
            <w:tcW w:w="2465" w:type="dxa"/>
            <w:vAlign w:val="center"/>
          </w:tcPr>
          <w:p w14:paraId="7BBC5536">
            <w:pPr>
              <w:spacing w:after="0" w:line="240" w:lineRule="auto"/>
              <w:jc w:val="both"/>
              <w:rPr>
                <w:rFonts w:hint="eastAsia" w:ascii="仿宋" w:hAnsi="仿宋" w:eastAsia="仿宋"/>
                <w:color w:val="000000" w:themeColor="text1"/>
                <w:sz w:val="24"/>
                <w:szCs w:val="28"/>
                <w14:textFill>
                  <w14:solidFill>
                    <w14:schemeClr w14:val="tx1"/>
                  </w14:solidFill>
                </w14:textFill>
              </w:rPr>
            </w:pPr>
            <w:r>
              <w:rPr>
                <w:rFonts w:hint="eastAsia" w:ascii="仿宋" w:hAnsi="仿宋" w:eastAsia="仿宋"/>
                <w:color w:val="000000" w:themeColor="text1"/>
                <w:sz w:val="24"/>
                <w:szCs w:val="28"/>
                <w14:textFill>
                  <w14:solidFill>
                    <w14:schemeClr w14:val="tx1"/>
                  </w14:solidFill>
                </w14:textFill>
              </w:rPr>
              <w:t>15万元</w:t>
            </w:r>
          </w:p>
        </w:tc>
        <w:tc>
          <w:tcPr>
            <w:tcW w:w="2465" w:type="dxa"/>
            <w:vAlign w:val="center"/>
          </w:tcPr>
          <w:p w14:paraId="031E021D">
            <w:pPr>
              <w:spacing w:after="0" w:line="240" w:lineRule="auto"/>
              <w:jc w:val="both"/>
              <w:rPr>
                <w:rFonts w:hint="eastAsia" w:ascii="仿宋" w:hAnsi="仿宋" w:eastAsia="仿宋"/>
                <w:color w:val="000000" w:themeColor="text1"/>
                <w:sz w:val="24"/>
                <w:szCs w:val="28"/>
                <w14:textFill>
                  <w14:solidFill>
                    <w14:schemeClr w14:val="tx1"/>
                  </w14:solidFill>
                </w14:textFill>
              </w:rPr>
            </w:pPr>
            <w:r>
              <w:rPr>
                <w:rFonts w:hint="eastAsia" w:ascii="仿宋" w:hAnsi="仿宋" w:eastAsia="仿宋"/>
                <w:color w:val="000000" w:themeColor="text1"/>
                <w:sz w:val="24"/>
                <w:szCs w:val="28"/>
                <w14:textFill>
                  <w14:solidFill>
                    <w14:schemeClr w14:val="tx1"/>
                  </w14:solidFill>
                </w14:textFill>
              </w:rPr>
              <w:t>0万元</w:t>
            </w:r>
          </w:p>
        </w:tc>
      </w:tr>
      <w:tr w14:paraId="4BFC7910">
        <w:trPr>
          <w:trHeight w:val="623" w:hRule="atLeast"/>
        </w:trPr>
        <w:tc>
          <w:tcPr>
            <w:tcW w:w="2693" w:type="dxa"/>
            <w:vAlign w:val="center"/>
          </w:tcPr>
          <w:p w14:paraId="11DC1E13">
            <w:pPr>
              <w:spacing w:after="0" w:line="240" w:lineRule="auto"/>
              <w:jc w:val="both"/>
              <w:rPr>
                <w:rFonts w:hint="eastAsia" w:ascii="仿宋" w:hAnsi="仿宋" w:eastAsia="仿宋"/>
                <w:color w:val="000000" w:themeColor="text1"/>
                <w:sz w:val="24"/>
                <w:szCs w:val="28"/>
                <w14:textFill>
                  <w14:solidFill>
                    <w14:schemeClr w14:val="tx1"/>
                  </w14:solidFill>
                </w14:textFill>
              </w:rPr>
            </w:pPr>
            <w:r>
              <w:rPr>
                <w:rFonts w:ascii="仿宋" w:hAnsi="仿宋" w:eastAsia="仿宋"/>
                <w:color w:val="000000" w:themeColor="text1"/>
                <w:sz w:val="24"/>
                <w:szCs w:val="28"/>
                <w14:textFill>
                  <w14:solidFill>
                    <w14:schemeClr w14:val="tx1"/>
                  </w14:solidFill>
                </w14:textFill>
              </w:rPr>
              <w:t>宁波纳闻传感企业管理合伙企业（有限合伙）</w:t>
            </w:r>
          </w:p>
        </w:tc>
        <w:tc>
          <w:tcPr>
            <w:tcW w:w="1250" w:type="dxa"/>
            <w:vAlign w:val="center"/>
          </w:tcPr>
          <w:p w14:paraId="447A81BD">
            <w:pPr>
              <w:spacing w:after="0" w:line="240" w:lineRule="auto"/>
              <w:jc w:val="both"/>
              <w:rPr>
                <w:rFonts w:hint="eastAsia" w:ascii="仿宋" w:hAnsi="仿宋" w:eastAsia="仿宋"/>
                <w:color w:val="000000" w:themeColor="text1"/>
                <w:sz w:val="24"/>
                <w:szCs w:val="28"/>
                <w14:textFill>
                  <w14:solidFill>
                    <w14:schemeClr w14:val="tx1"/>
                  </w14:solidFill>
                </w14:textFill>
              </w:rPr>
            </w:pPr>
            <w:r>
              <w:rPr>
                <w:rFonts w:hint="eastAsia" w:ascii="仿宋" w:hAnsi="仿宋" w:eastAsia="仿宋"/>
                <w:color w:val="000000" w:themeColor="text1"/>
                <w:sz w:val="24"/>
                <w:szCs w:val="28"/>
                <w14:textFill>
                  <w14:solidFill>
                    <w14:schemeClr w14:val="tx1"/>
                  </w14:solidFill>
                </w14:textFill>
              </w:rPr>
              <w:t>7.70%</w:t>
            </w:r>
          </w:p>
        </w:tc>
        <w:tc>
          <w:tcPr>
            <w:tcW w:w="2465" w:type="dxa"/>
            <w:vAlign w:val="center"/>
          </w:tcPr>
          <w:p w14:paraId="2AD00A66">
            <w:pPr>
              <w:spacing w:after="0" w:line="240" w:lineRule="auto"/>
              <w:jc w:val="both"/>
              <w:rPr>
                <w:rFonts w:hint="eastAsia" w:ascii="仿宋" w:hAnsi="仿宋" w:eastAsia="仿宋"/>
                <w:color w:val="000000" w:themeColor="text1"/>
                <w:sz w:val="24"/>
                <w:szCs w:val="28"/>
                <w14:textFill>
                  <w14:solidFill>
                    <w14:schemeClr w14:val="tx1"/>
                  </w14:solidFill>
                </w14:textFill>
              </w:rPr>
            </w:pPr>
            <w:r>
              <w:rPr>
                <w:rFonts w:hint="eastAsia" w:ascii="仿宋" w:hAnsi="仿宋" w:eastAsia="仿宋"/>
                <w:color w:val="000000" w:themeColor="text1"/>
                <w:sz w:val="24"/>
                <w:szCs w:val="28"/>
                <w14:textFill>
                  <w14:solidFill>
                    <w14:schemeClr w14:val="tx1"/>
                  </w14:solidFill>
                </w14:textFill>
              </w:rPr>
              <w:t>10.37万元</w:t>
            </w:r>
          </w:p>
        </w:tc>
        <w:tc>
          <w:tcPr>
            <w:tcW w:w="2465" w:type="dxa"/>
            <w:vAlign w:val="center"/>
          </w:tcPr>
          <w:p w14:paraId="0A2BC3A0">
            <w:pPr>
              <w:spacing w:after="0" w:line="240" w:lineRule="auto"/>
              <w:jc w:val="both"/>
              <w:rPr>
                <w:rFonts w:hint="eastAsia" w:ascii="仿宋" w:hAnsi="仿宋" w:eastAsia="仿宋"/>
                <w:color w:val="000000" w:themeColor="text1"/>
                <w:sz w:val="24"/>
                <w:szCs w:val="28"/>
                <w14:textFill>
                  <w14:solidFill>
                    <w14:schemeClr w14:val="tx1"/>
                  </w14:solidFill>
                </w14:textFill>
              </w:rPr>
            </w:pPr>
            <w:r>
              <w:rPr>
                <w:rFonts w:hint="eastAsia" w:ascii="仿宋" w:hAnsi="仿宋" w:eastAsia="仿宋"/>
                <w:color w:val="000000" w:themeColor="text1"/>
                <w:sz w:val="24"/>
                <w:szCs w:val="28"/>
                <w14:textFill>
                  <w14:solidFill>
                    <w14:schemeClr w14:val="tx1"/>
                  </w14:solidFill>
                </w14:textFill>
              </w:rPr>
              <w:t>7万元</w:t>
            </w:r>
          </w:p>
        </w:tc>
      </w:tr>
      <w:tr w14:paraId="54AB8FFB">
        <w:trPr>
          <w:trHeight w:val="623" w:hRule="atLeast"/>
        </w:trPr>
        <w:tc>
          <w:tcPr>
            <w:tcW w:w="2693" w:type="dxa"/>
            <w:vAlign w:val="center"/>
          </w:tcPr>
          <w:p w14:paraId="2FBD2D89">
            <w:pPr>
              <w:spacing w:after="0" w:line="240" w:lineRule="auto"/>
              <w:jc w:val="both"/>
              <w:rPr>
                <w:rFonts w:hint="eastAsia" w:ascii="仿宋" w:hAnsi="仿宋" w:eastAsia="仿宋"/>
                <w:color w:val="000000" w:themeColor="text1"/>
                <w:sz w:val="24"/>
                <w:szCs w:val="28"/>
                <w14:textFill>
                  <w14:solidFill>
                    <w14:schemeClr w14:val="tx1"/>
                  </w14:solidFill>
                </w14:textFill>
              </w:rPr>
            </w:pPr>
            <w:r>
              <w:rPr>
                <w:rFonts w:ascii="仿宋" w:hAnsi="仿宋" w:eastAsia="仿宋"/>
                <w:color w:val="000000" w:themeColor="text1"/>
                <w:sz w:val="24"/>
                <w:szCs w:val="28"/>
                <w14:textFill>
                  <w14:solidFill>
                    <w14:schemeClr w14:val="tx1"/>
                  </w14:solidFill>
                </w14:textFill>
              </w:rPr>
              <w:t>中科优势（浙江）企业管理咨询有限公司</w:t>
            </w:r>
          </w:p>
        </w:tc>
        <w:tc>
          <w:tcPr>
            <w:tcW w:w="1250" w:type="dxa"/>
            <w:vAlign w:val="center"/>
          </w:tcPr>
          <w:p w14:paraId="0788A8A1">
            <w:pPr>
              <w:spacing w:after="0" w:line="240" w:lineRule="auto"/>
              <w:jc w:val="both"/>
              <w:rPr>
                <w:rFonts w:hint="eastAsia" w:ascii="仿宋" w:hAnsi="仿宋" w:eastAsia="仿宋"/>
                <w:color w:val="000000" w:themeColor="text1"/>
                <w:sz w:val="24"/>
                <w:szCs w:val="28"/>
                <w14:textFill>
                  <w14:solidFill>
                    <w14:schemeClr w14:val="tx1"/>
                  </w14:solidFill>
                </w14:textFill>
              </w:rPr>
            </w:pPr>
            <w:r>
              <w:rPr>
                <w:rFonts w:hint="eastAsia" w:ascii="仿宋" w:hAnsi="仿宋" w:eastAsia="仿宋"/>
                <w:color w:val="000000" w:themeColor="text1"/>
                <w:sz w:val="24"/>
                <w:szCs w:val="28"/>
                <w14:textFill>
                  <w14:solidFill>
                    <w14:schemeClr w14:val="tx1"/>
                  </w14:solidFill>
                </w14:textFill>
              </w:rPr>
              <w:t>7.43%</w:t>
            </w:r>
          </w:p>
        </w:tc>
        <w:tc>
          <w:tcPr>
            <w:tcW w:w="2465" w:type="dxa"/>
            <w:vAlign w:val="center"/>
          </w:tcPr>
          <w:p w14:paraId="20B9E362">
            <w:pPr>
              <w:spacing w:after="0" w:line="240" w:lineRule="auto"/>
              <w:jc w:val="both"/>
              <w:rPr>
                <w:rFonts w:hint="eastAsia" w:ascii="仿宋" w:hAnsi="仿宋" w:eastAsia="仿宋"/>
                <w:color w:val="000000" w:themeColor="text1"/>
                <w:sz w:val="24"/>
                <w:szCs w:val="28"/>
                <w14:textFill>
                  <w14:solidFill>
                    <w14:schemeClr w14:val="tx1"/>
                  </w14:solidFill>
                </w14:textFill>
              </w:rPr>
            </w:pPr>
            <w:r>
              <w:rPr>
                <w:rFonts w:hint="eastAsia" w:ascii="仿宋" w:hAnsi="仿宋" w:eastAsia="仿宋"/>
                <w:color w:val="000000" w:themeColor="text1"/>
                <w:sz w:val="24"/>
                <w:szCs w:val="28"/>
                <w14:textFill>
                  <w14:solidFill>
                    <w14:schemeClr w14:val="tx1"/>
                  </w14:solidFill>
                </w14:textFill>
              </w:rPr>
              <w:t>10万元</w:t>
            </w:r>
          </w:p>
        </w:tc>
        <w:tc>
          <w:tcPr>
            <w:tcW w:w="2465" w:type="dxa"/>
            <w:vAlign w:val="center"/>
          </w:tcPr>
          <w:p w14:paraId="1654F79A">
            <w:pPr>
              <w:spacing w:after="0" w:line="240" w:lineRule="auto"/>
              <w:jc w:val="both"/>
              <w:rPr>
                <w:rFonts w:hint="eastAsia" w:ascii="仿宋" w:hAnsi="仿宋" w:eastAsia="仿宋"/>
                <w:color w:val="000000" w:themeColor="text1"/>
                <w:sz w:val="24"/>
                <w:szCs w:val="28"/>
                <w14:textFill>
                  <w14:solidFill>
                    <w14:schemeClr w14:val="tx1"/>
                  </w14:solidFill>
                </w14:textFill>
              </w:rPr>
            </w:pPr>
            <w:r>
              <w:rPr>
                <w:rFonts w:hint="eastAsia" w:ascii="仿宋" w:hAnsi="仿宋" w:eastAsia="仿宋"/>
                <w:color w:val="000000" w:themeColor="text1"/>
                <w:sz w:val="24"/>
                <w:szCs w:val="28"/>
                <w14:textFill>
                  <w14:solidFill>
                    <w14:schemeClr w14:val="tx1"/>
                  </w14:solidFill>
                </w14:textFill>
              </w:rPr>
              <w:t>10万元</w:t>
            </w:r>
          </w:p>
        </w:tc>
      </w:tr>
      <w:tr w14:paraId="75A0510D">
        <w:trPr>
          <w:trHeight w:val="623" w:hRule="atLeast"/>
        </w:trPr>
        <w:tc>
          <w:tcPr>
            <w:tcW w:w="2693" w:type="dxa"/>
            <w:vAlign w:val="center"/>
          </w:tcPr>
          <w:p w14:paraId="54BF837F">
            <w:pPr>
              <w:spacing w:after="0" w:line="240" w:lineRule="auto"/>
              <w:jc w:val="both"/>
              <w:rPr>
                <w:rFonts w:hint="eastAsia" w:ascii="仿宋" w:hAnsi="仿宋" w:eastAsia="仿宋"/>
                <w:color w:val="000000" w:themeColor="text1"/>
                <w:sz w:val="24"/>
                <w:szCs w:val="28"/>
                <w14:textFill>
                  <w14:solidFill>
                    <w14:schemeClr w14:val="tx1"/>
                  </w14:solidFill>
                </w14:textFill>
              </w:rPr>
            </w:pPr>
            <w:r>
              <w:rPr>
                <w:rFonts w:hint="eastAsia" w:ascii="仿宋" w:hAnsi="仿宋" w:eastAsia="仿宋"/>
                <w:color w:val="000000" w:themeColor="text1"/>
                <w:sz w:val="24"/>
                <w:szCs w:val="28"/>
                <w14:textFill>
                  <w14:solidFill>
                    <w14:schemeClr w14:val="tx1"/>
                  </w14:solidFill>
                </w14:textFill>
              </w:rPr>
              <w:t>宁波骋宁企业管理咨询合伙企业（有限合伙）</w:t>
            </w:r>
          </w:p>
        </w:tc>
        <w:tc>
          <w:tcPr>
            <w:tcW w:w="1250" w:type="dxa"/>
            <w:vAlign w:val="center"/>
          </w:tcPr>
          <w:p w14:paraId="52248DE1">
            <w:pPr>
              <w:spacing w:after="0" w:line="240" w:lineRule="auto"/>
              <w:jc w:val="both"/>
              <w:rPr>
                <w:rFonts w:hint="eastAsia" w:ascii="仿宋" w:hAnsi="仿宋" w:eastAsia="仿宋"/>
                <w:color w:val="000000" w:themeColor="text1"/>
                <w:sz w:val="24"/>
                <w:szCs w:val="28"/>
                <w14:textFill>
                  <w14:solidFill>
                    <w14:schemeClr w14:val="tx1"/>
                  </w14:solidFill>
                </w14:textFill>
              </w:rPr>
            </w:pPr>
            <w:r>
              <w:rPr>
                <w:rFonts w:hint="eastAsia" w:ascii="仿宋" w:hAnsi="仿宋" w:eastAsia="仿宋"/>
                <w:color w:val="000000" w:themeColor="text1"/>
                <w:sz w:val="24"/>
                <w:szCs w:val="28"/>
                <w14:textFill>
                  <w14:solidFill>
                    <w14:schemeClr w14:val="tx1"/>
                  </w14:solidFill>
                </w14:textFill>
              </w:rPr>
              <w:t>2.23%</w:t>
            </w:r>
          </w:p>
        </w:tc>
        <w:tc>
          <w:tcPr>
            <w:tcW w:w="2465" w:type="dxa"/>
            <w:vAlign w:val="center"/>
          </w:tcPr>
          <w:p w14:paraId="5F63DC69">
            <w:pPr>
              <w:spacing w:after="0" w:line="240" w:lineRule="auto"/>
              <w:jc w:val="both"/>
              <w:rPr>
                <w:rFonts w:hint="eastAsia" w:ascii="仿宋" w:hAnsi="仿宋" w:eastAsia="仿宋"/>
                <w:color w:val="000000" w:themeColor="text1"/>
                <w:sz w:val="24"/>
                <w:szCs w:val="28"/>
                <w14:textFill>
                  <w14:solidFill>
                    <w14:schemeClr w14:val="tx1"/>
                  </w14:solidFill>
                </w14:textFill>
              </w:rPr>
            </w:pPr>
            <w:r>
              <w:rPr>
                <w:rFonts w:hint="eastAsia" w:ascii="仿宋" w:hAnsi="仿宋" w:eastAsia="仿宋"/>
                <w:color w:val="000000" w:themeColor="text1"/>
                <w:sz w:val="24"/>
                <w:szCs w:val="28"/>
                <w14:textFill>
                  <w14:solidFill>
                    <w14:schemeClr w14:val="tx1"/>
                  </w14:solidFill>
                </w14:textFill>
              </w:rPr>
              <w:t>3万元</w:t>
            </w:r>
          </w:p>
        </w:tc>
        <w:tc>
          <w:tcPr>
            <w:tcW w:w="2465" w:type="dxa"/>
            <w:vAlign w:val="center"/>
          </w:tcPr>
          <w:p w14:paraId="150B82A9">
            <w:pPr>
              <w:spacing w:after="0" w:line="240" w:lineRule="auto"/>
              <w:jc w:val="both"/>
              <w:rPr>
                <w:rFonts w:hint="eastAsia" w:ascii="仿宋" w:hAnsi="仿宋" w:eastAsia="仿宋"/>
                <w:color w:val="000000" w:themeColor="text1"/>
                <w:sz w:val="24"/>
                <w:szCs w:val="28"/>
                <w14:textFill>
                  <w14:solidFill>
                    <w14:schemeClr w14:val="tx1"/>
                  </w14:solidFill>
                </w14:textFill>
              </w:rPr>
            </w:pPr>
            <w:r>
              <w:rPr>
                <w:rFonts w:hint="eastAsia" w:ascii="仿宋" w:hAnsi="仿宋" w:eastAsia="仿宋"/>
                <w:color w:val="000000" w:themeColor="text1"/>
                <w:sz w:val="24"/>
                <w:szCs w:val="28"/>
                <w14:textFill>
                  <w14:solidFill>
                    <w14:schemeClr w14:val="tx1"/>
                  </w14:solidFill>
                </w14:textFill>
              </w:rPr>
              <w:t>3万元</w:t>
            </w:r>
          </w:p>
        </w:tc>
      </w:tr>
      <w:tr w14:paraId="45CEDBA7">
        <w:trPr>
          <w:trHeight w:val="623" w:hRule="atLeast"/>
        </w:trPr>
        <w:tc>
          <w:tcPr>
            <w:tcW w:w="2693" w:type="dxa"/>
            <w:vAlign w:val="center"/>
          </w:tcPr>
          <w:p w14:paraId="225260C0">
            <w:pPr>
              <w:spacing w:after="0" w:line="240" w:lineRule="auto"/>
              <w:jc w:val="both"/>
              <w:rPr>
                <w:rFonts w:hint="eastAsia" w:ascii="仿宋" w:hAnsi="仿宋" w:eastAsia="仿宋"/>
                <w:color w:val="000000" w:themeColor="text1"/>
                <w:sz w:val="24"/>
                <w:szCs w:val="28"/>
                <w14:textFill>
                  <w14:solidFill>
                    <w14:schemeClr w14:val="tx1"/>
                  </w14:solidFill>
                </w14:textFill>
              </w:rPr>
            </w:pPr>
            <w:r>
              <w:rPr>
                <w:rFonts w:ascii="仿宋" w:hAnsi="仿宋" w:eastAsia="仿宋"/>
                <w:color w:val="000000" w:themeColor="text1"/>
                <w:sz w:val="24"/>
                <w:szCs w:val="28"/>
                <w14:textFill>
                  <w14:solidFill>
                    <w14:schemeClr w14:val="tx1"/>
                  </w14:solidFill>
                </w14:textFill>
              </w:rPr>
              <w:t>宁波摩穆斯企业管理合伙企业（有限合伙）</w:t>
            </w:r>
          </w:p>
        </w:tc>
        <w:tc>
          <w:tcPr>
            <w:tcW w:w="1250" w:type="dxa"/>
            <w:vAlign w:val="center"/>
          </w:tcPr>
          <w:p w14:paraId="4D56777F">
            <w:pPr>
              <w:spacing w:after="0" w:line="240" w:lineRule="auto"/>
              <w:jc w:val="both"/>
              <w:rPr>
                <w:rFonts w:hint="eastAsia" w:ascii="仿宋" w:hAnsi="仿宋" w:eastAsia="仿宋"/>
                <w:color w:val="000000" w:themeColor="text1"/>
                <w:sz w:val="24"/>
                <w:szCs w:val="28"/>
                <w14:textFill>
                  <w14:solidFill>
                    <w14:schemeClr w14:val="tx1"/>
                  </w14:solidFill>
                </w14:textFill>
              </w:rPr>
            </w:pPr>
            <w:r>
              <w:rPr>
                <w:rFonts w:hint="eastAsia" w:ascii="仿宋" w:hAnsi="仿宋" w:eastAsia="仿宋"/>
                <w:color w:val="000000" w:themeColor="text1"/>
                <w:sz w:val="24"/>
                <w:szCs w:val="28"/>
                <w14:textFill>
                  <w14:solidFill>
                    <w14:schemeClr w14:val="tx1"/>
                  </w14:solidFill>
                </w14:textFill>
              </w:rPr>
              <w:t>17.42%</w:t>
            </w:r>
          </w:p>
        </w:tc>
        <w:tc>
          <w:tcPr>
            <w:tcW w:w="2465" w:type="dxa"/>
            <w:vAlign w:val="center"/>
          </w:tcPr>
          <w:p w14:paraId="09332380">
            <w:pPr>
              <w:spacing w:after="0" w:line="240" w:lineRule="auto"/>
              <w:jc w:val="both"/>
              <w:rPr>
                <w:rFonts w:hint="eastAsia" w:ascii="仿宋" w:hAnsi="仿宋" w:eastAsia="仿宋"/>
                <w:color w:val="000000" w:themeColor="text1"/>
                <w:sz w:val="24"/>
                <w:szCs w:val="28"/>
                <w14:textFill>
                  <w14:solidFill>
                    <w14:schemeClr w14:val="tx1"/>
                  </w14:solidFill>
                </w14:textFill>
              </w:rPr>
            </w:pPr>
            <w:r>
              <w:rPr>
                <w:rFonts w:hint="eastAsia" w:ascii="仿宋" w:hAnsi="仿宋" w:eastAsia="仿宋"/>
                <w:color w:val="000000" w:themeColor="text1"/>
                <w:sz w:val="24"/>
                <w:szCs w:val="28"/>
                <w14:textFill>
                  <w14:solidFill>
                    <w14:schemeClr w14:val="tx1"/>
                  </w14:solidFill>
                </w14:textFill>
              </w:rPr>
              <w:t>23</w:t>
            </w:r>
            <w:r>
              <w:rPr>
                <w:rFonts w:ascii="仿宋" w:hAnsi="仿宋" w:eastAsia="仿宋"/>
                <w:color w:val="000000" w:themeColor="text1"/>
                <w:sz w:val="24"/>
                <w:szCs w:val="28"/>
                <w14:textFill>
                  <w14:solidFill>
                    <w14:schemeClr w14:val="tx1"/>
                  </w14:solidFill>
                </w14:textFill>
              </w:rPr>
              <w:t>.</w:t>
            </w:r>
            <w:r>
              <w:rPr>
                <w:rFonts w:hint="eastAsia" w:ascii="仿宋" w:hAnsi="仿宋" w:eastAsia="仿宋"/>
                <w:color w:val="000000" w:themeColor="text1"/>
                <w:sz w:val="24"/>
                <w:szCs w:val="28"/>
                <w14:textFill>
                  <w14:solidFill>
                    <w14:schemeClr w14:val="tx1"/>
                  </w14:solidFill>
                </w14:textFill>
              </w:rPr>
              <w:t>45</w:t>
            </w:r>
            <w:r>
              <w:rPr>
                <w:rFonts w:ascii="仿宋" w:hAnsi="仿宋" w:eastAsia="仿宋"/>
                <w:color w:val="000000" w:themeColor="text1"/>
                <w:sz w:val="24"/>
                <w:szCs w:val="28"/>
                <w14:textFill>
                  <w14:solidFill>
                    <w14:schemeClr w14:val="tx1"/>
                  </w14:solidFill>
                </w14:textFill>
              </w:rPr>
              <w:t>万元</w:t>
            </w:r>
          </w:p>
        </w:tc>
        <w:tc>
          <w:tcPr>
            <w:tcW w:w="2465" w:type="dxa"/>
            <w:vAlign w:val="center"/>
          </w:tcPr>
          <w:p w14:paraId="09E5893F">
            <w:pPr>
              <w:spacing w:after="0" w:line="240" w:lineRule="auto"/>
              <w:jc w:val="both"/>
              <w:rPr>
                <w:rFonts w:hint="eastAsia" w:ascii="仿宋" w:hAnsi="仿宋" w:eastAsia="仿宋"/>
                <w:color w:val="000000" w:themeColor="text1"/>
                <w:sz w:val="24"/>
                <w:szCs w:val="28"/>
                <w14:textFill>
                  <w14:solidFill>
                    <w14:schemeClr w14:val="tx1"/>
                  </w14:solidFill>
                </w14:textFill>
              </w:rPr>
            </w:pPr>
            <w:r>
              <w:rPr>
                <w:rFonts w:hint="eastAsia" w:ascii="仿宋" w:hAnsi="仿宋" w:eastAsia="仿宋"/>
                <w:color w:val="000000" w:themeColor="text1"/>
                <w:sz w:val="24"/>
                <w:szCs w:val="28"/>
                <w14:textFill>
                  <w14:solidFill>
                    <w14:schemeClr w14:val="tx1"/>
                  </w14:solidFill>
                </w14:textFill>
              </w:rPr>
              <w:t>23</w:t>
            </w:r>
            <w:r>
              <w:rPr>
                <w:rFonts w:ascii="仿宋" w:hAnsi="仿宋" w:eastAsia="仿宋"/>
                <w:color w:val="000000" w:themeColor="text1"/>
                <w:sz w:val="24"/>
                <w:szCs w:val="28"/>
                <w14:textFill>
                  <w14:solidFill>
                    <w14:schemeClr w14:val="tx1"/>
                  </w14:solidFill>
                </w14:textFill>
              </w:rPr>
              <w:t>.</w:t>
            </w:r>
            <w:r>
              <w:rPr>
                <w:rFonts w:hint="eastAsia" w:ascii="仿宋" w:hAnsi="仿宋" w:eastAsia="仿宋"/>
                <w:color w:val="000000" w:themeColor="text1"/>
                <w:sz w:val="24"/>
                <w:szCs w:val="28"/>
                <w14:textFill>
                  <w14:solidFill>
                    <w14:schemeClr w14:val="tx1"/>
                  </w14:solidFill>
                </w14:textFill>
              </w:rPr>
              <w:t>45</w:t>
            </w:r>
            <w:r>
              <w:rPr>
                <w:rFonts w:ascii="仿宋" w:hAnsi="仿宋" w:eastAsia="仿宋"/>
                <w:color w:val="000000" w:themeColor="text1"/>
                <w:sz w:val="24"/>
                <w:szCs w:val="28"/>
                <w14:textFill>
                  <w14:solidFill>
                    <w14:schemeClr w14:val="tx1"/>
                  </w14:solidFill>
                </w14:textFill>
              </w:rPr>
              <w:t>万元</w:t>
            </w:r>
          </w:p>
        </w:tc>
      </w:tr>
      <w:tr w14:paraId="6A6683B9">
        <w:trPr>
          <w:trHeight w:val="623" w:hRule="atLeast"/>
        </w:trPr>
        <w:tc>
          <w:tcPr>
            <w:tcW w:w="2693" w:type="dxa"/>
            <w:vAlign w:val="center"/>
          </w:tcPr>
          <w:p w14:paraId="2BCD5E20">
            <w:pPr>
              <w:spacing w:after="0" w:line="240" w:lineRule="auto"/>
              <w:jc w:val="both"/>
              <w:rPr>
                <w:rFonts w:hint="eastAsia" w:ascii="仿宋" w:hAnsi="仿宋" w:eastAsia="仿宋"/>
                <w:color w:val="000000" w:themeColor="text1"/>
                <w:sz w:val="24"/>
                <w:szCs w:val="28"/>
                <w14:textFill>
                  <w14:solidFill>
                    <w14:schemeClr w14:val="tx1"/>
                  </w14:solidFill>
                </w14:textFill>
              </w:rPr>
            </w:pPr>
            <w:r>
              <w:rPr>
                <w:rFonts w:hint="eastAsia" w:ascii="仿宋" w:hAnsi="仿宋" w:eastAsia="仿宋"/>
                <w:color w:val="000000" w:themeColor="text1"/>
                <w:sz w:val="24"/>
                <w:szCs w:val="28"/>
                <w14:textFill>
                  <w14:solidFill>
                    <w14:schemeClr w14:val="tx1"/>
                  </w14:solidFill>
                </w14:textFill>
              </w:rPr>
              <w:t>王励勇</w:t>
            </w:r>
          </w:p>
        </w:tc>
        <w:tc>
          <w:tcPr>
            <w:tcW w:w="1250" w:type="dxa"/>
            <w:vAlign w:val="center"/>
          </w:tcPr>
          <w:p w14:paraId="00A0BDE8">
            <w:pPr>
              <w:spacing w:after="0" w:line="240" w:lineRule="auto"/>
              <w:jc w:val="both"/>
              <w:rPr>
                <w:rFonts w:hint="eastAsia" w:ascii="仿宋" w:hAnsi="仿宋" w:eastAsia="仿宋"/>
                <w:color w:val="000000" w:themeColor="text1"/>
                <w:sz w:val="24"/>
                <w:szCs w:val="28"/>
                <w14:textFill>
                  <w14:solidFill>
                    <w14:schemeClr w14:val="tx1"/>
                  </w14:solidFill>
                </w14:textFill>
              </w:rPr>
            </w:pPr>
            <w:r>
              <w:rPr>
                <w:rFonts w:hint="eastAsia" w:ascii="仿宋" w:hAnsi="仿宋" w:eastAsia="仿宋"/>
                <w:color w:val="000000" w:themeColor="text1"/>
                <w:sz w:val="24"/>
                <w:szCs w:val="28"/>
                <w14:textFill>
                  <w14:solidFill>
                    <w14:schemeClr w14:val="tx1"/>
                  </w14:solidFill>
                </w14:textFill>
              </w:rPr>
              <w:t>5.83%</w:t>
            </w:r>
          </w:p>
        </w:tc>
        <w:tc>
          <w:tcPr>
            <w:tcW w:w="2465" w:type="dxa"/>
            <w:vAlign w:val="center"/>
          </w:tcPr>
          <w:p w14:paraId="31A21D50">
            <w:pPr>
              <w:spacing w:after="0" w:line="240" w:lineRule="auto"/>
              <w:jc w:val="both"/>
              <w:rPr>
                <w:rFonts w:hint="eastAsia" w:ascii="仿宋" w:hAnsi="仿宋" w:eastAsia="仿宋"/>
                <w:color w:val="000000" w:themeColor="text1"/>
                <w:sz w:val="24"/>
                <w:szCs w:val="28"/>
                <w14:textFill>
                  <w14:solidFill>
                    <w14:schemeClr w14:val="tx1"/>
                  </w14:solidFill>
                </w14:textFill>
              </w:rPr>
            </w:pPr>
            <w:bookmarkStart w:id="30" w:name="OLE_LINK81"/>
            <w:r>
              <w:rPr>
                <w:rFonts w:hint="eastAsia" w:ascii="仿宋" w:hAnsi="仿宋" w:eastAsia="仿宋"/>
                <w:color w:val="000000" w:themeColor="text1"/>
                <w:sz w:val="24"/>
                <w:szCs w:val="28"/>
                <w14:textFill>
                  <w14:solidFill>
                    <w14:schemeClr w14:val="tx1"/>
                  </w14:solidFill>
                </w14:textFill>
              </w:rPr>
              <w:t>7.86万元</w:t>
            </w:r>
            <w:bookmarkEnd w:id="30"/>
          </w:p>
        </w:tc>
        <w:tc>
          <w:tcPr>
            <w:tcW w:w="2465" w:type="dxa"/>
            <w:vAlign w:val="center"/>
          </w:tcPr>
          <w:p w14:paraId="334B4A1A">
            <w:pPr>
              <w:spacing w:after="0" w:line="240" w:lineRule="auto"/>
              <w:jc w:val="both"/>
              <w:rPr>
                <w:rFonts w:hint="eastAsia" w:ascii="仿宋" w:hAnsi="仿宋" w:eastAsia="仿宋"/>
                <w:color w:val="000000" w:themeColor="text1"/>
                <w:sz w:val="24"/>
                <w:szCs w:val="28"/>
                <w14:textFill>
                  <w14:solidFill>
                    <w14:schemeClr w14:val="tx1"/>
                  </w14:solidFill>
                </w14:textFill>
              </w:rPr>
            </w:pPr>
            <w:r>
              <w:rPr>
                <w:rFonts w:hint="eastAsia" w:ascii="仿宋" w:hAnsi="仿宋" w:eastAsia="仿宋"/>
                <w:color w:val="000000" w:themeColor="text1"/>
                <w:sz w:val="24"/>
                <w:szCs w:val="28"/>
                <w14:textFill>
                  <w14:solidFill>
                    <w14:schemeClr w14:val="tx1"/>
                  </w14:solidFill>
                </w14:textFill>
              </w:rPr>
              <w:t>11.23万元</w:t>
            </w:r>
          </w:p>
        </w:tc>
      </w:tr>
      <w:bookmarkEnd w:id="28"/>
      <w:bookmarkEnd w:id="29"/>
    </w:tbl>
    <w:p w14:paraId="79D84235">
      <w:pPr>
        <w:pStyle w:val="12"/>
        <w:numPr>
          <w:ilvl w:val="2"/>
          <w:numId w:val="1"/>
        </w:numPr>
        <w:spacing w:before="129" w:line="360" w:lineRule="auto"/>
        <w:outlineLvl w:val="2"/>
        <w:rPr>
          <w:rFonts w:hint="eastAsia" w:ascii="华文楷体" w:hAnsi="华文楷体" w:eastAsia="华文楷体" w:cs="华文楷体"/>
          <w:b/>
          <w:bCs/>
          <w:color w:val="000000" w:themeColor="text1"/>
          <w:spacing w:val="-4"/>
          <w:sz w:val="30"/>
          <w:szCs w:val="30"/>
          <w:lang w:eastAsia="zh-CN"/>
          <w14:textFill>
            <w14:solidFill>
              <w14:schemeClr w14:val="tx1"/>
            </w14:solidFill>
          </w14:textFill>
        </w:rPr>
      </w:pPr>
      <w:bookmarkStart w:id="31" w:name="_Toc226042699"/>
      <w:bookmarkStart w:id="32" w:name="_Toc236409667"/>
      <w:bookmarkStart w:id="33" w:name="_Toc236409561"/>
      <w:r>
        <w:rPr>
          <w:rFonts w:hint="eastAsia" w:ascii="华文楷体" w:hAnsi="华文楷体" w:eastAsia="华文楷体" w:cs="华文楷体"/>
          <w:b/>
          <w:bCs/>
          <w:color w:val="000000" w:themeColor="text1"/>
          <w:spacing w:val="-4"/>
          <w:sz w:val="30"/>
          <w:szCs w:val="30"/>
          <w:lang w:eastAsia="zh-CN"/>
          <w14:textFill>
            <w14:solidFill>
              <w14:schemeClr w14:val="tx1"/>
            </w14:solidFill>
          </w14:textFill>
        </w:rPr>
        <w:t>2025年1月中科微感股权架构调整，新增持股平台</w:t>
      </w:r>
      <w:bookmarkEnd w:id="31"/>
      <w:bookmarkEnd w:id="32"/>
      <w:bookmarkEnd w:id="33"/>
    </w:p>
    <w:p w14:paraId="7870E648">
      <w:pPr>
        <w:ind w:firstLine="560" w:firstLineChars="200"/>
        <w:jc w:val="both"/>
        <w:rPr>
          <w:rFonts w:hint="eastAsia" w:ascii="仿宋" w:hAnsi="仿宋" w:eastAsia="仿宋"/>
          <w:color w:val="000000" w:themeColor="text1"/>
          <w:sz w:val="28"/>
          <w:szCs w:val="32"/>
          <w14:textFill>
            <w14:solidFill>
              <w14:schemeClr w14:val="tx1"/>
            </w14:solidFill>
          </w14:textFill>
        </w:rPr>
      </w:pPr>
      <w:r>
        <w:rPr>
          <w:rFonts w:hint="eastAsia" w:ascii="仿宋" w:hAnsi="仿宋" w:eastAsia="仿宋"/>
          <w:color w:val="000000" w:themeColor="text1"/>
          <w:sz w:val="28"/>
          <w:szCs w:val="32"/>
          <w14:textFill>
            <w14:solidFill>
              <w14:schemeClr w14:val="tx1"/>
            </w14:solidFill>
          </w14:textFill>
        </w:rPr>
        <w:t>2025年1月，因公司发展需要，调整了原启岐持有股份，新增了宁波祈息企业管理合伙企业（有限合伙）作为中科微感的新股东，实控人沈文锋，持有中科微感7.425%的股份。</w:t>
      </w:r>
    </w:p>
    <w:tbl>
      <w:tblPr>
        <w:tblStyle w:val="22"/>
        <w:tblW w:w="8873" w:type="dxa"/>
        <w:tblInd w:w="13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93"/>
        <w:gridCol w:w="1250"/>
        <w:gridCol w:w="2465"/>
        <w:gridCol w:w="2465"/>
      </w:tblGrid>
      <w:tr w14:paraId="1653DE56">
        <w:trPr>
          <w:trHeight w:val="398" w:hRule="atLeast"/>
        </w:trPr>
        <w:tc>
          <w:tcPr>
            <w:tcW w:w="2693" w:type="dxa"/>
            <w:vAlign w:val="center"/>
          </w:tcPr>
          <w:p w14:paraId="1E3F6240">
            <w:pPr>
              <w:spacing w:after="0" w:line="240" w:lineRule="auto"/>
              <w:jc w:val="both"/>
              <w:rPr>
                <w:rFonts w:hint="eastAsia" w:ascii="仿宋" w:hAnsi="仿宋" w:eastAsia="仿宋"/>
                <w:b/>
                <w:bCs/>
                <w:color w:val="000000" w:themeColor="text1"/>
                <w:sz w:val="24"/>
                <w:szCs w:val="28"/>
                <w14:textFill>
                  <w14:solidFill>
                    <w14:schemeClr w14:val="tx1"/>
                  </w14:solidFill>
                </w14:textFill>
              </w:rPr>
            </w:pPr>
            <w:r>
              <w:rPr>
                <w:rFonts w:hint="eastAsia" w:ascii="仿宋" w:hAnsi="仿宋" w:eastAsia="仿宋"/>
                <w:b/>
                <w:bCs/>
                <w:color w:val="000000" w:themeColor="text1"/>
                <w:sz w:val="24"/>
                <w:szCs w:val="28"/>
                <w14:textFill>
                  <w14:solidFill>
                    <w14:schemeClr w14:val="tx1"/>
                  </w14:solidFill>
                </w14:textFill>
              </w:rPr>
              <w:t>股东名称</w:t>
            </w:r>
          </w:p>
        </w:tc>
        <w:tc>
          <w:tcPr>
            <w:tcW w:w="1250" w:type="dxa"/>
            <w:vAlign w:val="center"/>
          </w:tcPr>
          <w:p w14:paraId="00A9021A">
            <w:pPr>
              <w:spacing w:after="0" w:line="240" w:lineRule="auto"/>
              <w:jc w:val="both"/>
              <w:rPr>
                <w:rFonts w:hint="eastAsia" w:ascii="仿宋" w:hAnsi="仿宋" w:eastAsia="仿宋"/>
                <w:b/>
                <w:bCs/>
                <w:color w:val="000000" w:themeColor="text1"/>
                <w:sz w:val="24"/>
                <w:szCs w:val="28"/>
                <w14:textFill>
                  <w14:solidFill>
                    <w14:schemeClr w14:val="tx1"/>
                  </w14:solidFill>
                </w14:textFill>
              </w:rPr>
            </w:pPr>
            <w:r>
              <w:rPr>
                <w:rFonts w:hint="eastAsia" w:ascii="仿宋" w:hAnsi="仿宋" w:eastAsia="仿宋"/>
                <w:b/>
                <w:bCs/>
                <w:color w:val="000000" w:themeColor="text1"/>
                <w:sz w:val="24"/>
                <w:szCs w:val="28"/>
                <w14:textFill>
                  <w14:solidFill>
                    <w14:schemeClr w14:val="tx1"/>
                  </w14:solidFill>
                </w14:textFill>
              </w:rPr>
              <w:t>持股比例</w:t>
            </w:r>
          </w:p>
        </w:tc>
        <w:tc>
          <w:tcPr>
            <w:tcW w:w="2465" w:type="dxa"/>
            <w:vAlign w:val="center"/>
          </w:tcPr>
          <w:p w14:paraId="6EC2528B">
            <w:pPr>
              <w:spacing w:after="0" w:line="240" w:lineRule="auto"/>
              <w:jc w:val="both"/>
              <w:rPr>
                <w:rFonts w:hint="eastAsia" w:ascii="仿宋" w:hAnsi="仿宋" w:eastAsia="仿宋"/>
                <w:b/>
                <w:bCs/>
                <w:color w:val="000000" w:themeColor="text1"/>
                <w:sz w:val="24"/>
                <w:szCs w:val="28"/>
                <w14:textFill>
                  <w14:solidFill>
                    <w14:schemeClr w14:val="tx1"/>
                  </w14:solidFill>
                </w14:textFill>
              </w:rPr>
            </w:pPr>
            <w:r>
              <w:rPr>
                <w:rFonts w:hint="eastAsia" w:ascii="仿宋" w:hAnsi="仿宋" w:eastAsia="仿宋"/>
                <w:b/>
                <w:bCs/>
                <w:color w:val="000000" w:themeColor="text1"/>
                <w:sz w:val="24"/>
                <w:szCs w:val="28"/>
                <w14:textFill>
                  <w14:solidFill>
                    <w14:schemeClr w14:val="tx1"/>
                  </w14:solidFill>
                </w14:textFill>
              </w:rPr>
              <w:t>认缴出资额</w:t>
            </w:r>
          </w:p>
        </w:tc>
        <w:tc>
          <w:tcPr>
            <w:tcW w:w="2465" w:type="dxa"/>
            <w:vAlign w:val="center"/>
          </w:tcPr>
          <w:p w14:paraId="2FE59A0E">
            <w:pPr>
              <w:spacing w:after="0" w:line="240" w:lineRule="auto"/>
              <w:jc w:val="both"/>
              <w:rPr>
                <w:rFonts w:hint="eastAsia" w:ascii="仿宋" w:hAnsi="仿宋" w:eastAsia="仿宋"/>
                <w:b/>
                <w:bCs/>
                <w:color w:val="000000" w:themeColor="text1"/>
                <w:sz w:val="24"/>
                <w:szCs w:val="28"/>
                <w14:textFill>
                  <w14:solidFill>
                    <w14:schemeClr w14:val="tx1"/>
                  </w14:solidFill>
                </w14:textFill>
              </w:rPr>
            </w:pPr>
            <w:r>
              <w:rPr>
                <w:rFonts w:hint="eastAsia" w:ascii="仿宋" w:hAnsi="仿宋" w:eastAsia="仿宋"/>
                <w:b/>
                <w:bCs/>
                <w:color w:val="000000" w:themeColor="text1"/>
                <w:sz w:val="24"/>
                <w:szCs w:val="28"/>
                <w14:textFill>
                  <w14:solidFill>
                    <w14:schemeClr w14:val="tx1"/>
                  </w14:solidFill>
                </w14:textFill>
              </w:rPr>
              <w:t>实缴出资额</w:t>
            </w:r>
          </w:p>
        </w:tc>
      </w:tr>
      <w:tr w14:paraId="0813F0BA">
        <w:trPr>
          <w:trHeight w:val="623" w:hRule="atLeast"/>
        </w:trPr>
        <w:tc>
          <w:tcPr>
            <w:tcW w:w="2693" w:type="dxa"/>
            <w:vAlign w:val="center"/>
          </w:tcPr>
          <w:p w14:paraId="2A853527">
            <w:pPr>
              <w:spacing w:after="0" w:line="240" w:lineRule="auto"/>
              <w:jc w:val="both"/>
              <w:rPr>
                <w:rFonts w:hint="eastAsia" w:ascii="仿宋" w:hAnsi="仿宋" w:eastAsia="仿宋"/>
                <w:color w:val="000000" w:themeColor="text1"/>
                <w:sz w:val="24"/>
                <w:szCs w:val="28"/>
                <w14:textFill>
                  <w14:solidFill>
                    <w14:schemeClr w14:val="tx1"/>
                  </w14:solidFill>
                </w14:textFill>
              </w:rPr>
            </w:pPr>
            <w:r>
              <w:rPr>
                <w:rFonts w:hint="eastAsia" w:ascii="仿宋" w:hAnsi="仿宋" w:eastAsia="仿宋"/>
                <w:color w:val="000000" w:themeColor="text1"/>
                <w:sz w:val="24"/>
                <w:szCs w:val="28"/>
                <w14:textFill>
                  <w14:solidFill>
                    <w14:schemeClr w14:val="tx1"/>
                  </w14:solidFill>
                </w14:textFill>
              </w:rPr>
              <w:t>沈文锋</w:t>
            </w:r>
          </w:p>
        </w:tc>
        <w:tc>
          <w:tcPr>
            <w:tcW w:w="1250" w:type="dxa"/>
            <w:vAlign w:val="center"/>
          </w:tcPr>
          <w:p w14:paraId="5354DD94">
            <w:pPr>
              <w:spacing w:after="0" w:line="240" w:lineRule="auto"/>
              <w:jc w:val="both"/>
              <w:rPr>
                <w:rFonts w:hint="eastAsia" w:ascii="仿宋" w:hAnsi="仿宋" w:eastAsia="仿宋"/>
                <w:color w:val="000000" w:themeColor="text1"/>
                <w:sz w:val="24"/>
                <w:szCs w:val="28"/>
                <w14:textFill>
                  <w14:solidFill>
                    <w14:schemeClr w14:val="tx1"/>
                  </w14:solidFill>
                </w14:textFill>
              </w:rPr>
            </w:pPr>
            <w:r>
              <w:rPr>
                <w:rFonts w:hint="eastAsia" w:ascii="仿宋" w:hAnsi="仿宋" w:eastAsia="仿宋"/>
                <w:color w:val="000000" w:themeColor="text1"/>
                <w:sz w:val="24"/>
                <w:szCs w:val="28"/>
                <w14:textFill>
                  <w14:solidFill>
                    <w14:schemeClr w14:val="tx1"/>
                  </w14:solidFill>
                </w14:textFill>
              </w:rPr>
              <w:t>25.99%</w:t>
            </w:r>
          </w:p>
        </w:tc>
        <w:tc>
          <w:tcPr>
            <w:tcW w:w="2465" w:type="dxa"/>
            <w:vAlign w:val="center"/>
          </w:tcPr>
          <w:p w14:paraId="79C54A62">
            <w:pPr>
              <w:spacing w:after="0" w:line="240" w:lineRule="auto"/>
              <w:jc w:val="both"/>
              <w:rPr>
                <w:rFonts w:hint="eastAsia" w:ascii="仿宋" w:hAnsi="仿宋" w:eastAsia="仿宋"/>
                <w:color w:val="000000" w:themeColor="text1"/>
                <w:sz w:val="24"/>
                <w:szCs w:val="28"/>
                <w14:textFill>
                  <w14:solidFill>
                    <w14:schemeClr w14:val="tx1"/>
                  </w14:solidFill>
                </w14:textFill>
              </w:rPr>
            </w:pPr>
            <w:r>
              <w:rPr>
                <w:rFonts w:hint="eastAsia" w:ascii="仿宋" w:hAnsi="仿宋" w:eastAsia="仿宋"/>
                <w:color w:val="000000" w:themeColor="text1"/>
                <w:sz w:val="24"/>
                <w:szCs w:val="28"/>
                <w14:textFill>
                  <w14:solidFill>
                    <w14:schemeClr w14:val="tx1"/>
                  </w14:solidFill>
                </w14:textFill>
              </w:rPr>
              <w:t>35万元</w:t>
            </w:r>
          </w:p>
        </w:tc>
        <w:tc>
          <w:tcPr>
            <w:tcW w:w="2465" w:type="dxa"/>
            <w:vAlign w:val="center"/>
          </w:tcPr>
          <w:p w14:paraId="20C386B7">
            <w:pPr>
              <w:spacing w:after="0" w:line="240" w:lineRule="auto"/>
              <w:jc w:val="both"/>
              <w:rPr>
                <w:rFonts w:hint="eastAsia" w:ascii="仿宋" w:hAnsi="仿宋" w:eastAsia="仿宋"/>
                <w:color w:val="000000" w:themeColor="text1"/>
                <w:sz w:val="24"/>
                <w:szCs w:val="28"/>
                <w14:textFill>
                  <w14:solidFill>
                    <w14:schemeClr w14:val="tx1"/>
                  </w14:solidFill>
                </w14:textFill>
              </w:rPr>
            </w:pPr>
            <w:r>
              <w:rPr>
                <w:rFonts w:hint="eastAsia" w:ascii="仿宋" w:hAnsi="仿宋" w:eastAsia="仿宋"/>
                <w:color w:val="000000" w:themeColor="text1"/>
                <w:sz w:val="24"/>
                <w:szCs w:val="28"/>
                <w14:textFill>
                  <w14:solidFill>
                    <w14:schemeClr w14:val="tx1"/>
                  </w14:solidFill>
                </w14:textFill>
              </w:rPr>
              <w:t>35万元</w:t>
            </w:r>
          </w:p>
        </w:tc>
      </w:tr>
      <w:tr w14:paraId="4FDBF9DF">
        <w:trPr>
          <w:trHeight w:val="623" w:hRule="atLeast"/>
        </w:trPr>
        <w:tc>
          <w:tcPr>
            <w:tcW w:w="2693" w:type="dxa"/>
            <w:vAlign w:val="center"/>
          </w:tcPr>
          <w:p w14:paraId="0006C5AC">
            <w:pPr>
              <w:spacing w:after="0" w:line="240" w:lineRule="auto"/>
              <w:jc w:val="both"/>
              <w:rPr>
                <w:rFonts w:hint="eastAsia" w:ascii="仿宋" w:hAnsi="仿宋" w:eastAsia="仿宋"/>
                <w:color w:val="000000" w:themeColor="text1"/>
                <w:sz w:val="24"/>
                <w:szCs w:val="28"/>
                <w14:textFill>
                  <w14:solidFill>
                    <w14:schemeClr w14:val="tx1"/>
                  </w14:solidFill>
                </w14:textFill>
              </w:rPr>
            </w:pPr>
            <w:r>
              <w:rPr>
                <w:rFonts w:ascii="仿宋" w:hAnsi="仿宋" w:eastAsia="仿宋"/>
                <w:color w:val="000000" w:themeColor="text1"/>
                <w:sz w:val="24"/>
                <w:szCs w:val="28"/>
                <w14:textFill>
                  <w14:solidFill>
                    <w14:schemeClr w14:val="tx1"/>
                  </w14:solidFill>
                </w14:textFill>
              </w:rPr>
              <w:t>宁波启零数感技术服务合伙企业（有限合伙）</w:t>
            </w:r>
          </w:p>
        </w:tc>
        <w:tc>
          <w:tcPr>
            <w:tcW w:w="1250" w:type="dxa"/>
            <w:vAlign w:val="center"/>
          </w:tcPr>
          <w:p w14:paraId="1EDA1082">
            <w:pPr>
              <w:spacing w:after="0" w:line="240" w:lineRule="auto"/>
              <w:jc w:val="both"/>
              <w:rPr>
                <w:rFonts w:hint="eastAsia" w:ascii="仿宋" w:hAnsi="仿宋" w:eastAsia="仿宋"/>
                <w:color w:val="000000" w:themeColor="text1"/>
                <w:sz w:val="24"/>
                <w:szCs w:val="28"/>
                <w14:textFill>
                  <w14:solidFill>
                    <w14:schemeClr w14:val="tx1"/>
                  </w14:solidFill>
                </w14:textFill>
              </w:rPr>
            </w:pPr>
            <w:r>
              <w:rPr>
                <w:rFonts w:hint="eastAsia" w:ascii="仿宋" w:hAnsi="仿宋" w:eastAsia="仿宋"/>
                <w:color w:val="000000" w:themeColor="text1"/>
                <w:sz w:val="24"/>
                <w:szCs w:val="28"/>
                <w14:textFill>
                  <w14:solidFill>
                    <w14:schemeClr w14:val="tx1"/>
                  </w14:solidFill>
                </w14:textFill>
              </w:rPr>
              <w:t>22.28%</w:t>
            </w:r>
          </w:p>
        </w:tc>
        <w:tc>
          <w:tcPr>
            <w:tcW w:w="2465" w:type="dxa"/>
            <w:vAlign w:val="center"/>
          </w:tcPr>
          <w:p w14:paraId="2EB80779">
            <w:pPr>
              <w:spacing w:after="0" w:line="240" w:lineRule="auto"/>
              <w:jc w:val="both"/>
              <w:rPr>
                <w:rFonts w:hint="eastAsia" w:ascii="仿宋" w:hAnsi="仿宋" w:eastAsia="仿宋"/>
                <w:color w:val="000000" w:themeColor="text1"/>
                <w:sz w:val="24"/>
                <w:szCs w:val="28"/>
                <w14:textFill>
                  <w14:solidFill>
                    <w14:schemeClr w14:val="tx1"/>
                  </w14:solidFill>
                </w14:textFill>
              </w:rPr>
            </w:pPr>
            <w:r>
              <w:rPr>
                <w:rFonts w:hint="eastAsia" w:ascii="仿宋" w:hAnsi="仿宋" w:eastAsia="仿宋"/>
                <w:color w:val="000000" w:themeColor="text1"/>
                <w:sz w:val="24"/>
                <w:szCs w:val="28"/>
                <w14:textFill>
                  <w14:solidFill>
                    <w14:schemeClr w14:val="tx1"/>
                  </w14:solidFill>
                </w14:textFill>
              </w:rPr>
              <w:t>30万元</w:t>
            </w:r>
          </w:p>
        </w:tc>
        <w:tc>
          <w:tcPr>
            <w:tcW w:w="2465" w:type="dxa"/>
            <w:vAlign w:val="center"/>
          </w:tcPr>
          <w:p w14:paraId="65036F91">
            <w:pPr>
              <w:spacing w:after="0" w:line="240" w:lineRule="auto"/>
              <w:jc w:val="both"/>
              <w:rPr>
                <w:rFonts w:hint="eastAsia" w:ascii="仿宋" w:hAnsi="仿宋" w:eastAsia="仿宋"/>
                <w:color w:val="000000" w:themeColor="text1"/>
                <w:sz w:val="24"/>
                <w:szCs w:val="28"/>
                <w14:textFill>
                  <w14:solidFill>
                    <w14:schemeClr w14:val="tx1"/>
                  </w14:solidFill>
                </w14:textFill>
              </w:rPr>
            </w:pPr>
            <w:r>
              <w:rPr>
                <w:rFonts w:hint="eastAsia" w:ascii="仿宋" w:hAnsi="仿宋" w:eastAsia="仿宋"/>
                <w:color w:val="000000" w:themeColor="text1"/>
                <w:sz w:val="24"/>
                <w:szCs w:val="28"/>
                <w14:textFill>
                  <w14:solidFill>
                    <w14:schemeClr w14:val="tx1"/>
                  </w14:solidFill>
                </w14:textFill>
              </w:rPr>
              <w:t>30万元</w:t>
            </w:r>
          </w:p>
        </w:tc>
      </w:tr>
      <w:tr w14:paraId="738C4248">
        <w:trPr>
          <w:trHeight w:val="623" w:hRule="atLeast"/>
        </w:trPr>
        <w:tc>
          <w:tcPr>
            <w:tcW w:w="2693" w:type="dxa"/>
            <w:vAlign w:val="center"/>
          </w:tcPr>
          <w:p w14:paraId="450DC4F1">
            <w:pPr>
              <w:spacing w:after="0" w:line="240" w:lineRule="auto"/>
              <w:jc w:val="both"/>
              <w:rPr>
                <w:rFonts w:hint="eastAsia" w:ascii="仿宋" w:hAnsi="仿宋" w:eastAsia="仿宋"/>
                <w:color w:val="000000" w:themeColor="text1"/>
                <w:sz w:val="24"/>
                <w:szCs w:val="28"/>
                <w14:textFill>
                  <w14:solidFill>
                    <w14:schemeClr w14:val="tx1"/>
                  </w14:solidFill>
                </w14:textFill>
              </w:rPr>
            </w:pPr>
            <w:r>
              <w:rPr>
                <w:rFonts w:ascii="仿宋" w:hAnsi="仿宋" w:eastAsia="仿宋"/>
                <w:color w:val="000000" w:themeColor="text1"/>
                <w:sz w:val="24"/>
                <w:szCs w:val="28"/>
                <w14:textFill>
                  <w14:solidFill>
                    <w14:schemeClr w14:val="tx1"/>
                  </w14:solidFill>
                </w14:textFill>
              </w:rPr>
              <w:t>宁波启</w:t>
            </w:r>
            <w:r>
              <w:rPr>
                <w:rFonts w:hint="eastAsia" w:ascii="仿宋" w:hAnsi="仿宋" w:eastAsia="仿宋"/>
                <w:color w:val="000000" w:themeColor="text1"/>
                <w:sz w:val="24"/>
                <w:szCs w:val="28"/>
                <w14:textFill>
                  <w14:solidFill>
                    <w14:schemeClr w14:val="tx1"/>
                  </w14:solidFill>
                </w14:textFill>
              </w:rPr>
              <w:t>岐</w:t>
            </w:r>
            <w:r>
              <w:rPr>
                <w:rFonts w:ascii="仿宋" w:hAnsi="仿宋" w:eastAsia="仿宋"/>
                <w:color w:val="000000" w:themeColor="text1"/>
                <w:sz w:val="24"/>
                <w:szCs w:val="28"/>
                <w14:textFill>
                  <w14:solidFill>
                    <w14:schemeClr w14:val="tx1"/>
                  </w14:solidFill>
                </w14:textFill>
              </w:rPr>
              <w:t>数感企业管理合伙企业（有限合伙）</w:t>
            </w:r>
          </w:p>
        </w:tc>
        <w:tc>
          <w:tcPr>
            <w:tcW w:w="1250" w:type="dxa"/>
            <w:vAlign w:val="center"/>
          </w:tcPr>
          <w:p w14:paraId="3C491EBA">
            <w:pPr>
              <w:spacing w:after="0" w:line="240" w:lineRule="auto"/>
              <w:jc w:val="both"/>
              <w:rPr>
                <w:rFonts w:hint="eastAsia" w:ascii="仿宋" w:hAnsi="仿宋" w:eastAsia="仿宋"/>
                <w:color w:val="000000" w:themeColor="text1"/>
                <w:sz w:val="24"/>
                <w:szCs w:val="28"/>
                <w14:textFill>
                  <w14:solidFill>
                    <w14:schemeClr w14:val="tx1"/>
                  </w14:solidFill>
                </w14:textFill>
              </w:rPr>
            </w:pPr>
            <w:r>
              <w:rPr>
                <w:rFonts w:hint="eastAsia" w:ascii="仿宋" w:hAnsi="仿宋" w:eastAsia="仿宋"/>
                <w:color w:val="000000" w:themeColor="text1"/>
                <w:sz w:val="24"/>
                <w:szCs w:val="28"/>
                <w14:textFill>
                  <w14:solidFill>
                    <w14:schemeClr w14:val="tx1"/>
                  </w14:solidFill>
                </w14:textFill>
              </w:rPr>
              <w:t>3.71%</w:t>
            </w:r>
          </w:p>
        </w:tc>
        <w:tc>
          <w:tcPr>
            <w:tcW w:w="2465" w:type="dxa"/>
            <w:vAlign w:val="center"/>
          </w:tcPr>
          <w:p w14:paraId="5C2CA2DB">
            <w:pPr>
              <w:spacing w:after="0" w:line="240" w:lineRule="auto"/>
              <w:jc w:val="both"/>
              <w:rPr>
                <w:rFonts w:hint="eastAsia" w:ascii="仿宋" w:hAnsi="仿宋" w:eastAsia="仿宋"/>
                <w:color w:val="000000" w:themeColor="text1"/>
                <w:sz w:val="24"/>
                <w:szCs w:val="28"/>
                <w14:textFill>
                  <w14:solidFill>
                    <w14:schemeClr w14:val="tx1"/>
                  </w14:solidFill>
                </w14:textFill>
              </w:rPr>
            </w:pPr>
            <w:r>
              <w:rPr>
                <w:rFonts w:hint="eastAsia" w:ascii="仿宋" w:hAnsi="仿宋" w:eastAsia="仿宋"/>
                <w:color w:val="000000" w:themeColor="text1"/>
                <w:sz w:val="24"/>
                <w:szCs w:val="28"/>
                <w14:textFill>
                  <w14:solidFill>
                    <w14:schemeClr w14:val="tx1"/>
                  </w14:solidFill>
                </w14:textFill>
              </w:rPr>
              <w:t>5万元</w:t>
            </w:r>
          </w:p>
        </w:tc>
        <w:tc>
          <w:tcPr>
            <w:tcW w:w="2465" w:type="dxa"/>
            <w:vAlign w:val="center"/>
          </w:tcPr>
          <w:p w14:paraId="37708ADE">
            <w:pPr>
              <w:spacing w:after="0" w:line="240" w:lineRule="auto"/>
              <w:jc w:val="both"/>
              <w:rPr>
                <w:rFonts w:hint="eastAsia" w:ascii="仿宋" w:hAnsi="仿宋" w:eastAsia="仿宋"/>
                <w:color w:val="000000" w:themeColor="text1"/>
                <w:sz w:val="24"/>
                <w:szCs w:val="28"/>
                <w14:textFill>
                  <w14:solidFill>
                    <w14:schemeClr w14:val="tx1"/>
                  </w14:solidFill>
                </w14:textFill>
              </w:rPr>
            </w:pPr>
            <w:r>
              <w:rPr>
                <w:rFonts w:hint="eastAsia" w:ascii="仿宋" w:hAnsi="仿宋" w:eastAsia="仿宋"/>
                <w:color w:val="000000" w:themeColor="text1"/>
                <w:sz w:val="24"/>
                <w:szCs w:val="28"/>
                <w14:textFill>
                  <w14:solidFill>
                    <w14:schemeClr w14:val="tx1"/>
                  </w14:solidFill>
                </w14:textFill>
              </w:rPr>
              <w:t>0万元</w:t>
            </w:r>
          </w:p>
        </w:tc>
      </w:tr>
      <w:tr w14:paraId="37BA1AB4">
        <w:trPr>
          <w:trHeight w:val="623" w:hRule="atLeast"/>
        </w:trPr>
        <w:tc>
          <w:tcPr>
            <w:tcW w:w="2693" w:type="dxa"/>
            <w:vAlign w:val="center"/>
          </w:tcPr>
          <w:p w14:paraId="66D7C9FA">
            <w:pPr>
              <w:spacing w:after="0" w:line="240" w:lineRule="auto"/>
              <w:jc w:val="both"/>
              <w:rPr>
                <w:rFonts w:hint="eastAsia" w:ascii="仿宋" w:hAnsi="仿宋" w:eastAsia="仿宋"/>
                <w:color w:val="000000" w:themeColor="text1"/>
                <w:sz w:val="24"/>
                <w:szCs w:val="28"/>
                <w14:textFill>
                  <w14:solidFill>
                    <w14:schemeClr w14:val="tx1"/>
                  </w14:solidFill>
                </w14:textFill>
              </w:rPr>
            </w:pPr>
            <w:r>
              <w:rPr>
                <w:rFonts w:ascii="仿宋" w:hAnsi="仿宋" w:eastAsia="仿宋"/>
                <w:color w:val="000000" w:themeColor="text1"/>
                <w:sz w:val="24"/>
                <w:szCs w:val="28"/>
                <w14:textFill>
                  <w14:solidFill>
                    <w14:schemeClr w14:val="tx1"/>
                  </w14:solidFill>
                </w14:textFill>
              </w:rPr>
              <w:t>宁波纳闻传感企业管理合伙企业（有限合伙）</w:t>
            </w:r>
          </w:p>
        </w:tc>
        <w:tc>
          <w:tcPr>
            <w:tcW w:w="1250" w:type="dxa"/>
            <w:vAlign w:val="center"/>
          </w:tcPr>
          <w:p w14:paraId="7F6C658A">
            <w:pPr>
              <w:spacing w:after="0" w:line="240" w:lineRule="auto"/>
              <w:jc w:val="both"/>
              <w:rPr>
                <w:rFonts w:hint="eastAsia" w:ascii="仿宋" w:hAnsi="仿宋" w:eastAsia="仿宋"/>
                <w:color w:val="000000" w:themeColor="text1"/>
                <w:sz w:val="24"/>
                <w:szCs w:val="28"/>
                <w14:textFill>
                  <w14:solidFill>
                    <w14:schemeClr w14:val="tx1"/>
                  </w14:solidFill>
                </w14:textFill>
              </w:rPr>
            </w:pPr>
            <w:r>
              <w:rPr>
                <w:rFonts w:hint="eastAsia" w:ascii="仿宋" w:hAnsi="仿宋" w:eastAsia="仿宋"/>
                <w:color w:val="000000" w:themeColor="text1"/>
                <w:sz w:val="24"/>
                <w:szCs w:val="28"/>
                <w14:textFill>
                  <w14:solidFill>
                    <w14:schemeClr w14:val="tx1"/>
                  </w14:solidFill>
                </w14:textFill>
              </w:rPr>
              <w:t>7.70%</w:t>
            </w:r>
          </w:p>
        </w:tc>
        <w:tc>
          <w:tcPr>
            <w:tcW w:w="2465" w:type="dxa"/>
            <w:vAlign w:val="center"/>
          </w:tcPr>
          <w:p w14:paraId="7C806AA5">
            <w:pPr>
              <w:spacing w:after="0" w:line="240" w:lineRule="auto"/>
              <w:jc w:val="both"/>
              <w:rPr>
                <w:rFonts w:hint="eastAsia" w:ascii="仿宋" w:hAnsi="仿宋" w:eastAsia="仿宋"/>
                <w:color w:val="000000" w:themeColor="text1"/>
                <w:sz w:val="24"/>
                <w:szCs w:val="28"/>
                <w14:textFill>
                  <w14:solidFill>
                    <w14:schemeClr w14:val="tx1"/>
                  </w14:solidFill>
                </w14:textFill>
              </w:rPr>
            </w:pPr>
            <w:r>
              <w:rPr>
                <w:rFonts w:hint="eastAsia" w:ascii="仿宋" w:hAnsi="仿宋" w:eastAsia="仿宋"/>
                <w:color w:val="000000" w:themeColor="text1"/>
                <w:sz w:val="24"/>
                <w:szCs w:val="28"/>
                <w14:textFill>
                  <w14:solidFill>
                    <w14:schemeClr w14:val="tx1"/>
                  </w14:solidFill>
                </w14:textFill>
              </w:rPr>
              <w:t>10.37万元</w:t>
            </w:r>
          </w:p>
        </w:tc>
        <w:tc>
          <w:tcPr>
            <w:tcW w:w="2465" w:type="dxa"/>
            <w:vAlign w:val="center"/>
          </w:tcPr>
          <w:p w14:paraId="65884489">
            <w:pPr>
              <w:spacing w:after="0" w:line="240" w:lineRule="auto"/>
              <w:jc w:val="both"/>
              <w:rPr>
                <w:rFonts w:hint="eastAsia" w:ascii="仿宋" w:hAnsi="仿宋" w:eastAsia="仿宋"/>
                <w:color w:val="000000" w:themeColor="text1"/>
                <w:sz w:val="24"/>
                <w:szCs w:val="28"/>
                <w14:textFill>
                  <w14:solidFill>
                    <w14:schemeClr w14:val="tx1"/>
                  </w14:solidFill>
                </w14:textFill>
              </w:rPr>
            </w:pPr>
            <w:r>
              <w:rPr>
                <w:rFonts w:hint="eastAsia" w:ascii="仿宋" w:hAnsi="仿宋" w:eastAsia="仿宋"/>
                <w:color w:val="000000" w:themeColor="text1"/>
                <w:sz w:val="24"/>
                <w:szCs w:val="28"/>
                <w14:textFill>
                  <w14:solidFill>
                    <w14:schemeClr w14:val="tx1"/>
                  </w14:solidFill>
                </w14:textFill>
              </w:rPr>
              <w:t>7万元</w:t>
            </w:r>
          </w:p>
        </w:tc>
      </w:tr>
      <w:tr w14:paraId="11FB95D4">
        <w:trPr>
          <w:trHeight w:val="623" w:hRule="atLeast"/>
        </w:trPr>
        <w:tc>
          <w:tcPr>
            <w:tcW w:w="2693" w:type="dxa"/>
            <w:vAlign w:val="center"/>
          </w:tcPr>
          <w:p w14:paraId="799F4A8C">
            <w:pPr>
              <w:spacing w:after="0" w:line="240" w:lineRule="auto"/>
              <w:jc w:val="both"/>
              <w:rPr>
                <w:rFonts w:hint="eastAsia" w:ascii="仿宋" w:hAnsi="仿宋" w:eastAsia="仿宋"/>
                <w:color w:val="000000" w:themeColor="text1"/>
                <w:sz w:val="24"/>
                <w:szCs w:val="28"/>
                <w14:textFill>
                  <w14:solidFill>
                    <w14:schemeClr w14:val="tx1"/>
                  </w14:solidFill>
                </w14:textFill>
              </w:rPr>
            </w:pPr>
            <w:r>
              <w:rPr>
                <w:rFonts w:ascii="仿宋" w:hAnsi="仿宋" w:eastAsia="仿宋"/>
                <w:color w:val="000000" w:themeColor="text1"/>
                <w:sz w:val="24"/>
                <w:szCs w:val="28"/>
                <w14:textFill>
                  <w14:solidFill>
                    <w14:schemeClr w14:val="tx1"/>
                  </w14:solidFill>
                </w14:textFill>
              </w:rPr>
              <w:t>中科优势（浙江）企业管理咨询有限公司</w:t>
            </w:r>
          </w:p>
        </w:tc>
        <w:tc>
          <w:tcPr>
            <w:tcW w:w="1250" w:type="dxa"/>
            <w:vAlign w:val="center"/>
          </w:tcPr>
          <w:p w14:paraId="6EFBD0EC">
            <w:pPr>
              <w:spacing w:after="0" w:line="240" w:lineRule="auto"/>
              <w:jc w:val="both"/>
              <w:rPr>
                <w:rFonts w:hint="eastAsia" w:ascii="仿宋" w:hAnsi="仿宋" w:eastAsia="仿宋"/>
                <w:color w:val="000000" w:themeColor="text1"/>
                <w:sz w:val="24"/>
                <w:szCs w:val="28"/>
                <w14:textFill>
                  <w14:solidFill>
                    <w14:schemeClr w14:val="tx1"/>
                  </w14:solidFill>
                </w14:textFill>
              </w:rPr>
            </w:pPr>
            <w:r>
              <w:rPr>
                <w:rFonts w:hint="eastAsia" w:ascii="仿宋" w:hAnsi="仿宋" w:eastAsia="仿宋"/>
                <w:color w:val="000000" w:themeColor="text1"/>
                <w:sz w:val="24"/>
                <w:szCs w:val="28"/>
                <w14:textFill>
                  <w14:solidFill>
                    <w14:schemeClr w14:val="tx1"/>
                  </w14:solidFill>
                </w14:textFill>
              </w:rPr>
              <w:t>7.43%</w:t>
            </w:r>
          </w:p>
        </w:tc>
        <w:tc>
          <w:tcPr>
            <w:tcW w:w="2465" w:type="dxa"/>
            <w:vAlign w:val="center"/>
          </w:tcPr>
          <w:p w14:paraId="4D8AD582">
            <w:pPr>
              <w:spacing w:after="0" w:line="240" w:lineRule="auto"/>
              <w:jc w:val="both"/>
              <w:rPr>
                <w:rFonts w:hint="eastAsia" w:ascii="仿宋" w:hAnsi="仿宋" w:eastAsia="仿宋"/>
                <w:color w:val="000000" w:themeColor="text1"/>
                <w:sz w:val="24"/>
                <w:szCs w:val="28"/>
                <w14:textFill>
                  <w14:solidFill>
                    <w14:schemeClr w14:val="tx1"/>
                  </w14:solidFill>
                </w14:textFill>
              </w:rPr>
            </w:pPr>
            <w:r>
              <w:rPr>
                <w:rFonts w:hint="eastAsia" w:ascii="仿宋" w:hAnsi="仿宋" w:eastAsia="仿宋"/>
                <w:color w:val="000000" w:themeColor="text1"/>
                <w:sz w:val="24"/>
                <w:szCs w:val="28"/>
                <w14:textFill>
                  <w14:solidFill>
                    <w14:schemeClr w14:val="tx1"/>
                  </w14:solidFill>
                </w14:textFill>
              </w:rPr>
              <w:t>10万元</w:t>
            </w:r>
          </w:p>
        </w:tc>
        <w:tc>
          <w:tcPr>
            <w:tcW w:w="2465" w:type="dxa"/>
            <w:vAlign w:val="center"/>
          </w:tcPr>
          <w:p w14:paraId="622DCC18">
            <w:pPr>
              <w:spacing w:after="0" w:line="240" w:lineRule="auto"/>
              <w:jc w:val="both"/>
              <w:rPr>
                <w:rFonts w:hint="eastAsia" w:ascii="仿宋" w:hAnsi="仿宋" w:eastAsia="仿宋"/>
                <w:color w:val="000000" w:themeColor="text1"/>
                <w:sz w:val="24"/>
                <w:szCs w:val="28"/>
                <w14:textFill>
                  <w14:solidFill>
                    <w14:schemeClr w14:val="tx1"/>
                  </w14:solidFill>
                </w14:textFill>
              </w:rPr>
            </w:pPr>
            <w:r>
              <w:rPr>
                <w:rFonts w:hint="eastAsia" w:ascii="仿宋" w:hAnsi="仿宋" w:eastAsia="仿宋"/>
                <w:color w:val="000000" w:themeColor="text1"/>
                <w:sz w:val="24"/>
                <w:szCs w:val="28"/>
                <w14:textFill>
                  <w14:solidFill>
                    <w14:schemeClr w14:val="tx1"/>
                  </w14:solidFill>
                </w14:textFill>
              </w:rPr>
              <w:t>10万元</w:t>
            </w:r>
          </w:p>
        </w:tc>
      </w:tr>
      <w:tr w14:paraId="3F6E2119">
        <w:trPr>
          <w:trHeight w:val="623" w:hRule="atLeast"/>
        </w:trPr>
        <w:tc>
          <w:tcPr>
            <w:tcW w:w="2693" w:type="dxa"/>
            <w:vAlign w:val="center"/>
          </w:tcPr>
          <w:p w14:paraId="7BAFA913">
            <w:pPr>
              <w:spacing w:after="0" w:line="240" w:lineRule="auto"/>
              <w:jc w:val="both"/>
              <w:rPr>
                <w:rFonts w:hint="eastAsia" w:ascii="仿宋" w:hAnsi="仿宋" w:eastAsia="仿宋"/>
                <w:color w:val="000000" w:themeColor="text1"/>
                <w:sz w:val="24"/>
                <w:szCs w:val="28"/>
                <w14:textFill>
                  <w14:solidFill>
                    <w14:schemeClr w14:val="tx1"/>
                  </w14:solidFill>
                </w14:textFill>
              </w:rPr>
            </w:pPr>
            <w:r>
              <w:rPr>
                <w:rFonts w:hint="eastAsia" w:ascii="仿宋" w:hAnsi="仿宋" w:eastAsia="仿宋"/>
                <w:color w:val="000000" w:themeColor="text1"/>
                <w:sz w:val="24"/>
                <w:szCs w:val="28"/>
                <w14:textFill>
                  <w14:solidFill>
                    <w14:schemeClr w14:val="tx1"/>
                  </w14:solidFill>
                </w14:textFill>
              </w:rPr>
              <w:t>宁波骋宁企业管理咨询合伙企业（有限合伙）</w:t>
            </w:r>
          </w:p>
        </w:tc>
        <w:tc>
          <w:tcPr>
            <w:tcW w:w="1250" w:type="dxa"/>
            <w:vAlign w:val="center"/>
          </w:tcPr>
          <w:p w14:paraId="1CF62D8C">
            <w:pPr>
              <w:spacing w:after="0" w:line="240" w:lineRule="auto"/>
              <w:jc w:val="both"/>
              <w:rPr>
                <w:rFonts w:hint="eastAsia" w:ascii="仿宋" w:hAnsi="仿宋" w:eastAsia="仿宋"/>
                <w:color w:val="000000" w:themeColor="text1"/>
                <w:sz w:val="24"/>
                <w:szCs w:val="28"/>
                <w14:textFill>
                  <w14:solidFill>
                    <w14:schemeClr w14:val="tx1"/>
                  </w14:solidFill>
                </w14:textFill>
              </w:rPr>
            </w:pPr>
            <w:r>
              <w:rPr>
                <w:rFonts w:hint="eastAsia" w:ascii="仿宋" w:hAnsi="仿宋" w:eastAsia="仿宋"/>
                <w:color w:val="000000" w:themeColor="text1"/>
                <w:sz w:val="24"/>
                <w:szCs w:val="28"/>
                <w14:textFill>
                  <w14:solidFill>
                    <w14:schemeClr w14:val="tx1"/>
                  </w14:solidFill>
                </w14:textFill>
              </w:rPr>
              <w:t>2.23%</w:t>
            </w:r>
          </w:p>
        </w:tc>
        <w:tc>
          <w:tcPr>
            <w:tcW w:w="2465" w:type="dxa"/>
            <w:vAlign w:val="center"/>
          </w:tcPr>
          <w:p w14:paraId="2B3E2037">
            <w:pPr>
              <w:spacing w:after="0" w:line="240" w:lineRule="auto"/>
              <w:jc w:val="both"/>
              <w:rPr>
                <w:rFonts w:hint="eastAsia" w:ascii="仿宋" w:hAnsi="仿宋" w:eastAsia="仿宋"/>
                <w:color w:val="000000" w:themeColor="text1"/>
                <w:sz w:val="24"/>
                <w:szCs w:val="28"/>
                <w14:textFill>
                  <w14:solidFill>
                    <w14:schemeClr w14:val="tx1"/>
                  </w14:solidFill>
                </w14:textFill>
              </w:rPr>
            </w:pPr>
            <w:r>
              <w:rPr>
                <w:rFonts w:hint="eastAsia" w:ascii="仿宋" w:hAnsi="仿宋" w:eastAsia="仿宋"/>
                <w:color w:val="000000" w:themeColor="text1"/>
                <w:sz w:val="24"/>
                <w:szCs w:val="28"/>
                <w14:textFill>
                  <w14:solidFill>
                    <w14:schemeClr w14:val="tx1"/>
                  </w14:solidFill>
                </w14:textFill>
              </w:rPr>
              <w:t>3万元</w:t>
            </w:r>
          </w:p>
        </w:tc>
        <w:tc>
          <w:tcPr>
            <w:tcW w:w="2465" w:type="dxa"/>
            <w:vAlign w:val="center"/>
          </w:tcPr>
          <w:p w14:paraId="096694FB">
            <w:pPr>
              <w:spacing w:after="0" w:line="240" w:lineRule="auto"/>
              <w:jc w:val="both"/>
              <w:rPr>
                <w:rFonts w:hint="eastAsia" w:ascii="仿宋" w:hAnsi="仿宋" w:eastAsia="仿宋"/>
                <w:color w:val="000000" w:themeColor="text1"/>
                <w:sz w:val="24"/>
                <w:szCs w:val="28"/>
                <w14:textFill>
                  <w14:solidFill>
                    <w14:schemeClr w14:val="tx1"/>
                  </w14:solidFill>
                </w14:textFill>
              </w:rPr>
            </w:pPr>
            <w:r>
              <w:rPr>
                <w:rFonts w:hint="eastAsia" w:ascii="仿宋" w:hAnsi="仿宋" w:eastAsia="仿宋"/>
                <w:color w:val="000000" w:themeColor="text1"/>
                <w:sz w:val="24"/>
                <w:szCs w:val="28"/>
                <w14:textFill>
                  <w14:solidFill>
                    <w14:schemeClr w14:val="tx1"/>
                  </w14:solidFill>
                </w14:textFill>
              </w:rPr>
              <w:t>3万元</w:t>
            </w:r>
          </w:p>
        </w:tc>
      </w:tr>
      <w:tr w14:paraId="41E4FDD2">
        <w:trPr>
          <w:trHeight w:val="623" w:hRule="atLeast"/>
        </w:trPr>
        <w:tc>
          <w:tcPr>
            <w:tcW w:w="2693" w:type="dxa"/>
            <w:vAlign w:val="center"/>
          </w:tcPr>
          <w:p w14:paraId="7EF89398">
            <w:pPr>
              <w:spacing w:after="0" w:line="240" w:lineRule="auto"/>
              <w:jc w:val="both"/>
              <w:rPr>
                <w:rFonts w:hint="eastAsia" w:ascii="仿宋" w:hAnsi="仿宋" w:eastAsia="仿宋"/>
                <w:color w:val="000000" w:themeColor="text1"/>
                <w:sz w:val="24"/>
                <w:szCs w:val="28"/>
                <w14:textFill>
                  <w14:solidFill>
                    <w14:schemeClr w14:val="tx1"/>
                  </w14:solidFill>
                </w14:textFill>
              </w:rPr>
            </w:pPr>
            <w:r>
              <w:rPr>
                <w:rFonts w:ascii="仿宋" w:hAnsi="仿宋" w:eastAsia="仿宋"/>
                <w:color w:val="000000" w:themeColor="text1"/>
                <w:sz w:val="24"/>
                <w:szCs w:val="28"/>
                <w14:textFill>
                  <w14:solidFill>
                    <w14:schemeClr w14:val="tx1"/>
                  </w14:solidFill>
                </w14:textFill>
              </w:rPr>
              <w:t>宁波摩穆斯企业管理合伙企业（有限合伙）</w:t>
            </w:r>
          </w:p>
        </w:tc>
        <w:tc>
          <w:tcPr>
            <w:tcW w:w="1250" w:type="dxa"/>
            <w:vAlign w:val="center"/>
          </w:tcPr>
          <w:p w14:paraId="2143346B">
            <w:pPr>
              <w:spacing w:after="0" w:line="240" w:lineRule="auto"/>
              <w:jc w:val="both"/>
              <w:rPr>
                <w:rFonts w:hint="eastAsia" w:ascii="仿宋" w:hAnsi="仿宋" w:eastAsia="仿宋"/>
                <w:color w:val="000000" w:themeColor="text1"/>
                <w:sz w:val="24"/>
                <w:szCs w:val="28"/>
                <w14:textFill>
                  <w14:solidFill>
                    <w14:schemeClr w14:val="tx1"/>
                  </w14:solidFill>
                </w14:textFill>
              </w:rPr>
            </w:pPr>
            <w:r>
              <w:rPr>
                <w:rFonts w:hint="eastAsia" w:ascii="仿宋" w:hAnsi="仿宋" w:eastAsia="仿宋"/>
                <w:color w:val="000000" w:themeColor="text1"/>
                <w:sz w:val="24"/>
                <w:szCs w:val="28"/>
                <w14:textFill>
                  <w14:solidFill>
                    <w14:schemeClr w14:val="tx1"/>
                  </w14:solidFill>
                </w14:textFill>
              </w:rPr>
              <w:t>17.42%</w:t>
            </w:r>
          </w:p>
        </w:tc>
        <w:tc>
          <w:tcPr>
            <w:tcW w:w="2465" w:type="dxa"/>
            <w:vAlign w:val="center"/>
          </w:tcPr>
          <w:p w14:paraId="2A3EACA3">
            <w:pPr>
              <w:spacing w:after="0" w:line="240" w:lineRule="auto"/>
              <w:jc w:val="both"/>
              <w:rPr>
                <w:rFonts w:hint="eastAsia" w:ascii="仿宋" w:hAnsi="仿宋" w:eastAsia="仿宋"/>
                <w:color w:val="000000" w:themeColor="text1"/>
                <w:sz w:val="24"/>
                <w:szCs w:val="28"/>
                <w14:textFill>
                  <w14:solidFill>
                    <w14:schemeClr w14:val="tx1"/>
                  </w14:solidFill>
                </w14:textFill>
              </w:rPr>
            </w:pPr>
            <w:r>
              <w:rPr>
                <w:rFonts w:hint="eastAsia" w:ascii="仿宋" w:hAnsi="仿宋" w:eastAsia="仿宋"/>
                <w:color w:val="000000" w:themeColor="text1"/>
                <w:sz w:val="24"/>
                <w:szCs w:val="28"/>
                <w14:textFill>
                  <w14:solidFill>
                    <w14:schemeClr w14:val="tx1"/>
                  </w14:solidFill>
                </w14:textFill>
              </w:rPr>
              <w:t>23</w:t>
            </w:r>
            <w:r>
              <w:rPr>
                <w:rFonts w:ascii="仿宋" w:hAnsi="仿宋" w:eastAsia="仿宋"/>
                <w:color w:val="000000" w:themeColor="text1"/>
                <w:sz w:val="24"/>
                <w:szCs w:val="28"/>
                <w14:textFill>
                  <w14:solidFill>
                    <w14:schemeClr w14:val="tx1"/>
                  </w14:solidFill>
                </w14:textFill>
              </w:rPr>
              <w:t>.</w:t>
            </w:r>
            <w:r>
              <w:rPr>
                <w:rFonts w:hint="eastAsia" w:ascii="仿宋" w:hAnsi="仿宋" w:eastAsia="仿宋"/>
                <w:color w:val="000000" w:themeColor="text1"/>
                <w:sz w:val="24"/>
                <w:szCs w:val="28"/>
                <w14:textFill>
                  <w14:solidFill>
                    <w14:schemeClr w14:val="tx1"/>
                  </w14:solidFill>
                </w14:textFill>
              </w:rPr>
              <w:t>45</w:t>
            </w:r>
            <w:r>
              <w:rPr>
                <w:rFonts w:ascii="仿宋" w:hAnsi="仿宋" w:eastAsia="仿宋"/>
                <w:color w:val="000000" w:themeColor="text1"/>
                <w:sz w:val="24"/>
                <w:szCs w:val="28"/>
                <w14:textFill>
                  <w14:solidFill>
                    <w14:schemeClr w14:val="tx1"/>
                  </w14:solidFill>
                </w14:textFill>
              </w:rPr>
              <w:t>万元</w:t>
            </w:r>
          </w:p>
        </w:tc>
        <w:tc>
          <w:tcPr>
            <w:tcW w:w="2465" w:type="dxa"/>
            <w:vAlign w:val="center"/>
          </w:tcPr>
          <w:p w14:paraId="4171B2CB">
            <w:pPr>
              <w:spacing w:after="0" w:line="240" w:lineRule="auto"/>
              <w:jc w:val="both"/>
              <w:rPr>
                <w:rFonts w:hint="eastAsia" w:ascii="仿宋" w:hAnsi="仿宋" w:eastAsia="仿宋"/>
                <w:color w:val="000000" w:themeColor="text1"/>
                <w:sz w:val="24"/>
                <w:szCs w:val="28"/>
                <w14:textFill>
                  <w14:solidFill>
                    <w14:schemeClr w14:val="tx1"/>
                  </w14:solidFill>
                </w14:textFill>
              </w:rPr>
            </w:pPr>
            <w:r>
              <w:rPr>
                <w:rFonts w:hint="eastAsia" w:ascii="仿宋" w:hAnsi="仿宋" w:eastAsia="仿宋"/>
                <w:color w:val="000000" w:themeColor="text1"/>
                <w:sz w:val="24"/>
                <w:szCs w:val="28"/>
                <w14:textFill>
                  <w14:solidFill>
                    <w14:schemeClr w14:val="tx1"/>
                  </w14:solidFill>
                </w14:textFill>
              </w:rPr>
              <w:t>23</w:t>
            </w:r>
            <w:r>
              <w:rPr>
                <w:rFonts w:ascii="仿宋" w:hAnsi="仿宋" w:eastAsia="仿宋"/>
                <w:color w:val="000000" w:themeColor="text1"/>
                <w:sz w:val="24"/>
                <w:szCs w:val="28"/>
                <w14:textFill>
                  <w14:solidFill>
                    <w14:schemeClr w14:val="tx1"/>
                  </w14:solidFill>
                </w14:textFill>
              </w:rPr>
              <w:t>.</w:t>
            </w:r>
            <w:r>
              <w:rPr>
                <w:rFonts w:hint="eastAsia" w:ascii="仿宋" w:hAnsi="仿宋" w:eastAsia="仿宋"/>
                <w:color w:val="000000" w:themeColor="text1"/>
                <w:sz w:val="24"/>
                <w:szCs w:val="28"/>
                <w14:textFill>
                  <w14:solidFill>
                    <w14:schemeClr w14:val="tx1"/>
                  </w14:solidFill>
                </w14:textFill>
              </w:rPr>
              <w:t>45</w:t>
            </w:r>
            <w:r>
              <w:rPr>
                <w:rFonts w:ascii="仿宋" w:hAnsi="仿宋" w:eastAsia="仿宋"/>
                <w:color w:val="000000" w:themeColor="text1"/>
                <w:sz w:val="24"/>
                <w:szCs w:val="28"/>
                <w14:textFill>
                  <w14:solidFill>
                    <w14:schemeClr w14:val="tx1"/>
                  </w14:solidFill>
                </w14:textFill>
              </w:rPr>
              <w:t>万元</w:t>
            </w:r>
          </w:p>
        </w:tc>
      </w:tr>
      <w:tr w14:paraId="2819932C">
        <w:trPr>
          <w:trHeight w:val="623" w:hRule="atLeast"/>
        </w:trPr>
        <w:tc>
          <w:tcPr>
            <w:tcW w:w="2693" w:type="dxa"/>
            <w:vAlign w:val="center"/>
          </w:tcPr>
          <w:p w14:paraId="08EA4699">
            <w:pPr>
              <w:spacing w:after="0" w:line="240" w:lineRule="auto"/>
              <w:jc w:val="both"/>
              <w:rPr>
                <w:rFonts w:hint="eastAsia" w:ascii="仿宋" w:hAnsi="仿宋" w:eastAsia="仿宋"/>
                <w:color w:val="000000" w:themeColor="text1"/>
                <w:sz w:val="24"/>
                <w:szCs w:val="28"/>
                <w14:textFill>
                  <w14:solidFill>
                    <w14:schemeClr w14:val="tx1"/>
                  </w14:solidFill>
                </w14:textFill>
              </w:rPr>
            </w:pPr>
            <w:r>
              <w:rPr>
                <w:rFonts w:hint="eastAsia" w:ascii="仿宋" w:hAnsi="仿宋" w:eastAsia="仿宋"/>
                <w:color w:val="000000" w:themeColor="text1"/>
                <w:sz w:val="24"/>
                <w:szCs w:val="28"/>
                <w14:textFill>
                  <w14:solidFill>
                    <w14:schemeClr w14:val="tx1"/>
                  </w14:solidFill>
                </w14:textFill>
              </w:rPr>
              <w:t>王励勇</w:t>
            </w:r>
          </w:p>
        </w:tc>
        <w:tc>
          <w:tcPr>
            <w:tcW w:w="1250" w:type="dxa"/>
            <w:vAlign w:val="center"/>
          </w:tcPr>
          <w:p w14:paraId="1EA2FEE0">
            <w:pPr>
              <w:spacing w:after="0" w:line="240" w:lineRule="auto"/>
              <w:jc w:val="both"/>
              <w:rPr>
                <w:rFonts w:hint="eastAsia" w:ascii="仿宋" w:hAnsi="仿宋" w:eastAsia="仿宋"/>
                <w:color w:val="000000" w:themeColor="text1"/>
                <w:sz w:val="24"/>
                <w:szCs w:val="28"/>
                <w14:textFill>
                  <w14:solidFill>
                    <w14:schemeClr w14:val="tx1"/>
                  </w14:solidFill>
                </w14:textFill>
              </w:rPr>
            </w:pPr>
            <w:r>
              <w:rPr>
                <w:rFonts w:hint="eastAsia" w:ascii="仿宋" w:hAnsi="仿宋" w:eastAsia="仿宋"/>
                <w:color w:val="000000" w:themeColor="text1"/>
                <w:sz w:val="24"/>
                <w:szCs w:val="28"/>
                <w14:textFill>
                  <w14:solidFill>
                    <w14:schemeClr w14:val="tx1"/>
                  </w14:solidFill>
                </w14:textFill>
              </w:rPr>
              <w:t>5.83%</w:t>
            </w:r>
          </w:p>
        </w:tc>
        <w:tc>
          <w:tcPr>
            <w:tcW w:w="2465" w:type="dxa"/>
            <w:vAlign w:val="center"/>
          </w:tcPr>
          <w:p w14:paraId="6E18A00E">
            <w:pPr>
              <w:spacing w:after="0" w:line="240" w:lineRule="auto"/>
              <w:jc w:val="both"/>
              <w:rPr>
                <w:rFonts w:hint="eastAsia" w:ascii="仿宋" w:hAnsi="仿宋" w:eastAsia="仿宋"/>
                <w:color w:val="000000" w:themeColor="text1"/>
                <w:sz w:val="24"/>
                <w:szCs w:val="28"/>
                <w14:textFill>
                  <w14:solidFill>
                    <w14:schemeClr w14:val="tx1"/>
                  </w14:solidFill>
                </w14:textFill>
              </w:rPr>
            </w:pPr>
            <w:bookmarkStart w:id="34" w:name="OLE_LINK82"/>
            <w:r>
              <w:rPr>
                <w:rFonts w:hint="eastAsia" w:ascii="仿宋" w:hAnsi="仿宋" w:eastAsia="仿宋"/>
                <w:color w:val="000000" w:themeColor="text1"/>
                <w:sz w:val="24"/>
                <w:szCs w:val="28"/>
                <w14:textFill>
                  <w14:solidFill>
                    <w14:schemeClr w14:val="tx1"/>
                  </w14:solidFill>
                </w14:textFill>
              </w:rPr>
              <w:t>7.86万元</w:t>
            </w:r>
            <w:bookmarkEnd w:id="34"/>
          </w:p>
        </w:tc>
        <w:tc>
          <w:tcPr>
            <w:tcW w:w="2465" w:type="dxa"/>
            <w:vAlign w:val="center"/>
          </w:tcPr>
          <w:p w14:paraId="41C11A45">
            <w:pPr>
              <w:spacing w:after="0" w:line="240" w:lineRule="auto"/>
              <w:jc w:val="both"/>
              <w:rPr>
                <w:rFonts w:hint="eastAsia" w:ascii="仿宋" w:hAnsi="仿宋" w:eastAsia="仿宋"/>
                <w:color w:val="000000" w:themeColor="text1"/>
                <w:sz w:val="24"/>
                <w:szCs w:val="28"/>
                <w14:textFill>
                  <w14:solidFill>
                    <w14:schemeClr w14:val="tx1"/>
                  </w14:solidFill>
                </w14:textFill>
              </w:rPr>
            </w:pPr>
            <w:r>
              <w:rPr>
                <w:rFonts w:hint="eastAsia" w:ascii="仿宋" w:hAnsi="仿宋" w:eastAsia="仿宋"/>
                <w:color w:val="000000" w:themeColor="text1"/>
                <w:sz w:val="24"/>
                <w:szCs w:val="28"/>
                <w14:textFill>
                  <w14:solidFill>
                    <w14:schemeClr w14:val="tx1"/>
                  </w14:solidFill>
                </w14:textFill>
              </w:rPr>
              <w:t>11.23万元</w:t>
            </w:r>
          </w:p>
        </w:tc>
      </w:tr>
      <w:tr w14:paraId="7CCDAD52">
        <w:trPr>
          <w:trHeight w:val="623" w:hRule="atLeast"/>
        </w:trPr>
        <w:tc>
          <w:tcPr>
            <w:tcW w:w="2693" w:type="dxa"/>
            <w:vAlign w:val="center"/>
          </w:tcPr>
          <w:p w14:paraId="782FCB1C">
            <w:pPr>
              <w:spacing w:after="0" w:line="240" w:lineRule="auto"/>
              <w:jc w:val="both"/>
              <w:rPr>
                <w:rFonts w:hint="eastAsia" w:ascii="仿宋" w:hAnsi="仿宋" w:eastAsia="仿宋"/>
                <w:color w:val="000000" w:themeColor="text1"/>
                <w:sz w:val="24"/>
                <w:szCs w:val="28"/>
                <w14:textFill>
                  <w14:solidFill>
                    <w14:schemeClr w14:val="tx1"/>
                  </w14:solidFill>
                </w14:textFill>
              </w:rPr>
            </w:pPr>
            <w:r>
              <w:rPr>
                <w:rFonts w:hint="eastAsia" w:ascii="仿宋" w:hAnsi="仿宋" w:eastAsia="仿宋"/>
                <w:color w:val="000000" w:themeColor="text1"/>
                <w:sz w:val="24"/>
                <w:szCs w:val="28"/>
                <w14:textFill>
                  <w14:solidFill>
                    <w14:schemeClr w14:val="tx1"/>
                  </w14:solidFill>
                </w14:textFill>
              </w:rPr>
              <w:t>宁波祈息企业管理合伙企业（有限合伙）</w:t>
            </w:r>
          </w:p>
        </w:tc>
        <w:tc>
          <w:tcPr>
            <w:tcW w:w="1250" w:type="dxa"/>
            <w:vAlign w:val="center"/>
          </w:tcPr>
          <w:p w14:paraId="5C8FDFFD">
            <w:pPr>
              <w:spacing w:after="0" w:line="240" w:lineRule="auto"/>
              <w:jc w:val="both"/>
              <w:rPr>
                <w:rFonts w:hint="eastAsia" w:ascii="仿宋" w:hAnsi="仿宋" w:eastAsia="仿宋"/>
                <w:color w:val="000000" w:themeColor="text1"/>
                <w:sz w:val="24"/>
                <w:szCs w:val="28"/>
                <w14:textFill>
                  <w14:solidFill>
                    <w14:schemeClr w14:val="tx1"/>
                  </w14:solidFill>
                </w14:textFill>
              </w:rPr>
            </w:pPr>
            <w:r>
              <w:rPr>
                <w:rFonts w:hint="eastAsia" w:ascii="仿宋" w:hAnsi="仿宋" w:eastAsia="仿宋"/>
                <w:color w:val="000000" w:themeColor="text1"/>
                <w:sz w:val="24"/>
                <w:szCs w:val="28"/>
                <w14:textFill>
                  <w14:solidFill>
                    <w14:schemeClr w14:val="tx1"/>
                  </w14:solidFill>
                </w14:textFill>
              </w:rPr>
              <w:t>7.43%</w:t>
            </w:r>
          </w:p>
        </w:tc>
        <w:tc>
          <w:tcPr>
            <w:tcW w:w="2465" w:type="dxa"/>
            <w:vAlign w:val="center"/>
          </w:tcPr>
          <w:p w14:paraId="1690DFA1">
            <w:pPr>
              <w:spacing w:after="0" w:line="240" w:lineRule="auto"/>
              <w:jc w:val="both"/>
              <w:rPr>
                <w:rFonts w:hint="eastAsia" w:ascii="仿宋" w:hAnsi="仿宋" w:eastAsia="仿宋"/>
                <w:color w:val="000000" w:themeColor="text1"/>
                <w:sz w:val="24"/>
                <w:szCs w:val="28"/>
                <w14:textFill>
                  <w14:solidFill>
                    <w14:schemeClr w14:val="tx1"/>
                  </w14:solidFill>
                </w14:textFill>
              </w:rPr>
            </w:pPr>
            <w:r>
              <w:rPr>
                <w:rFonts w:hint="eastAsia" w:ascii="仿宋" w:hAnsi="仿宋" w:eastAsia="仿宋"/>
                <w:color w:val="000000" w:themeColor="text1"/>
                <w:sz w:val="24"/>
                <w:szCs w:val="28"/>
                <w14:textFill>
                  <w14:solidFill>
                    <w14:schemeClr w14:val="tx1"/>
                  </w14:solidFill>
                </w14:textFill>
              </w:rPr>
              <w:t>10万元</w:t>
            </w:r>
          </w:p>
        </w:tc>
        <w:tc>
          <w:tcPr>
            <w:tcW w:w="2465" w:type="dxa"/>
            <w:vAlign w:val="center"/>
          </w:tcPr>
          <w:p w14:paraId="4EDFDA7C">
            <w:pPr>
              <w:spacing w:after="0" w:line="240" w:lineRule="auto"/>
              <w:jc w:val="both"/>
              <w:rPr>
                <w:rFonts w:hint="eastAsia" w:ascii="仿宋" w:hAnsi="仿宋" w:eastAsia="仿宋"/>
                <w:color w:val="000000" w:themeColor="text1"/>
                <w:sz w:val="24"/>
                <w:szCs w:val="28"/>
                <w14:textFill>
                  <w14:solidFill>
                    <w14:schemeClr w14:val="tx1"/>
                  </w14:solidFill>
                </w14:textFill>
              </w:rPr>
            </w:pPr>
            <w:r>
              <w:rPr>
                <w:rFonts w:hint="eastAsia" w:ascii="仿宋" w:hAnsi="仿宋" w:eastAsia="仿宋"/>
                <w:color w:val="000000" w:themeColor="text1"/>
                <w:sz w:val="24"/>
                <w:szCs w:val="28"/>
                <w14:textFill>
                  <w14:solidFill>
                    <w14:schemeClr w14:val="tx1"/>
                  </w14:solidFill>
                </w14:textFill>
              </w:rPr>
              <w:t>0万元</w:t>
            </w:r>
          </w:p>
        </w:tc>
      </w:tr>
      <w:tr w14:paraId="0F9AA284">
        <w:trPr>
          <w:trHeight w:val="623" w:hRule="atLeast"/>
          <w:ins w:id="207" w:author="孤月" w:date="2026-08-31T16:49:49Z"/>
        </w:trPr>
        <w:tc>
          <w:tcPr>
            <w:tcW w:w="2693" w:type="dxa"/>
            <w:vAlign w:val="center"/>
          </w:tcPr>
          <w:p w14:paraId="2A29047B">
            <w:pPr>
              <w:spacing w:after="0" w:line="240" w:lineRule="auto"/>
              <w:jc w:val="both"/>
              <w:rPr>
                <w:ins w:id="208" w:author="孤月" w:date="2026-08-31T16:49:49Z"/>
                <w:rFonts w:hint="eastAsia" w:ascii="仿宋" w:hAnsi="仿宋" w:eastAsia="仿宋"/>
                <w:color w:val="000000" w:themeColor="text1"/>
                <w:sz w:val="24"/>
                <w:szCs w:val="28"/>
                <w14:textFill>
                  <w14:solidFill>
                    <w14:schemeClr w14:val="tx1"/>
                  </w14:solidFill>
                </w14:textFill>
              </w:rPr>
            </w:pPr>
            <w:bookmarkStart w:id="35" w:name="_Toc226042700"/>
            <w:bookmarkStart w:id="36" w:name="_Toc236409668"/>
            <w:bookmarkStart w:id="37" w:name="_Toc236409562"/>
          </w:p>
        </w:tc>
        <w:tc>
          <w:tcPr>
            <w:tcW w:w="1250" w:type="dxa"/>
            <w:vAlign w:val="center"/>
          </w:tcPr>
          <w:p w14:paraId="61D217ED">
            <w:pPr>
              <w:spacing w:after="0" w:line="240" w:lineRule="auto"/>
              <w:jc w:val="both"/>
              <w:rPr>
                <w:ins w:id="209" w:author="孤月" w:date="2026-08-31T16:49:49Z"/>
                <w:rFonts w:hint="eastAsia" w:ascii="仿宋" w:hAnsi="仿宋" w:eastAsia="仿宋"/>
                <w:color w:val="000000" w:themeColor="text1"/>
                <w:sz w:val="24"/>
                <w:szCs w:val="28"/>
                <w14:textFill>
                  <w14:solidFill>
                    <w14:schemeClr w14:val="tx1"/>
                  </w14:solidFill>
                </w14:textFill>
              </w:rPr>
            </w:pPr>
          </w:p>
        </w:tc>
        <w:tc>
          <w:tcPr>
            <w:tcW w:w="2465" w:type="dxa"/>
            <w:vAlign w:val="center"/>
          </w:tcPr>
          <w:p w14:paraId="3392FF0A">
            <w:pPr>
              <w:spacing w:after="0" w:line="240" w:lineRule="auto"/>
              <w:jc w:val="both"/>
              <w:rPr>
                <w:ins w:id="210" w:author="孤月" w:date="2026-08-31T16:49:49Z"/>
                <w:rFonts w:hint="eastAsia" w:ascii="仿宋" w:hAnsi="仿宋" w:eastAsia="仿宋"/>
                <w:color w:val="000000" w:themeColor="text1"/>
                <w:sz w:val="24"/>
                <w:szCs w:val="28"/>
                <w14:textFill>
                  <w14:solidFill>
                    <w14:schemeClr w14:val="tx1"/>
                  </w14:solidFill>
                </w14:textFill>
              </w:rPr>
            </w:pPr>
          </w:p>
        </w:tc>
        <w:tc>
          <w:tcPr>
            <w:tcW w:w="2465" w:type="dxa"/>
            <w:vAlign w:val="center"/>
          </w:tcPr>
          <w:p w14:paraId="09684C5E">
            <w:pPr>
              <w:spacing w:after="0" w:line="240" w:lineRule="auto"/>
              <w:jc w:val="both"/>
              <w:rPr>
                <w:ins w:id="211" w:author="孤月" w:date="2026-08-31T16:49:49Z"/>
                <w:rFonts w:hint="eastAsia" w:ascii="仿宋" w:hAnsi="仿宋" w:eastAsia="仿宋"/>
                <w:color w:val="000000" w:themeColor="text1"/>
                <w:sz w:val="24"/>
                <w:szCs w:val="28"/>
                <w14:textFill>
                  <w14:solidFill>
                    <w14:schemeClr w14:val="tx1"/>
                  </w14:solidFill>
                </w14:textFill>
              </w:rPr>
            </w:pPr>
          </w:p>
        </w:tc>
      </w:tr>
    </w:tbl>
    <w:p w14:paraId="797F20AA">
      <w:pPr>
        <w:pStyle w:val="12"/>
        <w:numPr>
          <w:ilvl w:val="2"/>
          <w:numId w:val="1"/>
        </w:numPr>
        <w:spacing w:before="129" w:line="360" w:lineRule="auto"/>
        <w:outlineLvl w:val="2"/>
        <w:rPr>
          <w:rFonts w:hint="eastAsia" w:ascii="华文楷体" w:hAnsi="华文楷体" w:eastAsia="华文楷体" w:cs="华文楷体"/>
          <w:b/>
          <w:bCs/>
          <w:color w:val="000000" w:themeColor="text1"/>
          <w:spacing w:val="-4"/>
          <w:sz w:val="30"/>
          <w:szCs w:val="30"/>
          <w:lang w:eastAsia="zh-CN"/>
          <w14:textFill>
            <w14:solidFill>
              <w14:schemeClr w14:val="tx1"/>
            </w14:solidFill>
          </w14:textFill>
        </w:rPr>
      </w:pPr>
      <w:r>
        <w:rPr>
          <w:rFonts w:hint="eastAsia" w:ascii="华文楷体" w:hAnsi="华文楷体" w:eastAsia="华文楷体" w:cs="华文楷体"/>
          <w:b/>
          <w:bCs/>
          <w:color w:val="000000" w:themeColor="text1"/>
          <w:spacing w:val="-4"/>
          <w:sz w:val="30"/>
          <w:szCs w:val="30"/>
          <w:lang w:eastAsia="zh-CN"/>
          <w14:textFill>
            <w14:solidFill>
              <w14:schemeClr w14:val="tx1"/>
            </w14:solidFill>
          </w14:textFill>
        </w:rPr>
        <w:t>2025年4月天使+轮融资（第</w:t>
      </w:r>
      <w:ins w:id="212" w:author="孤月" w:date="2026-08-31T16:50:18Z">
        <w:r>
          <w:rPr>
            <w:rFonts w:hint="eastAsia" w:ascii="华文楷体" w:hAnsi="华文楷体" w:eastAsia="华文楷体" w:cs="华文楷体"/>
            <w:b/>
            <w:bCs/>
            <w:color w:val="000000" w:themeColor="text1"/>
            <w:spacing w:val="-4"/>
            <w:sz w:val="30"/>
            <w:szCs w:val="30"/>
            <w:lang w:val="en-US" w:eastAsia="zh-CN"/>
            <w14:textFill>
              <w14:solidFill>
                <w14:schemeClr w14:val="tx1"/>
              </w14:solidFill>
            </w14:textFill>
          </w:rPr>
          <w:t>三</w:t>
        </w:r>
      </w:ins>
      <w:del w:id="213" w:author="孤月" w:date="2026-08-31T16:50:17Z">
        <w:r>
          <w:rPr>
            <w:rFonts w:hint="eastAsia" w:ascii="华文楷体" w:hAnsi="华文楷体" w:eastAsia="华文楷体" w:cs="华文楷体"/>
            <w:b/>
            <w:bCs/>
            <w:color w:val="000000" w:themeColor="text1"/>
            <w:spacing w:val="-4"/>
            <w:sz w:val="30"/>
            <w:szCs w:val="30"/>
            <w:lang w:eastAsia="zh-CN"/>
            <w14:textFill>
              <w14:solidFill>
                <w14:schemeClr w14:val="tx1"/>
              </w14:solidFill>
            </w14:textFill>
          </w:rPr>
          <w:delText>四</w:delText>
        </w:r>
      </w:del>
      <w:r>
        <w:rPr>
          <w:rFonts w:hint="eastAsia" w:ascii="华文楷体" w:hAnsi="华文楷体" w:eastAsia="华文楷体" w:cs="华文楷体"/>
          <w:b/>
          <w:bCs/>
          <w:color w:val="000000" w:themeColor="text1"/>
          <w:spacing w:val="-4"/>
          <w:sz w:val="30"/>
          <w:szCs w:val="30"/>
          <w:lang w:eastAsia="zh-CN"/>
          <w14:textFill>
            <w14:solidFill>
              <w14:schemeClr w14:val="tx1"/>
            </w14:solidFill>
          </w14:textFill>
        </w:rPr>
        <w:t>次增资485万元）</w:t>
      </w:r>
      <w:bookmarkEnd w:id="35"/>
      <w:bookmarkEnd w:id="36"/>
      <w:bookmarkEnd w:id="37"/>
    </w:p>
    <w:p w14:paraId="1D151FF5">
      <w:pPr>
        <w:ind w:firstLine="560" w:firstLineChars="200"/>
        <w:jc w:val="both"/>
        <w:rPr>
          <w:rFonts w:hint="eastAsia" w:ascii="仿宋" w:hAnsi="仿宋" w:eastAsia="仿宋"/>
          <w:color w:val="000000" w:themeColor="text1"/>
          <w:sz w:val="28"/>
          <w:szCs w:val="32"/>
          <w14:textFill>
            <w14:solidFill>
              <w14:schemeClr w14:val="tx1"/>
            </w14:solidFill>
          </w14:textFill>
        </w:rPr>
      </w:pPr>
      <w:r>
        <w:rPr>
          <w:rFonts w:hint="eastAsia" w:ascii="仿宋" w:hAnsi="仿宋" w:eastAsia="仿宋"/>
          <w:color w:val="000000" w:themeColor="text1"/>
          <w:sz w:val="28"/>
          <w:szCs w:val="32"/>
          <w14:textFill>
            <w14:solidFill>
              <w14:schemeClr w14:val="tx1"/>
            </w14:solidFill>
          </w14:textFill>
        </w:rPr>
        <w:t>2025年4月完成天使+轮，宁波祈息企业管理合伙企业（有限合伙）（以下简称“宁波祈息”）以投</w:t>
      </w:r>
      <w:ins w:id="214" w:author="孤月" w:date="2026-08-31T16:51:22Z">
        <w:r>
          <w:rPr>
            <w:rFonts w:hint="eastAsia" w:ascii="仿宋" w:hAnsi="仿宋" w:eastAsia="仿宋"/>
            <w:color w:val="000000" w:themeColor="text1"/>
            <w:sz w:val="28"/>
            <w:szCs w:val="32"/>
            <w:lang w:val="en-US" w:eastAsia="zh-CN"/>
            <w14:textFill>
              <w14:solidFill>
                <w14:schemeClr w14:val="tx1"/>
              </w14:solidFill>
            </w14:textFill>
          </w:rPr>
          <w:t>后</w:t>
        </w:r>
      </w:ins>
      <w:del w:id="215" w:author="孤月" w:date="2026-08-31T16:51:21Z">
        <w:r>
          <w:rPr>
            <w:rFonts w:hint="eastAsia" w:ascii="仿宋" w:hAnsi="仿宋" w:eastAsia="仿宋"/>
            <w:color w:val="000000" w:themeColor="text1"/>
            <w:sz w:val="28"/>
            <w:szCs w:val="32"/>
            <w14:textFill>
              <w14:solidFill>
                <w14:schemeClr w14:val="tx1"/>
              </w14:solidFill>
            </w14:textFill>
          </w:rPr>
          <w:delText>前</w:delText>
        </w:r>
      </w:del>
      <w:r>
        <w:rPr>
          <w:rFonts w:hint="eastAsia" w:ascii="仿宋" w:hAnsi="仿宋" w:eastAsia="仿宋"/>
          <w:color w:val="000000" w:themeColor="text1"/>
          <w:sz w:val="28"/>
          <w:szCs w:val="32"/>
          <w14:textFill>
            <w14:solidFill>
              <w14:schemeClr w14:val="tx1"/>
            </w14:solidFill>
          </w14:textFill>
        </w:rPr>
        <w:t>1.2</w:t>
      </w:r>
      <w:del w:id="216" w:author="孤月" w:date="2026-08-31T16:51:13Z">
        <w:r>
          <w:rPr>
            <w:rFonts w:hint="default" w:ascii="仿宋" w:hAnsi="仿宋" w:eastAsia="仿宋"/>
            <w:color w:val="000000" w:themeColor="text1"/>
            <w:sz w:val="28"/>
            <w:szCs w:val="32"/>
            <w:lang w:val="en-US"/>
            <w14:textFill>
              <w14:solidFill>
                <w14:schemeClr w14:val="tx1"/>
              </w14:solidFill>
            </w14:textFill>
          </w:rPr>
          <w:delText>125</w:delText>
        </w:r>
      </w:del>
      <w:ins w:id="217" w:author="孤月" w:date="2026-08-31T16:51:13Z">
        <w:r>
          <w:rPr>
            <w:rFonts w:hint="eastAsia" w:ascii="仿宋" w:hAnsi="仿宋" w:eastAsia="仿宋"/>
            <w:color w:val="000000" w:themeColor="text1"/>
            <w:sz w:val="28"/>
            <w:szCs w:val="32"/>
            <w:lang w:val="en-US" w:eastAsia="zh-CN"/>
            <w14:textFill>
              <w14:solidFill>
                <w14:schemeClr w14:val="tx1"/>
              </w14:solidFill>
            </w14:textFill>
          </w:rPr>
          <w:t>6</w:t>
        </w:r>
      </w:ins>
      <w:ins w:id="218" w:author="孤月" w:date="2026-08-31T16:51:14Z">
        <w:r>
          <w:rPr>
            <w:rFonts w:hint="eastAsia" w:ascii="仿宋" w:hAnsi="仿宋" w:eastAsia="仿宋"/>
            <w:color w:val="000000" w:themeColor="text1"/>
            <w:sz w:val="28"/>
            <w:szCs w:val="32"/>
            <w:lang w:val="en-US" w:eastAsia="zh-CN"/>
            <w14:textFill>
              <w14:solidFill>
                <w14:schemeClr w14:val="tx1"/>
              </w14:solidFill>
            </w14:textFill>
          </w:rPr>
          <w:t>1</w:t>
        </w:r>
      </w:ins>
      <w:r>
        <w:rPr>
          <w:rFonts w:hint="eastAsia" w:ascii="仿宋" w:hAnsi="仿宋" w:eastAsia="仿宋"/>
          <w:color w:val="000000" w:themeColor="text1"/>
          <w:sz w:val="28"/>
          <w:szCs w:val="32"/>
          <w14:textFill>
            <w14:solidFill>
              <w14:schemeClr w14:val="tx1"/>
            </w14:solidFill>
          </w14:textFill>
        </w:rPr>
        <w:t>亿元的估值增资485万元，本轮交割后宁波祈息持有中科微感10.98%股权。公司注册资本增加到人民币 140.0673万元。</w:t>
      </w:r>
    </w:p>
    <w:tbl>
      <w:tblPr>
        <w:tblStyle w:val="22"/>
        <w:tblW w:w="8873" w:type="dxa"/>
        <w:tblInd w:w="13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93"/>
        <w:gridCol w:w="1250"/>
        <w:gridCol w:w="2465"/>
        <w:gridCol w:w="2465"/>
      </w:tblGrid>
      <w:tr w14:paraId="0ABF65A2">
        <w:trPr>
          <w:trHeight w:val="398" w:hRule="atLeast"/>
        </w:trPr>
        <w:tc>
          <w:tcPr>
            <w:tcW w:w="2693" w:type="dxa"/>
            <w:vAlign w:val="center"/>
          </w:tcPr>
          <w:p w14:paraId="4E77B9C4">
            <w:pPr>
              <w:spacing w:after="0" w:line="240" w:lineRule="auto"/>
              <w:jc w:val="both"/>
              <w:rPr>
                <w:rFonts w:hint="eastAsia" w:ascii="仿宋" w:hAnsi="仿宋" w:eastAsia="仿宋"/>
                <w:b/>
                <w:bCs/>
                <w:color w:val="000000" w:themeColor="text1"/>
                <w:sz w:val="24"/>
                <w:szCs w:val="28"/>
                <w14:textFill>
                  <w14:solidFill>
                    <w14:schemeClr w14:val="tx1"/>
                  </w14:solidFill>
                </w14:textFill>
              </w:rPr>
            </w:pPr>
            <w:bookmarkStart w:id="38" w:name="_Hlk225846325"/>
            <w:r>
              <w:rPr>
                <w:rFonts w:hint="eastAsia" w:ascii="仿宋" w:hAnsi="仿宋" w:eastAsia="仿宋"/>
                <w:b/>
                <w:bCs/>
                <w:color w:val="000000" w:themeColor="text1"/>
                <w:sz w:val="24"/>
                <w:szCs w:val="28"/>
                <w14:textFill>
                  <w14:solidFill>
                    <w14:schemeClr w14:val="tx1"/>
                  </w14:solidFill>
                </w14:textFill>
              </w:rPr>
              <w:t>股东名称</w:t>
            </w:r>
          </w:p>
        </w:tc>
        <w:tc>
          <w:tcPr>
            <w:tcW w:w="1250" w:type="dxa"/>
            <w:vAlign w:val="center"/>
          </w:tcPr>
          <w:p w14:paraId="621E8425">
            <w:pPr>
              <w:spacing w:after="0" w:line="240" w:lineRule="auto"/>
              <w:jc w:val="both"/>
              <w:rPr>
                <w:rFonts w:hint="eastAsia" w:ascii="仿宋" w:hAnsi="仿宋" w:eastAsia="仿宋"/>
                <w:b/>
                <w:bCs/>
                <w:color w:val="000000" w:themeColor="text1"/>
                <w:sz w:val="24"/>
                <w:szCs w:val="28"/>
                <w14:textFill>
                  <w14:solidFill>
                    <w14:schemeClr w14:val="tx1"/>
                  </w14:solidFill>
                </w14:textFill>
              </w:rPr>
            </w:pPr>
            <w:r>
              <w:rPr>
                <w:rFonts w:hint="eastAsia" w:ascii="仿宋" w:hAnsi="仿宋" w:eastAsia="仿宋"/>
                <w:b/>
                <w:bCs/>
                <w:color w:val="000000" w:themeColor="text1"/>
                <w:sz w:val="24"/>
                <w:szCs w:val="28"/>
                <w14:textFill>
                  <w14:solidFill>
                    <w14:schemeClr w14:val="tx1"/>
                  </w14:solidFill>
                </w14:textFill>
              </w:rPr>
              <w:t>持股比例</w:t>
            </w:r>
          </w:p>
        </w:tc>
        <w:tc>
          <w:tcPr>
            <w:tcW w:w="2465" w:type="dxa"/>
            <w:vAlign w:val="center"/>
          </w:tcPr>
          <w:p w14:paraId="47C06784">
            <w:pPr>
              <w:spacing w:after="0" w:line="240" w:lineRule="auto"/>
              <w:jc w:val="both"/>
              <w:rPr>
                <w:rFonts w:hint="eastAsia" w:ascii="仿宋" w:hAnsi="仿宋" w:eastAsia="仿宋"/>
                <w:b/>
                <w:bCs/>
                <w:color w:val="000000" w:themeColor="text1"/>
                <w:sz w:val="24"/>
                <w:szCs w:val="28"/>
                <w14:textFill>
                  <w14:solidFill>
                    <w14:schemeClr w14:val="tx1"/>
                  </w14:solidFill>
                </w14:textFill>
              </w:rPr>
            </w:pPr>
            <w:r>
              <w:rPr>
                <w:rFonts w:hint="eastAsia" w:ascii="仿宋" w:hAnsi="仿宋" w:eastAsia="仿宋"/>
                <w:b/>
                <w:bCs/>
                <w:color w:val="000000" w:themeColor="text1"/>
                <w:sz w:val="24"/>
                <w:szCs w:val="28"/>
                <w14:textFill>
                  <w14:solidFill>
                    <w14:schemeClr w14:val="tx1"/>
                  </w14:solidFill>
                </w14:textFill>
              </w:rPr>
              <w:t>认缴出资额</w:t>
            </w:r>
          </w:p>
        </w:tc>
        <w:tc>
          <w:tcPr>
            <w:tcW w:w="2465" w:type="dxa"/>
            <w:vAlign w:val="center"/>
          </w:tcPr>
          <w:p w14:paraId="3B501842">
            <w:pPr>
              <w:spacing w:after="0" w:line="240" w:lineRule="auto"/>
              <w:jc w:val="both"/>
              <w:rPr>
                <w:rFonts w:hint="eastAsia" w:ascii="仿宋" w:hAnsi="仿宋" w:eastAsia="仿宋"/>
                <w:b/>
                <w:bCs/>
                <w:color w:val="000000" w:themeColor="text1"/>
                <w:sz w:val="24"/>
                <w:szCs w:val="28"/>
                <w14:textFill>
                  <w14:solidFill>
                    <w14:schemeClr w14:val="tx1"/>
                  </w14:solidFill>
                </w14:textFill>
              </w:rPr>
            </w:pPr>
            <w:r>
              <w:rPr>
                <w:rFonts w:hint="eastAsia" w:ascii="仿宋" w:hAnsi="仿宋" w:eastAsia="仿宋"/>
                <w:b/>
                <w:bCs/>
                <w:color w:val="000000" w:themeColor="text1"/>
                <w:sz w:val="24"/>
                <w:szCs w:val="28"/>
                <w14:textFill>
                  <w14:solidFill>
                    <w14:schemeClr w14:val="tx1"/>
                  </w14:solidFill>
                </w14:textFill>
              </w:rPr>
              <w:t>实缴出资额</w:t>
            </w:r>
          </w:p>
        </w:tc>
      </w:tr>
      <w:tr w14:paraId="682D7997">
        <w:trPr>
          <w:trHeight w:val="623" w:hRule="atLeast"/>
        </w:trPr>
        <w:tc>
          <w:tcPr>
            <w:tcW w:w="2693" w:type="dxa"/>
            <w:vAlign w:val="center"/>
          </w:tcPr>
          <w:p w14:paraId="6BAAC088">
            <w:pPr>
              <w:spacing w:after="0" w:line="240" w:lineRule="auto"/>
              <w:jc w:val="both"/>
              <w:rPr>
                <w:rFonts w:hint="eastAsia" w:ascii="仿宋" w:hAnsi="仿宋" w:eastAsia="仿宋"/>
                <w:color w:val="000000" w:themeColor="text1"/>
                <w:sz w:val="24"/>
                <w:szCs w:val="28"/>
                <w14:textFill>
                  <w14:solidFill>
                    <w14:schemeClr w14:val="tx1"/>
                  </w14:solidFill>
                </w14:textFill>
              </w:rPr>
            </w:pPr>
            <w:r>
              <w:rPr>
                <w:rFonts w:hint="eastAsia" w:ascii="仿宋" w:hAnsi="仿宋" w:eastAsia="仿宋"/>
                <w:color w:val="000000" w:themeColor="text1"/>
                <w:sz w:val="24"/>
                <w:szCs w:val="28"/>
                <w14:textFill>
                  <w14:solidFill>
                    <w14:schemeClr w14:val="tx1"/>
                  </w14:solidFill>
                </w14:textFill>
              </w:rPr>
              <w:t>沈文锋</w:t>
            </w:r>
          </w:p>
        </w:tc>
        <w:tc>
          <w:tcPr>
            <w:tcW w:w="1250" w:type="dxa"/>
            <w:vAlign w:val="center"/>
          </w:tcPr>
          <w:p w14:paraId="10A90297">
            <w:pPr>
              <w:spacing w:after="0" w:line="240" w:lineRule="auto"/>
              <w:jc w:val="both"/>
              <w:rPr>
                <w:rFonts w:hint="eastAsia" w:ascii="仿宋" w:hAnsi="仿宋" w:eastAsia="仿宋"/>
                <w:color w:val="000000" w:themeColor="text1"/>
                <w:sz w:val="24"/>
                <w:szCs w:val="28"/>
                <w14:textFill>
                  <w14:solidFill>
                    <w14:schemeClr w14:val="tx1"/>
                  </w14:solidFill>
                </w14:textFill>
              </w:rPr>
            </w:pPr>
            <w:r>
              <w:rPr>
                <w:rFonts w:hint="eastAsia" w:ascii="仿宋" w:hAnsi="仿宋" w:eastAsia="仿宋"/>
                <w:color w:val="000000" w:themeColor="text1"/>
                <w:sz w:val="24"/>
                <w:szCs w:val="28"/>
                <w14:textFill>
                  <w14:solidFill>
                    <w14:schemeClr w14:val="tx1"/>
                  </w14:solidFill>
                </w14:textFill>
              </w:rPr>
              <w:t>24.99%</w:t>
            </w:r>
          </w:p>
        </w:tc>
        <w:tc>
          <w:tcPr>
            <w:tcW w:w="2465" w:type="dxa"/>
            <w:vAlign w:val="center"/>
          </w:tcPr>
          <w:p w14:paraId="3ED524F6">
            <w:pPr>
              <w:spacing w:after="0" w:line="240" w:lineRule="auto"/>
              <w:jc w:val="both"/>
              <w:rPr>
                <w:rFonts w:hint="eastAsia" w:ascii="仿宋" w:hAnsi="仿宋" w:eastAsia="仿宋"/>
                <w:color w:val="000000" w:themeColor="text1"/>
                <w:sz w:val="24"/>
                <w:szCs w:val="28"/>
                <w14:textFill>
                  <w14:solidFill>
                    <w14:schemeClr w14:val="tx1"/>
                  </w14:solidFill>
                </w14:textFill>
              </w:rPr>
            </w:pPr>
            <w:r>
              <w:rPr>
                <w:rFonts w:hint="eastAsia" w:ascii="仿宋" w:hAnsi="仿宋" w:eastAsia="仿宋"/>
                <w:color w:val="000000" w:themeColor="text1"/>
                <w:sz w:val="24"/>
                <w:szCs w:val="28"/>
                <w14:textFill>
                  <w14:solidFill>
                    <w14:schemeClr w14:val="tx1"/>
                  </w14:solidFill>
                </w14:textFill>
              </w:rPr>
              <w:t>35万元</w:t>
            </w:r>
          </w:p>
        </w:tc>
        <w:tc>
          <w:tcPr>
            <w:tcW w:w="2465" w:type="dxa"/>
            <w:vAlign w:val="center"/>
          </w:tcPr>
          <w:p w14:paraId="11F7BD7F">
            <w:pPr>
              <w:spacing w:after="0" w:line="240" w:lineRule="auto"/>
              <w:jc w:val="both"/>
              <w:rPr>
                <w:rFonts w:hint="eastAsia" w:ascii="仿宋" w:hAnsi="仿宋" w:eastAsia="仿宋"/>
                <w:color w:val="000000" w:themeColor="text1"/>
                <w:sz w:val="24"/>
                <w:szCs w:val="28"/>
                <w14:textFill>
                  <w14:solidFill>
                    <w14:schemeClr w14:val="tx1"/>
                  </w14:solidFill>
                </w14:textFill>
              </w:rPr>
            </w:pPr>
            <w:r>
              <w:rPr>
                <w:rFonts w:hint="eastAsia" w:ascii="仿宋" w:hAnsi="仿宋" w:eastAsia="仿宋"/>
                <w:color w:val="000000" w:themeColor="text1"/>
                <w:sz w:val="24"/>
                <w:szCs w:val="28"/>
                <w14:textFill>
                  <w14:solidFill>
                    <w14:schemeClr w14:val="tx1"/>
                  </w14:solidFill>
                </w14:textFill>
              </w:rPr>
              <w:t>35万元</w:t>
            </w:r>
          </w:p>
        </w:tc>
      </w:tr>
      <w:tr w14:paraId="14D49429">
        <w:trPr>
          <w:trHeight w:val="623" w:hRule="atLeast"/>
        </w:trPr>
        <w:tc>
          <w:tcPr>
            <w:tcW w:w="2693" w:type="dxa"/>
            <w:vAlign w:val="center"/>
          </w:tcPr>
          <w:p w14:paraId="339E887F">
            <w:pPr>
              <w:spacing w:after="0" w:line="240" w:lineRule="auto"/>
              <w:jc w:val="both"/>
              <w:rPr>
                <w:rFonts w:hint="eastAsia" w:ascii="仿宋" w:hAnsi="仿宋" w:eastAsia="仿宋"/>
                <w:color w:val="000000" w:themeColor="text1"/>
                <w:sz w:val="24"/>
                <w:szCs w:val="28"/>
                <w14:textFill>
                  <w14:solidFill>
                    <w14:schemeClr w14:val="tx1"/>
                  </w14:solidFill>
                </w14:textFill>
              </w:rPr>
            </w:pPr>
            <w:r>
              <w:rPr>
                <w:rFonts w:ascii="仿宋" w:hAnsi="仿宋" w:eastAsia="仿宋"/>
                <w:color w:val="000000" w:themeColor="text1"/>
                <w:sz w:val="24"/>
                <w:szCs w:val="28"/>
                <w14:textFill>
                  <w14:solidFill>
                    <w14:schemeClr w14:val="tx1"/>
                  </w14:solidFill>
                </w14:textFill>
              </w:rPr>
              <w:t>宁波启零数感技术服务合伙企业（有限合伙）</w:t>
            </w:r>
          </w:p>
        </w:tc>
        <w:tc>
          <w:tcPr>
            <w:tcW w:w="1250" w:type="dxa"/>
            <w:vAlign w:val="center"/>
          </w:tcPr>
          <w:p w14:paraId="63E74687">
            <w:pPr>
              <w:spacing w:after="0" w:line="240" w:lineRule="auto"/>
              <w:jc w:val="both"/>
              <w:rPr>
                <w:rFonts w:hint="eastAsia" w:ascii="仿宋" w:hAnsi="仿宋" w:eastAsia="仿宋"/>
                <w:color w:val="000000" w:themeColor="text1"/>
                <w:sz w:val="24"/>
                <w:szCs w:val="28"/>
                <w14:textFill>
                  <w14:solidFill>
                    <w14:schemeClr w14:val="tx1"/>
                  </w14:solidFill>
                </w14:textFill>
              </w:rPr>
            </w:pPr>
            <w:r>
              <w:rPr>
                <w:rFonts w:hint="eastAsia" w:ascii="仿宋" w:hAnsi="仿宋" w:eastAsia="仿宋"/>
                <w:color w:val="000000" w:themeColor="text1"/>
                <w:sz w:val="24"/>
                <w:szCs w:val="28"/>
                <w14:textFill>
                  <w14:solidFill>
                    <w14:schemeClr w14:val="tx1"/>
                  </w14:solidFill>
                </w14:textFill>
              </w:rPr>
              <w:t>21.42%</w:t>
            </w:r>
          </w:p>
        </w:tc>
        <w:tc>
          <w:tcPr>
            <w:tcW w:w="2465" w:type="dxa"/>
            <w:vAlign w:val="center"/>
          </w:tcPr>
          <w:p w14:paraId="3A899371">
            <w:pPr>
              <w:spacing w:after="0" w:line="240" w:lineRule="auto"/>
              <w:jc w:val="both"/>
              <w:rPr>
                <w:rFonts w:hint="eastAsia" w:ascii="仿宋" w:hAnsi="仿宋" w:eastAsia="仿宋"/>
                <w:color w:val="000000" w:themeColor="text1"/>
                <w:sz w:val="24"/>
                <w:szCs w:val="28"/>
                <w14:textFill>
                  <w14:solidFill>
                    <w14:schemeClr w14:val="tx1"/>
                  </w14:solidFill>
                </w14:textFill>
              </w:rPr>
            </w:pPr>
            <w:r>
              <w:rPr>
                <w:rFonts w:hint="eastAsia" w:ascii="仿宋" w:hAnsi="仿宋" w:eastAsia="仿宋"/>
                <w:color w:val="000000" w:themeColor="text1"/>
                <w:sz w:val="24"/>
                <w:szCs w:val="28"/>
                <w14:textFill>
                  <w14:solidFill>
                    <w14:schemeClr w14:val="tx1"/>
                  </w14:solidFill>
                </w14:textFill>
              </w:rPr>
              <w:t>30万元</w:t>
            </w:r>
          </w:p>
        </w:tc>
        <w:tc>
          <w:tcPr>
            <w:tcW w:w="2465" w:type="dxa"/>
            <w:vAlign w:val="center"/>
          </w:tcPr>
          <w:p w14:paraId="4AEA2D31">
            <w:pPr>
              <w:spacing w:after="0" w:line="240" w:lineRule="auto"/>
              <w:jc w:val="both"/>
              <w:rPr>
                <w:rFonts w:hint="eastAsia" w:ascii="仿宋" w:hAnsi="仿宋" w:eastAsia="仿宋"/>
                <w:color w:val="000000" w:themeColor="text1"/>
                <w:sz w:val="24"/>
                <w:szCs w:val="28"/>
                <w14:textFill>
                  <w14:solidFill>
                    <w14:schemeClr w14:val="tx1"/>
                  </w14:solidFill>
                </w14:textFill>
              </w:rPr>
            </w:pPr>
            <w:r>
              <w:rPr>
                <w:rFonts w:hint="eastAsia" w:ascii="仿宋" w:hAnsi="仿宋" w:eastAsia="仿宋"/>
                <w:color w:val="000000" w:themeColor="text1"/>
                <w:sz w:val="24"/>
                <w:szCs w:val="28"/>
                <w14:textFill>
                  <w14:solidFill>
                    <w14:schemeClr w14:val="tx1"/>
                  </w14:solidFill>
                </w14:textFill>
              </w:rPr>
              <w:t>30万元</w:t>
            </w:r>
          </w:p>
        </w:tc>
      </w:tr>
      <w:tr w14:paraId="0626CFD3">
        <w:trPr>
          <w:trHeight w:val="623" w:hRule="atLeast"/>
        </w:trPr>
        <w:tc>
          <w:tcPr>
            <w:tcW w:w="2693" w:type="dxa"/>
            <w:vAlign w:val="center"/>
          </w:tcPr>
          <w:p w14:paraId="3A4496D4">
            <w:pPr>
              <w:spacing w:after="0" w:line="240" w:lineRule="auto"/>
              <w:jc w:val="both"/>
              <w:rPr>
                <w:rFonts w:hint="eastAsia" w:ascii="仿宋" w:hAnsi="仿宋" w:eastAsia="仿宋"/>
                <w:color w:val="000000" w:themeColor="text1"/>
                <w:sz w:val="24"/>
                <w:szCs w:val="28"/>
                <w14:textFill>
                  <w14:solidFill>
                    <w14:schemeClr w14:val="tx1"/>
                  </w14:solidFill>
                </w14:textFill>
              </w:rPr>
            </w:pPr>
            <w:r>
              <w:rPr>
                <w:rFonts w:ascii="仿宋" w:hAnsi="仿宋" w:eastAsia="仿宋"/>
                <w:color w:val="000000" w:themeColor="text1"/>
                <w:sz w:val="24"/>
                <w:szCs w:val="28"/>
                <w14:textFill>
                  <w14:solidFill>
                    <w14:schemeClr w14:val="tx1"/>
                  </w14:solidFill>
                </w14:textFill>
              </w:rPr>
              <w:t>宁波启</w:t>
            </w:r>
            <w:r>
              <w:rPr>
                <w:rFonts w:hint="eastAsia" w:ascii="仿宋" w:hAnsi="仿宋" w:eastAsia="仿宋"/>
                <w:color w:val="000000" w:themeColor="text1"/>
                <w:sz w:val="24"/>
                <w:szCs w:val="28"/>
                <w14:textFill>
                  <w14:solidFill>
                    <w14:schemeClr w14:val="tx1"/>
                  </w14:solidFill>
                </w14:textFill>
              </w:rPr>
              <w:t>岐</w:t>
            </w:r>
            <w:r>
              <w:rPr>
                <w:rFonts w:ascii="仿宋" w:hAnsi="仿宋" w:eastAsia="仿宋"/>
                <w:color w:val="000000" w:themeColor="text1"/>
                <w:sz w:val="24"/>
                <w:szCs w:val="28"/>
                <w14:textFill>
                  <w14:solidFill>
                    <w14:schemeClr w14:val="tx1"/>
                  </w14:solidFill>
                </w14:textFill>
              </w:rPr>
              <w:t>数感企业管理合伙企业（有限合伙）</w:t>
            </w:r>
          </w:p>
        </w:tc>
        <w:tc>
          <w:tcPr>
            <w:tcW w:w="1250" w:type="dxa"/>
            <w:vAlign w:val="center"/>
          </w:tcPr>
          <w:p w14:paraId="745B03C0">
            <w:pPr>
              <w:spacing w:after="0" w:line="240" w:lineRule="auto"/>
              <w:jc w:val="both"/>
              <w:rPr>
                <w:rFonts w:hint="eastAsia" w:ascii="仿宋" w:hAnsi="仿宋" w:eastAsia="仿宋"/>
                <w:color w:val="000000" w:themeColor="text1"/>
                <w:sz w:val="24"/>
                <w:szCs w:val="28"/>
                <w14:textFill>
                  <w14:solidFill>
                    <w14:schemeClr w14:val="tx1"/>
                  </w14:solidFill>
                </w14:textFill>
              </w:rPr>
            </w:pPr>
            <w:r>
              <w:rPr>
                <w:rFonts w:hint="eastAsia" w:ascii="仿宋" w:hAnsi="仿宋" w:eastAsia="仿宋"/>
                <w:color w:val="000000" w:themeColor="text1"/>
                <w:sz w:val="24"/>
                <w:szCs w:val="28"/>
                <w14:textFill>
                  <w14:solidFill>
                    <w14:schemeClr w14:val="tx1"/>
                  </w14:solidFill>
                </w14:textFill>
              </w:rPr>
              <w:t>3.57%</w:t>
            </w:r>
          </w:p>
        </w:tc>
        <w:tc>
          <w:tcPr>
            <w:tcW w:w="2465" w:type="dxa"/>
            <w:vAlign w:val="center"/>
          </w:tcPr>
          <w:p w14:paraId="62ABDA8E">
            <w:pPr>
              <w:spacing w:after="0" w:line="240" w:lineRule="auto"/>
              <w:jc w:val="both"/>
              <w:rPr>
                <w:rFonts w:hint="eastAsia" w:ascii="仿宋" w:hAnsi="仿宋" w:eastAsia="仿宋"/>
                <w:color w:val="000000" w:themeColor="text1"/>
                <w:sz w:val="24"/>
                <w:szCs w:val="28"/>
                <w14:textFill>
                  <w14:solidFill>
                    <w14:schemeClr w14:val="tx1"/>
                  </w14:solidFill>
                </w14:textFill>
              </w:rPr>
            </w:pPr>
            <w:r>
              <w:rPr>
                <w:rFonts w:hint="eastAsia" w:ascii="仿宋" w:hAnsi="仿宋" w:eastAsia="仿宋"/>
                <w:color w:val="000000" w:themeColor="text1"/>
                <w:sz w:val="24"/>
                <w:szCs w:val="28"/>
                <w14:textFill>
                  <w14:solidFill>
                    <w14:schemeClr w14:val="tx1"/>
                  </w14:solidFill>
                </w14:textFill>
              </w:rPr>
              <w:t>5万元</w:t>
            </w:r>
          </w:p>
        </w:tc>
        <w:tc>
          <w:tcPr>
            <w:tcW w:w="2465" w:type="dxa"/>
            <w:vAlign w:val="center"/>
          </w:tcPr>
          <w:p w14:paraId="75EC5286">
            <w:pPr>
              <w:spacing w:after="0" w:line="240" w:lineRule="auto"/>
              <w:jc w:val="both"/>
              <w:rPr>
                <w:rFonts w:hint="eastAsia" w:ascii="仿宋" w:hAnsi="仿宋" w:eastAsia="仿宋"/>
                <w:color w:val="000000" w:themeColor="text1"/>
                <w:sz w:val="24"/>
                <w:szCs w:val="28"/>
                <w14:textFill>
                  <w14:solidFill>
                    <w14:schemeClr w14:val="tx1"/>
                  </w14:solidFill>
                </w14:textFill>
              </w:rPr>
            </w:pPr>
            <w:r>
              <w:rPr>
                <w:rFonts w:hint="eastAsia" w:ascii="仿宋" w:hAnsi="仿宋" w:eastAsia="仿宋"/>
                <w:color w:val="000000" w:themeColor="text1"/>
                <w:sz w:val="24"/>
                <w:szCs w:val="28"/>
                <w14:textFill>
                  <w14:solidFill>
                    <w14:schemeClr w14:val="tx1"/>
                  </w14:solidFill>
                </w14:textFill>
              </w:rPr>
              <w:t>0万元</w:t>
            </w:r>
          </w:p>
        </w:tc>
      </w:tr>
      <w:tr w14:paraId="2F9C4AA6">
        <w:trPr>
          <w:trHeight w:val="623" w:hRule="atLeast"/>
        </w:trPr>
        <w:tc>
          <w:tcPr>
            <w:tcW w:w="2693" w:type="dxa"/>
            <w:vAlign w:val="center"/>
          </w:tcPr>
          <w:p w14:paraId="19FF8FEC">
            <w:pPr>
              <w:spacing w:after="0" w:line="240" w:lineRule="auto"/>
              <w:jc w:val="both"/>
              <w:rPr>
                <w:rFonts w:hint="eastAsia" w:ascii="仿宋" w:hAnsi="仿宋" w:eastAsia="仿宋"/>
                <w:color w:val="000000" w:themeColor="text1"/>
                <w:sz w:val="24"/>
                <w:szCs w:val="28"/>
                <w14:textFill>
                  <w14:solidFill>
                    <w14:schemeClr w14:val="tx1"/>
                  </w14:solidFill>
                </w14:textFill>
              </w:rPr>
            </w:pPr>
            <w:r>
              <w:rPr>
                <w:rFonts w:ascii="仿宋" w:hAnsi="仿宋" w:eastAsia="仿宋"/>
                <w:color w:val="000000" w:themeColor="text1"/>
                <w:sz w:val="24"/>
                <w:szCs w:val="28"/>
                <w14:textFill>
                  <w14:solidFill>
                    <w14:schemeClr w14:val="tx1"/>
                  </w14:solidFill>
                </w14:textFill>
              </w:rPr>
              <w:t>宁波纳闻传感企业管理合伙企业（有限合伙）</w:t>
            </w:r>
          </w:p>
        </w:tc>
        <w:tc>
          <w:tcPr>
            <w:tcW w:w="1250" w:type="dxa"/>
            <w:vAlign w:val="center"/>
          </w:tcPr>
          <w:p w14:paraId="7C410209">
            <w:pPr>
              <w:spacing w:after="0" w:line="240" w:lineRule="auto"/>
              <w:jc w:val="both"/>
              <w:rPr>
                <w:rFonts w:hint="eastAsia" w:ascii="仿宋" w:hAnsi="仿宋" w:eastAsia="仿宋"/>
                <w:color w:val="000000" w:themeColor="text1"/>
                <w:sz w:val="24"/>
                <w:szCs w:val="28"/>
                <w14:textFill>
                  <w14:solidFill>
                    <w14:schemeClr w14:val="tx1"/>
                  </w14:solidFill>
                </w14:textFill>
              </w:rPr>
            </w:pPr>
            <w:r>
              <w:rPr>
                <w:rFonts w:hint="eastAsia" w:ascii="仿宋" w:hAnsi="仿宋" w:eastAsia="仿宋"/>
                <w:color w:val="000000" w:themeColor="text1"/>
                <w:sz w:val="24"/>
                <w:szCs w:val="28"/>
                <w14:textFill>
                  <w14:solidFill>
                    <w14:schemeClr w14:val="tx1"/>
                  </w14:solidFill>
                </w14:textFill>
              </w:rPr>
              <w:t>7.40%</w:t>
            </w:r>
          </w:p>
        </w:tc>
        <w:tc>
          <w:tcPr>
            <w:tcW w:w="2465" w:type="dxa"/>
            <w:vAlign w:val="center"/>
          </w:tcPr>
          <w:p w14:paraId="64F8010A">
            <w:pPr>
              <w:spacing w:after="0" w:line="240" w:lineRule="auto"/>
              <w:jc w:val="both"/>
              <w:rPr>
                <w:rFonts w:hint="eastAsia" w:ascii="仿宋" w:hAnsi="仿宋" w:eastAsia="仿宋"/>
                <w:color w:val="000000" w:themeColor="text1"/>
                <w:sz w:val="24"/>
                <w:szCs w:val="28"/>
                <w14:textFill>
                  <w14:solidFill>
                    <w14:schemeClr w14:val="tx1"/>
                  </w14:solidFill>
                </w14:textFill>
              </w:rPr>
            </w:pPr>
            <w:r>
              <w:rPr>
                <w:rFonts w:hint="eastAsia" w:ascii="仿宋" w:hAnsi="仿宋" w:eastAsia="仿宋"/>
                <w:color w:val="000000" w:themeColor="text1"/>
                <w:sz w:val="24"/>
                <w:szCs w:val="28"/>
                <w14:textFill>
                  <w14:solidFill>
                    <w14:schemeClr w14:val="tx1"/>
                  </w14:solidFill>
                </w14:textFill>
              </w:rPr>
              <w:t>10.37万元</w:t>
            </w:r>
          </w:p>
        </w:tc>
        <w:tc>
          <w:tcPr>
            <w:tcW w:w="2465" w:type="dxa"/>
            <w:vAlign w:val="center"/>
          </w:tcPr>
          <w:p w14:paraId="194CBA85">
            <w:pPr>
              <w:spacing w:after="0" w:line="240" w:lineRule="auto"/>
              <w:jc w:val="both"/>
              <w:rPr>
                <w:rFonts w:hint="eastAsia" w:ascii="仿宋" w:hAnsi="仿宋" w:eastAsia="仿宋"/>
                <w:color w:val="000000" w:themeColor="text1"/>
                <w:sz w:val="24"/>
                <w:szCs w:val="28"/>
                <w14:textFill>
                  <w14:solidFill>
                    <w14:schemeClr w14:val="tx1"/>
                  </w14:solidFill>
                </w14:textFill>
              </w:rPr>
            </w:pPr>
            <w:r>
              <w:rPr>
                <w:rFonts w:hint="eastAsia" w:ascii="仿宋" w:hAnsi="仿宋" w:eastAsia="仿宋"/>
                <w:color w:val="000000" w:themeColor="text1"/>
                <w:sz w:val="24"/>
                <w:szCs w:val="28"/>
                <w14:textFill>
                  <w14:solidFill>
                    <w14:schemeClr w14:val="tx1"/>
                  </w14:solidFill>
                </w14:textFill>
              </w:rPr>
              <w:t>7万元</w:t>
            </w:r>
          </w:p>
        </w:tc>
      </w:tr>
      <w:tr w14:paraId="27D0B268">
        <w:trPr>
          <w:trHeight w:val="623" w:hRule="atLeast"/>
        </w:trPr>
        <w:tc>
          <w:tcPr>
            <w:tcW w:w="2693" w:type="dxa"/>
            <w:vAlign w:val="center"/>
          </w:tcPr>
          <w:p w14:paraId="19E87CFA">
            <w:pPr>
              <w:spacing w:after="0" w:line="240" w:lineRule="auto"/>
              <w:jc w:val="both"/>
              <w:rPr>
                <w:rFonts w:hint="eastAsia" w:ascii="仿宋" w:hAnsi="仿宋" w:eastAsia="仿宋"/>
                <w:color w:val="000000" w:themeColor="text1"/>
                <w:sz w:val="24"/>
                <w:szCs w:val="28"/>
                <w14:textFill>
                  <w14:solidFill>
                    <w14:schemeClr w14:val="tx1"/>
                  </w14:solidFill>
                </w14:textFill>
              </w:rPr>
            </w:pPr>
            <w:r>
              <w:rPr>
                <w:rFonts w:ascii="仿宋" w:hAnsi="仿宋" w:eastAsia="仿宋"/>
                <w:color w:val="000000" w:themeColor="text1"/>
                <w:sz w:val="24"/>
                <w:szCs w:val="28"/>
                <w14:textFill>
                  <w14:solidFill>
                    <w14:schemeClr w14:val="tx1"/>
                  </w14:solidFill>
                </w14:textFill>
              </w:rPr>
              <w:t>中科优势（浙江）企业管理咨询有限公司</w:t>
            </w:r>
          </w:p>
        </w:tc>
        <w:tc>
          <w:tcPr>
            <w:tcW w:w="1250" w:type="dxa"/>
            <w:vAlign w:val="center"/>
          </w:tcPr>
          <w:p w14:paraId="070F3EEB">
            <w:pPr>
              <w:spacing w:after="0" w:line="240" w:lineRule="auto"/>
              <w:jc w:val="both"/>
              <w:rPr>
                <w:rFonts w:hint="eastAsia" w:ascii="仿宋" w:hAnsi="仿宋" w:eastAsia="仿宋"/>
                <w:color w:val="000000" w:themeColor="text1"/>
                <w:sz w:val="24"/>
                <w:szCs w:val="28"/>
                <w14:textFill>
                  <w14:solidFill>
                    <w14:schemeClr w14:val="tx1"/>
                  </w14:solidFill>
                </w14:textFill>
              </w:rPr>
            </w:pPr>
            <w:r>
              <w:rPr>
                <w:rFonts w:hint="eastAsia" w:ascii="仿宋" w:hAnsi="仿宋" w:eastAsia="仿宋"/>
                <w:color w:val="000000" w:themeColor="text1"/>
                <w:sz w:val="24"/>
                <w:szCs w:val="28"/>
                <w14:textFill>
                  <w14:solidFill>
                    <w14:schemeClr w14:val="tx1"/>
                  </w14:solidFill>
                </w14:textFill>
              </w:rPr>
              <w:t>7.14%</w:t>
            </w:r>
          </w:p>
        </w:tc>
        <w:tc>
          <w:tcPr>
            <w:tcW w:w="2465" w:type="dxa"/>
            <w:vAlign w:val="center"/>
          </w:tcPr>
          <w:p w14:paraId="6EED6468">
            <w:pPr>
              <w:spacing w:after="0" w:line="240" w:lineRule="auto"/>
              <w:jc w:val="both"/>
              <w:rPr>
                <w:rFonts w:hint="eastAsia" w:ascii="仿宋" w:hAnsi="仿宋" w:eastAsia="仿宋"/>
                <w:color w:val="000000" w:themeColor="text1"/>
                <w:sz w:val="24"/>
                <w:szCs w:val="28"/>
                <w14:textFill>
                  <w14:solidFill>
                    <w14:schemeClr w14:val="tx1"/>
                  </w14:solidFill>
                </w14:textFill>
              </w:rPr>
            </w:pPr>
            <w:r>
              <w:rPr>
                <w:rFonts w:hint="eastAsia" w:ascii="仿宋" w:hAnsi="仿宋" w:eastAsia="仿宋"/>
                <w:color w:val="000000" w:themeColor="text1"/>
                <w:sz w:val="24"/>
                <w:szCs w:val="28"/>
                <w14:textFill>
                  <w14:solidFill>
                    <w14:schemeClr w14:val="tx1"/>
                  </w14:solidFill>
                </w14:textFill>
              </w:rPr>
              <w:t>10万元</w:t>
            </w:r>
          </w:p>
        </w:tc>
        <w:tc>
          <w:tcPr>
            <w:tcW w:w="2465" w:type="dxa"/>
            <w:vAlign w:val="center"/>
          </w:tcPr>
          <w:p w14:paraId="2431DBF9">
            <w:pPr>
              <w:spacing w:after="0" w:line="240" w:lineRule="auto"/>
              <w:jc w:val="both"/>
              <w:rPr>
                <w:rFonts w:hint="eastAsia" w:ascii="仿宋" w:hAnsi="仿宋" w:eastAsia="仿宋"/>
                <w:color w:val="000000" w:themeColor="text1"/>
                <w:sz w:val="24"/>
                <w:szCs w:val="28"/>
                <w14:textFill>
                  <w14:solidFill>
                    <w14:schemeClr w14:val="tx1"/>
                  </w14:solidFill>
                </w14:textFill>
              </w:rPr>
            </w:pPr>
            <w:r>
              <w:rPr>
                <w:rFonts w:hint="eastAsia" w:ascii="仿宋" w:hAnsi="仿宋" w:eastAsia="仿宋"/>
                <w:color w:val="000000" w:themeColor="text1"/>
                <w:sz w:val="24"/>
                <w:szCs w:val="28"/>
                <w14:textFill>
                  <w14:solidFill>
                    <w14:schemeClr w14:val="tx1"/>
                  </w14:solidFill>
                </w14:textFill>
              </w:rPr>
              <w:t>10万元</w:t>
            </w:r>
          </w:p>
        </w:tc>
      </w:tr>
      <w:tr w14:paraId="3A9344F9">
        <w:trPr>
          <w:trHeight w:val="623" w:hRule="atLeast"/>
        </w:trPr>
        <w:tc>
          <w:tcPr>
            <w:tcW w:w="2693" w:type="dxa"/>
            <w:vAlign w:val="center"/>
          </w:tcPr>
          <w:p w14:paraId="0C58F62F">
            <w:pPr>
              <w:spacing w:after="0" w:line="240" w:lineRule="auto"/>
              <w:jc w:val="both"/>
              <w:rPr>
                <w:rFonts w:hint="eastAsia" w:ascii="仿宋" w:hAnsi="仿宋" w:eastAsia="仿宋"/>
                <w:color w:val="000000" w:themeColor="text1"/>
                <w:sz w:val="24"/>
                <w:szCs w:val="28"/>
                <w14:textFill>
                  <w14:solidFill>
                    <w14:schemeClr w14:val="tx1"/>
                  </w14:solidFill>
                </w14:textFill>
              </w:rPr>
            </w:pPr>
            <w:r>
              <w:rPr>
                <w:rFonts w:hint="eastAsia" w:ascii="仿宋" w:hAnsi="仿宋" w:eastAsia="仿宋"/>
                <w:color w:val="000000" w:themeColor="text1"/>
                <w:sz w:val="24"/>
                <w:szCs w:val="28"/>
                <w14:textFill>
                  <w14:solidFill>
                    <w14:schemeClr w14:val="tx1"/>
                  </w14:solidFill>
                </w14:textFill>
              </w:rPr>
              <w:t>宁波骋宁企业管理咨询合伙企业（有限合伙）</w:t>
            </w:r>
          </w:p>
        </w:tc>
        <w:tc>
          <w:tcPr>
            <w:tcW w:w="1250" w:type="dxa"/>
            <w:vAlign w:val="center"/>
          </w:tcPr>
          <w:p w14:paraId="4BE9179B">
            <w:pPr>
              <w:spacing w:after="0" w:line="240" w:lineRule="auto"/>
              <w:jc w:val="both"/>
              <w:rPr>
                <w:rFonts w:hint="eastAsia" w:ascii="仿宋" w:hAnsi="仿宋" w:eastAsia="仿宋"/>
                <w:color w:val="000000" w:themeColor="text1"/>
                <w:sz w:val="24"/>
                <w:szCs w:val="28"/>
                <w14:textFill>
                  <w14:solidFill>
                    <w14:schemeClr w14:val="tx1"/>
                  </w14:solidFill>
                </w14:textFill>
              </w:rPr>
            </w:pPr>
            <w:r>
              <w:rPr>
                <w:rFonts w:hint="eastAsia" w:ascii="仿宋" w:hAnsi="仿宋" w:eastAsia="仿宋"/>
                <w:color w:val="000000" w:themeColor="text1"/>
                <w:sz w:val="24"/>
                <w:szCs w:val="28"/>
                <w14:textFill>
                  <w14:solidFill>
                    <w14:schemeClr w14:val="tx1"/>
                  </w14:solidFill>
                </w14:textFill>
              </w:rPr>
              <w:t>2.14%</w:t>
            </w:r>
          </w:p>
        </w:tc>
        <w:tc>
          <w:tcPr>
            <w:tcW w:w="2465" w:type="dxa"/>
            <w:vAlign w:val="center"/>
          </w:tcPr>
          <w:p w14:paraId="483B676E">
            <w:pPr>
              <w:spacing w:after="0" w:line="240" w:lineRule="auto"/>
              <w:jc w:val="both"/>
              <w:rPr>
                <w:rFonts w:hint="eastAsia" w:ascii="仿宋" w:hAnsi="仿宋" w:eastAsia="仿宋"/>
                <w:color w:val="000000" w:themeColor="text1"/>
                <w:sz w:val="24"/>
                <w:szCs w:val="28"/>
                <w14:textFill>
                  <w14:solidFill>
                    <w14:schemeClr w14:val="tx1"/>
                  </w14:solidFill>
                </w14:textFill>
              </w:rPr>
            </w:pPr>
            <w:r>
              <w:rPr>
                <w:rFonts w:hint="eastAsia" w:ascii="仿宋" w:hAnsi="仿宋" w:eastAsia="仿宋"/>
                <w:color w:val="000000" w:themeColor="text1"/>
                <w:sz w:val="24"/>
                <w:szCs w:val="28"/>
                <w14:textFill>
                  <w14:solidFill>
                    <w14:schemeClr w14:val="tx1"/>
                  </w14:solidFill>
                </w14:textFill>
              </w:rPr>
              <w:t>3万元</w:t>
            </w:r>
          </w:p>
        </w:tc>
        <w:tc>
          <w:tcPr>
            <w:tcW w:w="2465" w:type="dxa"/>
            <w:vAlign w:val="center"/>
          </w:tcPr>
          <w:p w14:paraId="29FBC3CC">
            <w:pPr>
              <w:spacing w:after="0" w:line="240" w:lineRule="auto"/>
              <w:jc w:val="both"/>
              <w:rPr>
                <w:rFonts w:hint="eastAsia" w:ascii="仿宋" w:hAnsi="仿宋" w:eastAsia="仿宋"/>
                <w:color w:val="000000" w:themeColor="text1"/>
                <w:sz w:val="24"/>
                <w:szCs w:val="28"/>
                <w14:textFill>
                  <w14:solidFill>
                    <w14:schemeClr w14:val="tx1"/>
                  </w14:solidFill>
                </w14:textFill>
              </w:rPr>
            </w:pPr>
            <w:r>
              <w:rPr>
                <w:rFonts w:hint="eastAsia" w:ascii="仿宋" w:hAnsi="仿宋" w:eastAsia="仿宋"/>
                <w:color w:val="000000" w:themeColor="text1"/>
                <w:sz w:val="24"/>
                <w:szCs w:val="28"/>
                <w14:textFill>
                  <w14:solidFill>
                    <w14:schemeClr w14:val="tx1"/>
                  </w14:solidFill>
                </w14:textFill>
              </w:rPr>
              <w:t>3万元</w:t>
            </w:r>
          </w:p>
        </w:tc>
      </w:tr>
      <w:tr w14:paraId="13CE7299">
        <w:trPr>
          <w:trHeight w:val="623" w:hRule="atLeast"/>
        </w:trPr>
        <w:tc>
          <w:tcPr>
            <w:tcW w:w="2693" w:type="dxa"/>
            <w:vAlign w:val="center"/>
          </w:tcPr>
          <w:p w14:paraId="3EC9D275">
            <w:pPr>
              <w:spacing w:after="0" w:line="240" w:lineRule="auto"/>
              <w:jc w:val="both"/>
              <w:rPr>
                <w:rFonts w:hint="eastAsia" w:ascii="仿宋" w:hAnsi="仿宋" w:eastAsia="仿宋"/>
                <w:color w:val="000000" w:themeColor="text1"/>
                <w:sz w:val="24"/>
                <w:szCs w:val="28"/>
                <w14:textFill>
                  <w14:solidFill>
                    <w14:schemeClr w14:val="tx1"/>
                  </w14:solidFill>
                </w14:textFill>
              </w:rPr>
            </w:pPr>
            <w:r>
              <w:rPr>
                <w:rFonts w:ascii="仿宋" w:hAnsi="仿宋" w:eastAsia="仿宋"/>
                <w:color w:val="000000" w:themeColor="text1"/>
                <w:sz w:val="24"/>
                <w:szCs w:val="28"/>
                <w14:textFill>
                  <w14:solidFill>
                    <w14:schemeClr w14:val="tx1"/>
                  </w14:solidFill>
                </w14:textFill>
              </w:rPr>
              <w:t>宁波摩穆斯企业管理合伙企业（有限合伙）</w:t>
            </w:r>
          </w:p>
        </w:tc>
        <w:tc>
          <w:tcPr>
            <w:tcW w:w="1250" w:type="dxa"/>
            <w:vAlign w:val="center"/>
          </w:tcPr>
          <w:p w14:paraId="5F9BAFB7">
            <w:pPr>
              <w:spacing w:after="0" w:line="240" w:lineRule="auto"/>
              <w:jc w:val="both"/>
              <w:rPr>
                <w:rFonts w:hint="eastAsia" w:ascii="仿宋" w:hAnsi="仿宋" w:eastAsia="仿宋"/>
                <w:color w:val="000000" w:themeColor="text1"/>
                <w:sz w:val="24"/>
                <w:szCs w:val="28"/>
                <w14:textFill>
                  <w14:solidFill>
                    <w14:schemeClr w14:val="tx1"/>
                  </w14:solidFill>
                </w14:textFill>
              </w:rPr>
            </w:pPr>
            <w:r>
              <w:rPr>
                <w:rFonts w:hint="eastAsia" w:ascii="仿宋" w:hAnsi="仿宋" w:eastAsia="仿宋"/>
                <w:color w:val="000000" w:themeColor="text1"/>
                <w:sz w:val="24"/>
                <w:szCs w:val="28"/>
                <w14:textFill>
                  <w14:solidFill>
                    <w14:schemeClr w14:val="tx1"/>
                  </w14:solidFill>
                </w14:textFill>
              </w:rPr>
              <w:t>16.75%</w:t>
            </w:r>
          </w:p>
        </w:tc>
        <w:tc>
          <w:tcPr>
            <w:tcW w:w="2465" w:type="dxa"/>
            <w:vAlign w:val="center"/>
          </w:tcPr>
          <w:p w14:paraId="72B0D7D1">
            <w:pPr>
              <w:spacing w:after="0" w:line="240" w:lineRule="auto"/>
              <w:jc w:val="both"/>
              <w:rPr>
                <w:rFonts w:hint="eastAsia" w:ascii="仿宋" w:hAnsi="仿宋" w:eastAsia="仿宋"/>
                <w:color w:val="000000" w:themeColor="text1"/>
                <w:sz w:val="24"/>
                <w:szCs w:val="28"/>
                <w14:textFill>
                  <w14:solidFill>
                    <w14:schemeClr w14:val="tx1"/>
                  </w14:solidFill>
                </w14:textFill>
              </w:rPr>
            </w:pPr>
            <w:r>
              <w:rPr>
                <w:rFonts w:hint="eastAsia" w:ascii="仿宋" w:hAnsi="仿宋" w:eastAsia="仿宋"/>
                <w:color w:val="000000" w:themeColor="text1"/>
                <w:sz w:val="24"/>
                <w:szCs w:val="28"/>
                <w14:textFill>
                  <w14:solidFill>
                    <w14:schemeClr w14:val="tx1"/>
                  </w14:solidFill>
                </w14:textFill>
              </w:rPr>
              <w:t>23</w:t>
            </w:r>
            <w:r>
              <w:rPr>
                <w:rFonts w:ascii="仿宋" w:hAnsi="仿宋" w:eastAsia="仿宋"/>
                <w:color w:val="000000" w:themeColor="text1"/>
                <w:sz w:val="24"/>
                <w:szCs w:val="28"/>
                <w14:textFill>
                  <w14:solidFill>
                    <w14:schemeClr w14:val="tx1"/>
                  </w14:solidFill>
                </w14:textFill>
              </w:rPr>
              <w:t>.</w:t>
            </w:r>
            <w:r>
              <w:rPr>
                <w:rFonts w:hint="eastAsia" w:ascii="仿宋" w:hAnsi="仿宋" w:eastAsia="仿宋"/>
                <w:color w:val="000000" w:themeColor="text1"/>
                <w:sz w:val="24"/>
                <w:szCs w:val="28"/>
                <w14:textFill>
                  <w14:solidFill>
                    <w14:schemeClr w14:val="tx1"/>
                  </w14:solidFill>
                </w14:textFill>
              </w:rPr>
              <w:t>45</w:t>
            </w:r>
            <w:r>
              <w:rPr>
                <w:rFonts w:ascii="仿宋" w:hAnsi="仿宋" w:eastAsia="仿宋"/>
                <w:color w:val="000000" w:themeColor="text1"/>
                <w:sz w:val="24"/>
                <w:szCs w:val="28"/>
                <w14:textFill>
                  <w14:solidFill>
                    <w14:schemeClr w14:val="tx1"/>
                  </w14:solidFill>
                </w14:textFill>
              </w:rPr>
              <w:t>万元</w:t>
            </w:r>
          </w:p>
        </w:tc>
        <w:tc>
          <w:tcPr>
            <w:tcW w:w="2465" w:type="dxa"/>
            <w:vAlign w:val="center"/>
          </w:tcPr>
          <w:p w14:paraId="0554730D">
            <w:pPr>
              <w:spacing w:after="0" w:line="240" w:lineRule="auto"/>
              <w:jc w:val="both"/>
              <w:rPr>
                <w:rFonts w:hint="eastAsia" w:ascii="仿宋" w:hAnsi="仿宋" w:eastAsia="仿宋"/>
                <w:color w:val="000000" w:themeColor="text1"/>
                <w:sz w:val="24"/>
                <w:szCs w:val="28"/>
                <w14:textFill>
                  <w14:solidFill>
                    <w14:schemeClr w14:val="tx1"/>
                  </w14:solidFill>
                </w14:textFill>
              </w:rPr>
            </w:pPr>
            <w:r>
              <w:rPr>
                <w:rFonts w:hint="eastAsia" w:ascii="仿宋" w:hAnsi="仿宋" w:eastAsia="仿宋"/>
                <w:color w:val="000000" w:themeColor="text1"/>
                <w:sz w:val="24"/>
                <w:szCs w:val="28"/>
                <w14:textFill>
                  <w14:solidFill>
                    <w14:schemeClr w14:val="tx1"/>
                  </w14:solidFill>
                </w14:textFill>
              </w:rPr>
              <w:t>23</w:t>
            </w:r>
            <w:r>
              <w:rPr>
                <w:rFonts w:ascii="仿宋" w:hAnsi="仿宋" w:eastAsia="仿宋"/>
                <w:color w:val="000000" w:themeColor="text1"/>
                <w:sz w:val="24"/>
                <w:szCs w:val="28"/>
                <w14:textFill>
                  <w14:solidFill>
                    <w14:schemeClr w14:val="tx1"/>
                  </w14:solidFill>
                </w14:textFill>
              </w:rPr>
              <w:t>.</w:t>
            </w:r>
            <w:r>
              <w:rPr>
                <w:rFonts w:hint="eastAsia" w:ascii="仿宋" w:hAnsi="仿宋" w:eastAsia="仿宋"/>
                <w:color w:val="000000" w:themeColor="text1"/>
                <w:sz w:val="24"/>
                <w:szCs w:val="28"/>
                <w14:textFill>
                  <w14:solidFill>
                    <w14:schemeClr w14:val="tx1"/>
                  </w14:solidFill>
                </w14:textFill>
              </w:rPr>
              <w:t>45</w:t>
            </w:r>
            <w:r>
              <w:rPr>
                <w:rFonts w:ascii="仿宋" w:hAnsi="仿宋" w:eastAsia="仿宋"/>
                <w:color w:val="000000" w:themeColor="text1"/>
                <w:sz w:val="24"/>
                <w:szCs w:val="28"/>
                <w14:textFill>
                  <w14:solidFill>
                    <w14:schemeClr w14:val="tx1"/>
                  </w14:solidFill>
                </w14:textFill>
              </w:rPr>
              <w:t>万元</w:t>
            </w:r>
          </w:p>
        </w:tc>
      </w:tr>
      <w:tr w14:paraId="425BBC60">
        <w:trPr>
          <w:trHeight w:val="623" w:hRule="atLeast"/>
        </w:trPr>
        <w:tc>
          <w:tcPr>
            <w:tcW w:w="2693" w:type="dxa"/>
            <w:vAlign w:val="center"/>
          </w:tcPr>
          <w:p w14:paraId="720F05E3">
            <w:pPr>
              <w:spacing w:after="0" w:line="240" w:lineRule="auto"/>
              <w:jc w:val="both"/>
              <w:rPr>
                <w:rFonts w:hint="eastAsia" w:ascii="仿宋" w:hAnsi="仿宋" w:eastAsia="仿宋"/>
                <w:color w:val="000000" w:themeColor="text1"/>
                <w:sz w:val="24"/>
                <w:szCs w:val="28"/>
                <w14:textFill>
                  <w14:solidFill>
                    <w14:schemeClr w14:val="tx1"/>
                  </w14:solidFill>
                </w14:textFill>
              </w:rPr>
            </w:pPr>
            <w:r>
              <w:rPr>
                <w:rFonts w:hint="eastAsia" w:ascii="仿宋" w:hAnsi="仿宋" w:eastAsia="仿宋"/>
                <w:color w:val="000000" w:themeColor="text1"/>
                <w:sz w:val="24"/>
                <w:szCs w:val="28"/>
                <w14:textFill>
                  <w14:solidFill>
                    <w14:schemeClr w14:val="tx1"/>
                  </w14:solidFill>
                </w14:textFill>
              </w:rPr>
              <w:t>王励勇</w:t>
            </w:r>
          </w:p>
        </w:tc>
        <w:tc>
          <w:tcPr>
            <w:tcW w:w="1250" w:type="dxa"/>
            <w:vAlign w:val="center"/>
          </w:tcPr>
          <w:p w14:paraId="4561B90B">
            <w:pPr>
              <w:spacing w:after="0" w:line="240" w:lineRule="auto"/>
              <w:jc w:val="both"/>
              <w:rPr>
                <w:rFonts w:hint="eastAsia" w:ascii="仿宋" w:hAnsi="仿宋" w:eastAsia="仿宋"/>
                <w:color w:val="000000" w:themeColor="text1"/>
                <w:sz w:val="24"/>
                <w:szCs w:val="28"/>
                <w14:textFill>
                  <w14:solidFill>
                    <w14:schemeClr w14:val="tx1"/>
                  </w14:solidFill>
                </w14:textFill>
              </w:rPr>
            </w:pPr>
            <w:r>
              <w:rPr>
                <w:rFonts w:hint="eastAsia" w:ascii="仿宋" w:hAnsi="仿宋" w:eastAsia="仿宋"/>
                <w:color w:val="000000" w:themeColor="text1"/>
                <w:sz w:val="24"/>
                <w:szCs w:val="28"/>
                <w14:textFill>
                  <w14:solidFill>
                    <w14:schemeClr w14:val="tx1"/>
                  </w14:solidFill>
                </w14:textFill>
              </w:rPr>
              <w:t>5.61%</w:t>
            </w:r>
          </w:p>
        </w:tc>
        <w:tc>
          <w:tcPr>
            <w:tcW w:w="2465" w:type="dxa"/>
            <w:vAlign w:val="center"/>
          </w:tcPr>
          <w:p w14:paraId="5104C445">
            <w:pPr>
              <w:spacing w:after="0" w:line="240" w:lineRule="auto"/>
              <w:jc w:val="both"/>
              <w:rPr>
                <w:rFonts w:hint="eastAsia" w:ascii="仿宋" w:hAnsi="仿宋" w:eastAsia="仿宋"/>
                <w:color w:val="000000" w:themeColor="text1"/>
                <w:sz w:val="24"/>
                <w:szCs w:val="28"/>
                <w14:textFill>
                  <w14:solidFill>
                    <w14:schemeClr w14:val="tx1"/>
                  </w14:solidFill>
                </w14:textFill>
              </w:rPr>
            </w:pPr>
            <w:r>
              <w:rPr>
                <w:rFonts w:hint="eastAsia" w:ascii="仿宋" w:hAnsi="仿宋" w:eastAsia="仿宋"/>
                <w:color w:val="000000" w:themeColor="text1"/>
                <w:sz w:val="24"/>
                <w:szCs w:val="28"/>
                <w14:textFill>
                  <w14:solidFill>
                    <w14:schemeClr w14:val="tx1"/>
                  </w14:solidFill>
                </w14:textFill>
              </w:rPr>
              <w:t>7.86万元</w:t>
            </w:r>
          </w:p>
        </w:tc>
        <w:tc>
          <w:tcPr>
            <w:tcW w:w="2465" w:type="dxa"/>
            <w:vAlign w:val="center"/>
          </w:tcPr>
          <w:p w14:paraId="3EEA6CC6">
            <w:pPr>
              <w:spacing w:after="0" w:line="240" w:lineRule="auto"/>
              <w:jc w:val="both"/>
              <w:rPr>
                <w:rFonts w:hint="eastAsia" w:ascii="仿宋" w:hAnsi="仿宋" w:eastAsia="仿宋"/>
                <w:color w:val="000000" w:themeColor="text1"/>
                <w:sz w:val="24"/>
                <w:szCs w:val="28"/>
                <w14:textFill>
                  <w14:solidFill>
                    <w14:schemeClr w14:val="tx1"/>
                  </w14:solidFill>
                </w14:textFill>
              </w:rPr>
            </w:pPr>
            <w:r>
              <w:rPr>
                <w:rFonts w:hint="eastAsia" w:ascii="仿宋" w:hAnsi="仿宋" w:eastAsia="仿宋"/>
                <w:color w:val="000000" w:themeColor="text1"/>
                <w:sz w:val="24"/>
                <w:szCs w:val="28"/>
                <w14:textFill>
                  <w14:solidFill>
                    <w14:schemeClr w14:val="tx1"/>
                  </w14:solidFill>
                </w14:textFill>
              </w:rPr>
              <w:t>11.23万元</w:t>
            </w:r>
          </w:p>
        </w:tc>
      </w:tr>
      <w:tr w14:paraId="0ABE3320">
        <w:trPr>
          <w:trHeight w:val="623" w:hRule="atLeast"/>
        </w:trPr>
        <w:tc>
          <w:tcPr>
            <w:tcW w:w="2693" w:type="dxa"/>
            <w:vAlign w:val="center"/>
          </w:tcPr>
          <w:p w14:paraId="54567D8C">
            <w:pPr>
              <w:spacing w:after="0" w:line="240" w:lineRule="auto"/>
              <w:jc w:val="both"/>
              <w:rPr>
                <w:rFonts w:hint="eastAsia" w:ascii="仿宋" w:hAnsi="仿宋" w:eastAsia="仿宋"/>
                <w:color w:val="000000" w:themeColor="text1"/>
                <w:sz w:val="24"/>
                <w:szCs w:val="28"/>
                <w14:textFill>
                  <w14:solidFill>
                    <w14:schemeClr w14:val="tx1"/>
                  </w14:solidFill>
                </w14:textFill>
              </w:rPr>
            </w:pPr>
            <w:r>
              <w:rPr>
                <w:rFonts w:hint="eastAsia" w:ascii="仿宋" w:hAnsi="仿宋" w:eastAsia="仿宋"/>
                <w:color w:val="000000" w:themeColor="text1"/>
                <w:sz w:val="24"/>
                <w:szCs w:val="28"/>
                <w14:textFill>
                  <w14:solidFill>
                    <w14:schemeClr w14:val="tx1"/>
                  </w14:solidFill>
                </w14:textFill>
              </w:rPr>
              <w:t>宁波祈息企业管理合伙企业（有限合伙）</w:t>
            </w:r>
          </w:p>
        </w:tc>
        <w:tc>
          <w:tcPr>
            <w:tcW w:w="1250" w:type="dxa"/>
            <w:vAlign w:val="center"/>
          </w:tcPr>
          <w:p w14:paraId="151B596D">
            <w:pPr>
              <w:spacing w:after="0" w:line="240" w:lineRule="auto"/>
              <w:jc w:val="both"/>
              <w:rPr>
                <w:rFonts w:hint="eastAsia" w:ascii="仿宋" w:hAnsi="仿宋" w:eastAsia="仿宋"/>
                <w:color w:val="000000" w:themeColor="text1"/>
                <w:sz w:val="24"/>
                <w:szCs w:val="28"/>
                <w14:textFill>
                  <w14:solidFill>
                    <w14:schemeClr w14:val="tx1"/>
                  </w14:solidFill>
                </w14:textFill>
              </w:rPr>
            </w:pPr>
            <w:r>
              <w:rPr>
                <w:rFonts w:hint="eastAsia" w:ascii="仿宋" w:hAnsi="仿宋" w:eastAsia="仿宋"/>
                <w:color w:val="000000" w:themeColor="text1"/>
                <w:sz w:val="24"/>
                <w:szCs w:val="28"/>
                <w14:textFill>
                  <w14:solidFill>
                    <w14:schemeClr w14:val="tx1"/>
                  </w14:solidFill>
                </w14:textFill>
              </w:rPr>
              <w:t>10.98%</w:t>
            </w:r>
          </w:p>
        </w:tc>
        <w:tc>
          <w:tcPr>
            <w:tcW w:w="2465" w:type="dxa"/>
            <w:vAlign w:val="center"/>
          </w:tcPr>
          <w:p w14:paraId="55425DD9">
            <w:pPr>
              <w:spacing w:after="0" w:line="240" w:lineRule="auto"/>
              <w:jc w:val="both"/>
              <w:rPr>
                <w:rFonts w:hint="eastAsia" w:ascii="仿宋" w:hAnsi="仿宋" w:eastAsia="仿宋"/>
                <w:color w:val="000000" w:themeColor="text1"/>
                <w:sz w:val="24"/>
                <w:szCs w:val="28"/>
                <w14:textFill>
                  <w14:solidFill>
                    <w14:schemeClr w14:val="tx1"/>
                  </w14:solidFill>
                </w14:textFill>
              </w:rPr>
            </w:pPr>
            <w:r>
              <w:rPr>
                <w:rFonts w:hint="eastAsia" w:ascii="仿宋" w:hAnsi="仿宋" w:eastAsia="仿宋"/>
                <w:color w:val="000000" w:themeColor="text1"/>
                <w:sz w:val="24"/>
                <w:szCs w:val="28"/>
                <w14:textFill>
                  <w14:solidFill>
                    <w14:schemeClr w14:val="tx1"/>
                  </w14:solidFill>
                </w14:textFill>
              </w:rPr>
              <w:t>15.3872万元</w:t>
            </w:r>
          </w:p>
        </w:tc>
        <w:tc>
          <w:tcPr>
            <w:tcW w:w="2465" w:type="dxa"/>
            <w:vAlign w:val="center"/>
          </w:tcPr>
          <w:p w14:paraId="6E1730F6">
            <w:pPr>
              <w:spacing w:after="0" w:line="240" w:lineRule="auto"/>
              <w:jc w:val="both"/>
              <w:rPr>
                <w:rFonts w:hint="eastAsia" w:ascii="仿宋" w:hAnsi="仿宋" w:eastAsia="仿宋"/>
                <w:color w:val="000000" w:themeColor="text1"/>
                <w:sz w:val="24"/>
                <w:szCs w:val="28"/>
                <w14:textFill>
                  <w14:solidFill>
                    <w14:schemeClr w14:val="tx1"/>
                  </w14:solidFill>
                </w14:textFill>
              </w:rPr>
            </w:pPr>
            <w:r>
              <w:rPr>
                <w:rFonts w:hint="eastAsia" w:ascii="仿宋" w:hAnsi="仿宋" w:eastAsia="仿宋"/>
                <w:color w:val="000000" w:themeColor="text1"/>
                <w:sz w:val="24"/>
                <w:szCs w:val="28"/>
                <w14:textFill>
                  <w14:solidFill>
                    <w14:schemeClr w14:val="tx1"/>
                  </w14:solidFill>
                </w14:textFill>
              </w:rPr>
              <w:t>15.3872万元</w:t>
            </w:r>
          </w:p>
        </w:tc>
      </w:tr>
      <w:tr w14:paraId="13FF49CF">
        <w:trPr>
          <w:trHeight w:val="623" w:hRule="atLeast"/>
        </w:trPr>
        <w:tc>
          <w:tcPr>
            <w:tcW w:w="2693" w:type="dxa"/>
            <w:vAlign w:val="center"/>
          </w:tcPr>
          <w:p w14:paraId="3DBBF983">
            <w:pPr>
              <w:spacing w:after="0" w:line="240" w:lineRule="auto"/>
              <w:jc w:val="both"/>
              <w:rPr>
                <w:rFonts w:hint="eastAsia" w:ascii="仿宋" w:hAnsi="仿宋" w:eastAsia="仿宋"/>
                <w:color w:val="000000" w:themeColor="text1"/>
                <w:sz w:val="24"/>
                <w:szCs w:val="28"/>
                <w14:textFill>
                  <w14:solidFill>
                    <w14:schemeClr w14:val="tx1"/>
                  </w14:solidFill>
                </w14:textFill>
              </w:rPr>
            </w:pPr>
            <w:r>
              <w:rPr>
                <w:rFonts w:hint="eastAsia" w:ascii="仿宋" w:hAnsi="仿宋" w:eastAsia="仿宋"/>
                <w:color w:val="000000" w:themeColor="text1"/>
                <w:sz w:val="24"/>
                <w:szCs w:val="28"/>
                <w14:textFill>
                  <w14:solidFill>
                    <w14:schemeClr w14:val="tx1"/>
                  </w14:solidFill>
                </w14:textFill>
              </w:rPr>
              <w:t>合计</w:t>
            </w:r>
          </w:p>
        </w:tc>
        <w:tc>
          <w:tcPr>
            <w:tcW w:w="1250" w:type="dxa"/>
            <w:vAlign w:val="center"/>
          </w:tcPr>
          <w:p w14:paraId="6F5FFAD7">
            <w:pPr>
              <w:spacing w:after="0" w:line="240" w:lineRule="auto"/>
              <w:jc w:val="both"/>
              <w:rPr>
                <w:rFonts w:hint="eastAsia" w:ascii="仿宋" w:hAnsi="仿宋" w:eastAsia="仿宋"/>
                <w:color w:val="000000" w:themeColor="text1"/>
                <w:sz w:val="24"/>
                <w:szCs w:val="28"/>
                <w14:textFill>
                  <w14:solidFill>
                    <w14:schemeClr w14:val="tx1"/>
                  </w14:solidFill>
                </w14:textFill>
              </w:rPr>
            </w:pPr>
            <w:r>
              <w:rPr>
                <w:rFonts w:hint="eastAsia" w:ascii="仿宋" w:hAnsi="仿宋" w:eastAsia="仿宋"/>
                <w:color w:val="000000" w:themeColor="text1"/>
                <w:sz w:val="24"/>
                <w:szCs w:val="28"/>
                <w14:textFill>
                  <w14:solidFill>
                    <w14:schemeClr w14:val="tx1"/>
                  </w14:solidFill>
                </w14:textFill>
              </w:rPr>
              <w:t>100%</w:t>
            </w:r>
          </w:p>
        </w:tc>
        <w:tc>
          <w:tcPr>
            <w:tcW w:w="2465" w:type="dxa"/>
            <w:vAlign w:val="center"/>
          </w:tcPr>
          <w:p w14:paraId="50270BA8">
            <w:pPr>
              <w:spacing w:after="0" w:line="240" w:lineRule="auto"/>
              <w:jc w:val="both"/>
              <w:rPr>
                <w:rFonts w:hint="eastAsia" w:ascii="仿宋" w:hAnsi="仿宋" w:eastAsia="仿宋"/>
                <w:color w:val="000000" w:themeColor="text1"/>
                <w:sz w:val="24"/>
                <w:szCs w:val="28"/>
                <w14:textFill>
                  <w14:solidFill>
                    <w14:schemeClr w14:val="tx1"/>
                  </w14:solidFill>
                </w14:textFill>
              </w:rPr>
            </w:pPr>
            <w:r>
              <w:rPr>
                <w:rFonts w:ascii="仿宋" w:hAnsi="仿宋" w:eastAsia="仿宋"/>
                <w:color w:val="000000" w:themeColor="text1"/>
                <w:sz w:val="24"/>
                <w:szCs w:val="28"/>
                <w14:textFill>
                  <w14:solidFill>
                    <w14:schemeClr w14:val="tx1"/>
                  </w14:solidFill>
                </w14:textFill>
              </w:rPr>
              <w:t>140.0673万元</w:t>
            </w:r>
          </w:p>
        </w:tc>
        <w:tc>
          <w:tcPr>
            <w:tcW w:w="2465" w:type="dxa"/>
            <w:vAlign w:val="center"/>
          </w:tcPr>
          <w:p w14:paraId="04F7081F">
            <w:pPr>
              <w:spacing w:after="0" w:line="240" w:lineRule="auto"/>
              <w:jc w:val="both"/>
              <w:rPr>
                <w:rFonts w:hint="eastAsia" w:ascii="仿宋" w:hAnsi="仿宋" w:eastAsia="仿宋"/>
                <w:color w:val="000000" w:themeColor="text1"/>
                <w:sz w:val="24"/>
                <w:szCs w:val="28"/>
                <w14:textFill>
                  <w14:solidFill>
                    <w14:schemeClr w14:val="tx1"/>
                  </w14:solidFill>
                </w14:textFill>
              </w:rPr>
            </w:pPr>
            <w:r>
              <w:rPr>
                <w:rFonts w:hint="eastAsia" w:ascii="仿宋" w:hAnsi="仿宋" w:eastAsia="仿宋"/>
                <w:color w:val="000000" w:themeColor="text1"/>
                <w:sz w:val="24"/>
                <w:szCs w:val="28"/>
                <w14:textFill>
                  <w14:solidFill>
                    <w14:schemeClr w14:val="tx1"/>
                  </w14:solidFill>
                </w14:textFill>
              </w:rPr>
              <w:t>135.0673万元</w:t>
            </w:r>
          </w:p>
        </w:tc>
      </w:tr>
      <w:bookmarkEnd w:id="38"/>
    </w:tbl>
    <w:p w14:paraId="43BF34AF">
      <w:pPr>
        <w:pStyle w:val="12"/>
        <w:numPr>
          <w:ilvl w:val="2"/>
          <w:numId w:val="1"/>
        </w:numPr>
        <w:spacing w:before="129" w:line="360" w:lineRule="auto"/>
        <w:outlineLvl w:val="2"/>
        <w:rPr>
          <w:rFonts w:hint="eastAsia" w:ascii="华文楷体" w:hAnsi="华文楷体" w:eastAsia="华文楷体" w:cs="华文楷体"/>
          <w:b/>
          <w:bCs/>
          <w:color w:val="000000" w:themeColor="text1"/>
          <w:spacing w:val="-4"/>
          <w:sz w:val="30"/>
          <w:szCs w:val="30"/>
          <w:lang w:eastAsia="zh-CN"/>
          <w14:textFill>
            <w14:solidFill>
              <w14:schemeClr w14:val="tx1"/>
            </w14:solidFill>
          </w14:textFill>
        </w:rPr>
      </w:pPr>
      <w:bookmarkStart w:id="39" w:name="_Toc226042701"/>
      <w:bookmarkStart w:id="40" w:name="_Toc236409669"/>
      <w:bookmarkStart w:id="41" w:name="_Toc236409563"/>
      <w:r>
        <w:rPr>
          <w:rFonts w:ascii="华文楷体" w:hAnsi="华文楷体" w:eastAsia="华文楷体" w:cs="华文楷体"/>
          <w:b/>
          <w:bCs/>
          <w:color w:val="000000" w:themeColor="text1"/>
          <w:spacing w:val="-4"/>
          <w:sz w:val="30"/>
          <w:szCs w:val="30"/>
          <w:lang w:eastAsia="zh-CN"/>
          <w14:textFill>
            <w14:solidFill>
              <w14:schemeClr w14:val="tx1"/>
            </w14:solidFill>
          </w14:textFill>
        </w:rPr>
        <w:t>2025年7月完成公司注册资本增加至500万的变更</w:t>
      </w:r>
      <w:bookmarkEnd w:id="39"/>
      <w:bookmarkEnd w:id="40"/>
      <w:bookmarkEnd w:id="41"/>
    </w:p>
    <w:p w14:paraId="1954F70B">
      <w:pPr>
        <w:ind w:firstLine="560" w:firstLineChars="200"/>
        <w:jc w:val="both"/>
        <w:rPr>
          <w:rFonts w:hint="eastAsia" w:ascii="仿宋" w:hAnsi="仿宋" w:eastAsia="仿宋"/>
          <w:color w:val="000000" w:themeColor="text1"/>
          <w:sz w:val="28"/>
          <w:szCs w:val="32"/>
          <w14:textFill>
            <w14:solidFill>
              <w14:schemeClr w14:val="tx1"/>
            </w14:solidFill>
          </w14:textFill>
        </w:rPr>
      </w:pPr>
      <w:r>
        <w:rPr>
          <w:rFonts w:hint="eastAsia" w:ascii="仿宋" w:hAnsi="仿宋" w:eastAsia="仿宋"/>
          <w:color w:val="000000" w:themeColor="text1"/>
          <w:sz w:val="28"/>
          <w:szCs w:val="32"/>
          <w14:textFill>
            <w14:solidFill>
              <w14:schemeClr w14:val="tx1"/>
            </w14:solidFill>
          </w14:textFill>
        </w:rPr>
        <w:t>2025年7月完成公司注册资本的增加。公司注册资本由 140.0673 万元（人民币）增加为500万元（人民币），增资部分由公司资本公积溢价转增注册资本完成实缴出资。本次增资后，公司股权架构如下：</w:t>
      </w:r>
    </w:p>
    <w:tbl>
      <w:tblPr>
        <w:tblStyle w:val="22"/>
        <w:tblW w:w="8873" w:type="dxa"/>
        <w:tblInd w:w="13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93"/>
        <w:gridCol w:w="1250"/>
        <w:gridCol w:w="2465"/>
        <w:gridCol w:w="2465"/>
      </w:tblGrid>
      <w:tr w14:paraId="60C66B79">
        <w:trPr>
          <w:trHeight w:val="398" w:hRule="atLeast"/>
        </w:trPr>
        <w:tc>
          <w:tcPr>
            <w:tcW w:w="2693" w:type="dxa"/>
            <w:vAlign w:val="center"/>
          </w:tcPr>
          <w:p w14:paraId="6B960FD3">
            <w:pPr>
              <w:spacing w:after="0" w:line="240" w:lineRule="auto"/>
              <w:jc w:val="both"/>
              <w:rPr>
                <w:rFonts w:hint="eastAsia" w:ascii="仿宋" w:hAnsi="仿宋" w:eastAsia="仿宋"/>
                <w:b/>
                <w:bCs/>
                <w:color w:val="000000" w:themeColor="text1"/>
                <w:sz w:val="24"/>
                <w:szCs w:val="28"/>
                <w14:textFill>
                  <w14:solidFill>
                    <w14:schemeClr w14:val="tx1"/>
                  </w14:solidFill>
                </w14:textFill>
              </w:rPr>
            </w:pPr>
            <w:bookmarkStart w:id="42" w:name="_Hlk225848512"/>
            <w:r>
              <w:rPr>
                <w:rFonts w:hint="eastAsia" w:ascii="仿宋" w:hAnsi="仿宋" w:eastAsia="仿宋"/>
                <w:b/>
                <w:bCs/>
                <w:color w:val="000000" w:themeColor="text1"/>
                <w:sz w:val="24"/>
                <w:szCs w:val="28"/>
                <w14:textFill>
                  <w14:solidFill>
                    <w14:schemeClr w14:val="tx1"/>
                  </w14:solidFill>
                </w14:textFill>
              </w:rPr>
              <w:t>股东名称</w:t>
            </w:r>
          </w:p>
        </w:tc>
        <w:tc>
          <w:tcPr>
            <w:tcW w:w="1250" w:type="dxa"/>
            <w:vAlign w:val="center"/>
          </w:tcPr>
          <w:p w14:paraId="76E9FFA5">
            <w:pPr>
              <w:spacing w:after="0" w:line="240" w:lineRule="auto"/>
              <w:jc w:val="both"/>
              <w:rPr>
                <w:rFonts w:hint="eastAsia" w:ascii="仿宋" w:hAnsi="仿宋" w:eastAsia="仿宋"/>
                <w:b/>
                <w:bCs/>
                <w:color w:val="000000" w:themeColor="text1"/>
                <w:sz w:val="24"/>
                <w:szCs w:val="28"/>
                <w14:textFill>
                  <w14:solidFill>
                    <w14:schemeClr w14:val="tx1"/>
                  </w14:solidFill>
                </w14:textFill>
              </w:rPr>
            </w:pPr>
            <w:r>
              <w:rPr>
                <w:rFonts w:hint="eastAsia" w:ascii="仿宋" w:hAnsi="仿宋" w:eastAsia="仿宋"/>
                <w:b/>
                <w:bCs/>
                <w:color w:val="000000" w:themeColor="text1"/>
                <w:sz w:val="24"/>
                <w:szCs w:val="28"/>
                <w14:textFill>
                  <w14:solidFill>
                    <w14:schemeClr w14:val="tx1"/>
                  </w14:solidFill>
                </w14:textFill>
              </w:rPr>
              <w:t>持股比例</w:t>
            </w:r>
          </w:p>
        </w:tc>
        <w:tc>
          <w:tcPr>
            <w:tcW w:w="2465" w:type="dxa"/>
            <w:vAlign w:val="center"/>
          </w:tcPr>
          <w:p w14:paraId="0A014FA9">
            <w:pPr>
              <w:spacing w:after="0" w:line="240" w:lineRule="auto"/>
              <w:jc w:val="both"/>
              <w:rPr>
                <w:rFonts w:hint="eastAsia" w:ascii="仿宋" w:hAnsi="仿宋" w:eastAsia="仿宋"/>
                <w:b/>
                <w:bCs/>
                <w:color w:val="000000" w:themeColor="text1"/>
                <w:sz w:val="24"/>
                <w:szCs w:val="28"/>
                <w14:textFill>
                  <w14:solidFill>
                    <w14:schemeClr w14:val="tx1"/>
                  </w14:solidFill>
                </w14:textFill>
              </w:rPr>
            </w:pPr>
            <w:r>
              <w:rPr>
                <w:rFonts w:hint="eastAsia" w:ascii="仿宋" w:hAnsi="仿宋" w:eastAsia="仿宋"/>
                <w:b/>
                <w:bCs/>
                <w:color w:val="000000" w:themeColor="text1"/>
                <w:sz w:val="24"/>
                <w:szCs w:val="28"/>
                <w14:textFill>
                  <w14:solidFill>
                    <w14:schemeClr w14:val="tx1"/>
                  </w14:solidFill>
                </w14:textFill>
              </w:rPr>
              <w:t>认缴出资额</w:t>
            </w:r>
          </w:p>
        </w:tc>
        <w:tc>
          <w:tcPr>
            <w:tcW w:w="2465" w:type="dxa"/>
            <w:vAlign w:val="center"/>
          </w:tcPr>
          <w:p w14:paraId="6F59BD77">
            <w:pPr>
              <w:spacing w:after="0" w:line="240" w:lineRule="auto"/>
              <w:jc w:val="both"/>
              <w:rPr>
                <w:rFonts w:hint="eastAsia" w:ascii="仿宋" w:hAnsi="仿宋" w:eastAsia="仿宋"/>
                <w:b/>
                <w:bCs/>
                <w:color w:val="000000" w:themeColor="text1"/>
                <w:sz w:val="24"/>
                <w:szCs w:val="28"/>
                <w14:textFill>
                  <w14:solidFill>
                    <w14:schemeClr w14:val="tx1"/>
                  </w14:solidFill>
                </w14:textFill>
              </w:rPr>
            </w:pPr>
            <w:r>
              <w:rPr>
                <w:rFonts w:hint="eastAsia" w:ascii="仿宋" w:hAnsi="仿宋" w:eastAsia="仿宋"/>
                <w:b/>
                <w:bCs/>
                <w:color w:val="000000" w:themeColor="text1"/>
                <w:sz w:val="24"/>
                <w:szCs w:val="28"/>
                <w14:textFill>
                  <w14:solidFill>
                    <w14:schemeClr w14:val="tx1"/>
                  </w14:solidFill>
                </w14:textFill>
              </w:rPr>
              <w:t>实缴出资额</w:t>
            </w:r>
          </w:p>
        </w:tc>
      </w:tr>
      <w:tr w14:paraId="589C152C">
        <w:trPr>
          <w:trHeight w:val="623" w:hRule="atLeast"/>
        </w:trPr>
        <w:tc>
          <w:tcPr>
            <w:tcW w:w="2693" w:type="dxa"/>
            <w:vAlign w:val="center"/>
          </w:tcPr>
          <w:p w14:paraId="3715FADE">
            <w:pPr>
              <w:spacing w:after="0" w:line="240" w:lineRule="auto"/>
              <w:jc w:val="both"/>
              <w:rPr>
                <w:rFonts w:hint="eastAsia" w:ascii="仿宋" w:hAnsi="仿宋" w:eastAsia="仿宋"/>
                <w:color w:val="000000" w:themeColor="text1"/>
                <w:sz w:val="24"/>
                <w:szCs w:val="28"/>
                <w14:textFill>
                  <w14:solidFill>
                    <w14:schemeClr w14:val="tx1"/>
                  </w14:solidFill>
                </w14:textFill>
              </w:rPr>
            </w:pPr>
            <w:r>
              <w:rPr>
                <w:rFonts w:hint="eastAsia" w:ascii="仿宋" w:hAnsi="仿宋" w:eastAsia="仿宋"/>
                <w:color w:val="000000" w:themeColor="text1"/>
                <w:sz w:val="24"/>
                <w:szCs w:val="28"/>
                <w14:textFill>
                  <w14:solidFill>
                    <w14:schemeClr w14:val="tx1"/>
                  </w14:solidFill>
                </w14:textFill>
              </w:rPr>
              <w:t>沈文锋</w:t>
            </w:r>
          </w:p>
        </w:tc>
        <w:tc>
          <w:tcPr>
            <w:tcW w:w="1250" w:type="dxa"/>
            <w:vAlign w:val="center"/>
          </w:tcPr>
          <w:p w14:paraId="6145DE6E">
            <w:pPr>
              <w:spacing w:after="0" w:line="240" w:lineRule="auto"/>
              <w:jc w:val="both"/>
              <w:rPr>
                <w:rFonts w:hint="eastAsia" w:ascii="仿宋" w:hAnsi="仿宋" w:eastAsia="仿宋"/>
                <w:color w:val="000000" w:themeColor="text1"/>
                <w:sz w:val="24"/>
                <w:szCs w:val="28"/>
                <w14:textFill>
                  <w14:solidFill>
                    <w14:schemeClr w14:val="tx1"/>
                  </w14:solidFill>
                </w14:textFill>
              </w:rPr>
            </w:pPr>
            <w:r>
              <w:rPr>
                <w:rFonts w:ascii="仿宋" w:hAnsi="仿宋" w:eastAsia="仿宋"/>
                <w:color w:val="000000" w:themeColor="text1"/>
                <w:sz w:val="24"/>
                <w:szCs w:val="28"/>
                <w14:textFill>
                  <w14:solidFill>
                    <w14:schemeClr w14:val="tx1"/>
                  </w14:solidFill>
                </w14:textFill>
              </w:rPr>
              <w:t>24.9</w:t>
            </w:r>
            <w:r>
              <w:rPr>
                <w:rFonts w:hint="eastAsia" w:ascii="仿宋" w:hAnsi="仿宋" w:eastAsia="仿宋"/>
                <w:color w:val="000000" w:themeColor="text1"/>
                <w:sz w:val="24"/>
                <w:szCs w:val="28"/>
                <w14:textFill>
                  <w14:solidFill>
                    <w14:schemeClr w14:val="tx1"/>
                  </w14:solidFill>
                </w14:textFill>
              </w:rPr>
              <w:t>9</w:t>
            </w:r>
            <w:r>
              <w:rPr>
                <w:rFonts w:ascii="仿宋" w:hAnsi="仿宋" w:eastAsia="仿宋"/>
                <w:color w:val="000000" w:themeColor="text1"/>
                <w:sz w:val="24"/>
                <w:szCs w:val="28"/>
                <w14:textFill>
                  <w14:solidFill>
                    <w14:schemeClr w14:val="tx1"/>
                  </w14:solidFill>
                </w14:textFill>
              </w:rPr>
              <w:t>%</w:t>
            </w:r>
          </w:p>
        </w:tc>
        <w:tc>
          <w:tcPr>
            <w:tcW w:w="2465" w:type="dxa"/>
            <w:vAlign w:val="center"/>
          </w:tcPr>
          <w:p w14:paraId="5072FC40">
            <w:pPr>
              <w:spacing w:after="0" w:line="240" w:lineRule="auto"/>
              <w:jc w:val="both"/>
              <w:rPr>
                <w:rFonts w:hint="eastAsia" w:ascii="仿宋" w:hAnsi="仿宋" w:eastAsia="仿宋"/>
                <w:color w:val="000000" w:themeColor="text1"/>
                <w:sz w:val="24"/>
                <w:szCs w:val="28"/>
                <w14:textFill>
                  <w14:solidFill>
                    <w14:schemeClr w14:val="tx1"/>
                  </w14:solidFill>
                </w14:textFill>
              </w:rPr>
            </w:pPr>
            <w:r>
              <w:rPr>
                <w:rFonts w:hint="eastAsia" w:ascii="仿宋" w:hAnsi="仿宋" w:eastAsia="仿宋"/>
                <w:color w:val="000000" w:themeColor="text1"/>
                <w:sz w:val="24"/>
                <w:szCs w:val="28"/>
                <w14:textFill>
                  <w14:solidFill>
                    <w14:schemeClr w14:val="tx1"/>
                  </w14:solidFill>
                </w14:textFill>
              </w:rPr>
              <w:t>124.94万元</w:t>
            </w:r>
          </w:p>
        </w:tc>
        <w:tc>
          <w:tcPr>
            <w:tcW w:w="2465" w:type="dxa"/>
            <w:vAlign w:val="center"/>
          </w:tcPr>
          <w:p w14:paraId="6643F85E">
            <w:pPr>
              <w:spacing w:after="0" w:line="240" w:lineRule="auto"/>
              <w:jc w:val="both"/>
              <w:rPr>
                <w:rFonts w:hint="eastAsia" w:ascii="仿宋" w:hAnsi="仿宋" w:eastAsia="仿宋"/>
                <w:color w:val="000000" w:themeColor="text1"/>
                <w:sz w:val="24"/>
                <w:szCs w:val="28"/>
                <w14:textFill>
                  <w14:solidFill>
                    <w14:schemeClr w14:val="tx1"/>
                  </w14:solidFill>
                </w14:textFill>
              </w:rPr>
            </w:pPr>
            <w:r>
              <w:rPr>
                <w:rFonts w:hint="eastAsia" w:ascii="仿宋" w:hAnsi="仿宋" w:eastAsia="仿宋"/>
                <w:color w:val="000000" w:themeColor="text1"/>
                <w:sz w:val="24"/>
                <w:szCs w:val="28"/>
                <w14:textFill>
                  <w14:solidFill>
                    <w14:schemeClr w14:val="tx1"/>
                  </w14:solidFill>
                </w14:textFill>
              </w:rPr>
              <w:t>124.94万元</w:t>
            </w:r>
          </w:p>
        </w:tc>
      </w:tr>
      <w:tr w14:paraId="5B378FA6">
        <w:trPr>
          <w:trHeight w:val="623" w:hRule="atLeast"/>
        </w:trPr>
        <w:tc>
          <w:tcPr>
            <w:tcW w:w="2693" w:type="dxa"/>
            <w:vAlign w:val="center"/>
          </w:tcPr>
          <w:p w14:paraId="76E52FD1">
            <w:pPr>
              <w:spacing w:after="0" w:line="240" w:lineRule="auto"/>
              <w:jc w:val="both"/>
              <w:rPr>
                <w:rFonts w:hint="eastAsia" w:ascii="仿宋" w:hAnsi="仿宋" w:eastAsia="仿宋"/>
                <w:color w:val="000000" w:themeColor="text1"/>
                <w:sz w:val="24"/>
                <w:szCs w:val="28"/>
                <w14:textFill>
                  <w14:solidFill>
                    <w14:schemeClr w14:val="tx1"/>
                  </w14:solidFill>
                </w14:textFill>
              </w:rPr>
            </w:pPr>
            <w:r>
              <w:rPr>
                <w:rFonts w:ascii="仿宋" w:hAnsi="仿宋" w:eastAsia="仿宋"/>
                <w:color w:val="000000" w:themeColor="text1"/>
                <w:sz w:val="24"/>
                <w:szCs w:val="28"/>
                <w14:textFill>
                  <w14:solidFill>
                    <w14:schemeClr w14:val="tx1"/>
                  </w14:solidFill>
                </w14:textFill>
              </w:rPr>
              <w:t>宁波启零数感技术服务合伙企业（有限合伙）</w:t>
            </w:r>
          </w:p>
        </w:tc>
        <w:tc>
          <w:tcPr>
            <w:tcW w:w="1250" w:type="dxa"/>
            <w:vAlign w:val="center"/>
          </w:tcPr>
          <w:p w14:paraId="51686846">
            <w:pPr>
              <w:spacing w:after="0" w:line="240" w:lineRule="auto"/>
              <w:jc w:val="both"/>
              <w:rPr>
                <w:rFonts w:hint="eastAsia" w:ascii="仿宋" w:hAnsi="仿宋" w:eastAsia="仿宋"/>
                <w:color w:val="000000" w:themeColor="text1"/>
                <w:sz w:val="24"/>
                <w:szCs w:val="28"/>
                <w14:textFill>
                  <w14:solidFill>
                    <w14:schemeClr w14:val="tx1"/>
                  </w14:solidFill>
                </w14:textFill>
              </w:rPr>
            </w:pPr>
            <w:r>
              <w:rPr>
                <w:rFonts w:hint="eastAsia" w:ascii="仿宋" w:hAnsi="仿宋" w:eastAsia="仿宋"/>
                <w:color w:val="000000" w:themeColor="text1"/>
                <w:sz w:val="24"/>
                <w:szCs w:val="28"/>
                <w14:textFill>
                  <w14:solidFill>
                    <w14:schemeClr w14:val="tx1"/>
                  </w14:solidFill>
                </w14:textFill>
              </w:rPr>
              <w:t>21.42%</w:t>
            </w:r>
          </w:p>
        </w:tc>
        <w:tc>
          <w:tcPr>
            <w:tcW w:w="2465" w:type="dxa"/>
            <w:vAlign w:val="center"/>
          </w:tcPr>
          <w:p w14:paraId="2D752F4E">
            <w:pPr>
              <w:spacing w:after="0" w:line="240" w:lineRule="auto"/>
              <w:jc w:val="both"/>
              <w:rPr>
                <w:rFonts w:hint="eastAsia" w:ascii="仿宋" w:hAnsi="仿宋" w:eastAsia="仿宋"/>
                <w:color w:val="000000" w:themeColor="text1"/>
                <w:sz w:val="24"/>
                <w:szCs w:val="28"/>
                <w14:textFill>
                  <w14:solidFill>
                    <w14:schemeClr w14:val="tx1"/>
                  </w14:solidFill>
                </w14:textFill>
              </w:rPr>
            </w:pPr>
            <w:r>
              <w:rPr>
                <w:rFonts w:hint="eastAsia" w:ascii="仿宋" w:hAnsi="仿宋" w:eastAsia="仿宋"/>
                <w:color w:val="000000" w:themeColor="text1"/>
                <w:sz w:val="24"/>
                <w:szCs w:val="28"/>
                <w14:textFill>
                  <w14:solidFill>
                    <w14:schemeClr w14:val="tx1"/>
                  </w14:solidFill>
                </w14:textFill>
              </w:rPr>
              <w:t>107.0915万元</w:t>
            </w:r>
          </w:p>
        </w:tc>
        <w:tc>
          <w:tcPr>
            <w:tcW w:w="2465" w:type="dxa"/>
            <w:vAlign w:val="center"/>
          </w:tcPr>
          <w:p w14:paraId="03A49011">
            <w:pPr>
              <w:spacing w:after="0" w:line="240" w:lineRule="auto"/>
              <w:jc w:val="both"/>
              <w:rPr>
                <w:rFonts w:hint="eastAsia" w:ascii="仿宋" w:hAnsi="仿宋" w:eastAsia="仿宋"/>
                <w:color w:val="000000" w:themeColor="text1"/>
                <w:sz w:val="24"/>
                <w:szCs w:val="28"/>
                <w14:textFill>
                  <w14:solidFill>
                    <w14:schemeClr w14:val="tx1"/>
                  </w14:solidFill>
                </w14:textFill>
              </w:rPr>
            </w:pPr>
            <w:r>
              <w:rPr>
                <w:rFonts w:hint="eastAsia" w:ascii="仿宋" w:hAnsi="仿宋" w:eastAsia="仿宋"/>
                <w:color w:val="000000" w:themeColor="text1"/>
                <w:sz w:val="24"/>
                <w:szCs w:val="28"/>
                <w14:textFill>
                  <w14:solidFill>
                    <w14:schemeClr w14:val="tx1"/>
                  </w14:solidFill>
                </w14:textFill>
              </w:rPr>
              <w:t>107.0915万元</w:t>
            </w:r>
          </w:p>
        </w:tc>
      </w:tr>
      <w:tr w14:paraId="16130081">
        <w:trPr>
          <w:trHeight w:val="623" w:hRule="atLeast"/>
        </w:trPr>
        <w:tc>
          <w:tcPr>
            <w:tcW w:w="2693" w:type="dxa"/>
            <w:vAlign w:val="center"/>
          </w:tcPr>
          <w:p w14:paraId="7D8ECB56">
            <w:pPr>
              <w:spacing w:after="0" w:line="240" w:lineRule="auto"/>
              <w:jc w:val="both"/>
              <w:rPr>
                <w:rFonts w:hint="eastAsia" w:ascii="仿宋" w:hAnsi="仿宋" w:eastAsia="仿宋"/>
                <w:color w:val="000000" w:themeColor="text1"/>
                <w:sz w:val="24"/>
                <w:szCs w:val="28"/>
                <w14:textFill>
                  <w14:solidFill>
                    <w14:schemeClr w14:val="tx1"/>
                  </w14:solidFill>
                </w14:textFill>
              </w:rPr>
            </w:pPr>
            <w:r>
              <w:rPr>
                <w:rFonts w:ascii="仿宋" w:hAnsi="仿宋" w:eastAsia="仿宋"/>
                <w:color w:val="000000" w:themeColor="text1"/>
                <w:sz w:val="24"/>
                <w:szCs w:val="28"/>
                <w14:textFill>
                  <w14:solidFill>
                    <w14:schemeClr w14:val="tx1"/>
                  </w14:solidFill>
                </w14:textFill>
              </w:rPr>
              <w:t>宁波启</w:t>
            </w:r>
            <w:r>
              <w:rPr>
                <w:rFonts w:hint="eastAsia" w:ascii="仿宋" w:hAnsi="仿宋" w:eastAsia="仿宋"/>
                <w:color w:val="000000" w:themeColor="text1"/>
                <w:sz w:val="24"/>
                <w:szCs w:val="28"/>
                <w14:textFill>
                  <w14:solidFill>
                    <w14:schemeClr w14:val="tx1"/>
                  </w14:solidFill>
                </w14:textFill>
              </w:rPr>
              <w:t>岐</w:t>
            </w:r>
            <w:r>
              <w:rPr>
                <w:rFonts w:ascii="仿宋" w:hAnsi="仿宋" w:eastAsia="仿宋"/>
                <w:color w:val="000000" w:themeColor="text1"/>
                <w:sz w:val="24"/>
                <w:szCs w:val="28"/>
                <w14:textFill>
                  <w14:solidFill>
                    <w14:schemeClr w14:val="tx1"/>
                  </w14:solidFill>
                </w14:textFill>
              </w:rPr>
              <w:t>数感企业管理合伙企业（有限合伙）</w:t>
            </w:r>
          </w:p>
        </w:tc>
        <w:tc>
          <w:tcPr>
            <w:tcW w:w="1250" w:type="dxa"/>
            <w:vAlign w:val="center"/>
          </w:tcPr>
          <w:p w14:paraId="6A1BA1FE">
            <w:pPr>
              <w:spacing w:after="0" w:line="240" w:lineRule="auto"/>
              <w:jc w:val="both"/>
              <w:rPr>
                <w:rFonts w:hint="eastAsia" w:ascii="仿宋" w:hAnsi="仿宋" w:eastAsia="仿宋"/>
                <w:color w:val="000000" w:themeColor="text1"/>
                <w:sz w:val="24"/>
                <w:szCs w:val="28"/>
                <w14:textFill>
                  <w14:solidFill>
                    <w14:schemeClr w14:val="tx1"/>
                  </w14:solidFill>
                </w14:textFill>
              </w:rPr>
            </w:pPr>
            <w:r>
              <w:rPr>
                <w:rFonts w:hint="eastAsia" w:ascii="仿宋" w:hAnsi="仿宋" w:eastAsia="仿宋"/>
                <w:color w:val="000000" w:themeColor="text1"/>
                <w:sz w:val="24"/>
                <w:szCs w:val="28"/>
                <w14:textFill>
                  <w14:solidFill>
                    <w14:schemeClr w14:val="tx1"/>
                  </w14:solidFill>
                </w14:textFill>
              </w:rPr>
              <w:t>3.57%</w:t>
            </w:r>
          </w:p>
        </w:tc>
        <w:tc>
          <w:tcPr>
            <w:tcW w:w="2465" w:type="dxa"/>
            <w:vAlign w:val="center"/>
          </w:tcPr>
          <w:p w14:paraId="412281F0">
            <w:pPr>
              <w:spacing w:after="0" w:line="240" w:lineRule="auto"/>
              <w:jc w:val="both"/>
              <w:rPr>
                <w:rFonts w:hint="eastAsia" w:ascii="仿宋" w:hAnsi="仿宋" w:eastAsia="仿宋"/>
                <w:color w:val="000000" w:themeColor="text1"/>
                <w:sz w:val="24"/>
                <w:szCs w:val="28"/>
                <w14:textFill>
                  <w14:solidFill>
                    <w14:schemeClr w14:val="tx1"/>
                  </w14:solidFill>
                </w14:textFill>
              </w:rPr>
            </w:pPr>
            <w:r>
              <w:rPr>
                <w:rFonts w:hint="eastAsia" w:ascii="仿宋" w:hAnsi="仿宋" w:eastAsia="仿宋"/>
                <w:color w:val="000000" w:themeColor="text1"/>
                <w:sz w:val="24"/>
                <w:szCs w:val="28"/>
                <w14:textFill>
                  <w14:solidFill>
                    <w14:schemeClr w14:val="tx1"/>
                  </w14:solidFill>
                </w14:textFill>
              </w:rPr>
              <w:t>17.8484万元</w:t>
            </w:r>
          </w:p>
        </w:tc>
        <w:tc>
          <w:tcPr>
            <w:tcW w:w="2465" w:type="dxa"/>
            <w:vAlign w:val="center"/>
          </w:tcPr>
          <w:p w14:paraId="63DFA6E8">
            <w:pPr>
              <w:spacing w:after="0" w:line="240" w:lineRule="auto"/>
              <w:jc w:val="both"/>
              <w:rPr>
                <w:rFonts w:hint="eastAsia" w:ascii="仿宋" w:hAnsi="仿宋" w:eastAsia="仿宋"/>
                <w:color w:val="000000" w:themeColor="text1"/>
                <w:sz w:val="24"/>
                <w:szCs w:val="28"/>
                <w14:textFill>
                  <w14:solidFill>
                    <w14:schemeClr w14:val="tx1"/>
                  </w14:solidFill>
                </w14:textFill>
              </w:rPr>
            </w:pPr>
            <w:r>
              <w:rPr>
                <w:rFonts w:hint="eastAsia" w:ascii="仿宋" w:hAnsi="仿宋" w:eastAsia="仿宋"/>
                <w:color w:val="000000" w:themeColor="text1"/>
                <w:sz w:val="24"/>
                <w:szCs w:val="28"/>
                <w14:textFill>
                  <w14:solidFill>
                    <w14:schemeClr w14:val="tx1"/>
                  </w14:solidFill>
                </w14:textFill>
              </w:rPr>
              <w:t>17.8484万元</w:t>
            </w:r>
          </w:p>
        </w:tc>
      </w:tr>
      <w:tr w14:paraId="6946D225">
        <w:trPr>
          <w:trHeight w:val="623" w:hRule="atLeast"/>
        </w:trPr>
        <w:tc>
          <w:tcPr>
            <w:tcW w:w="2693" w:type="dxa"/>
            <w:vAlign w:val="center"/>
          </w:tcPr>
          <w:p w14:paraId="72070FC1">
            <w:pPr>
              <w:spacing w:after="0" w:line="240" w:lineRule="auto"/>
              <w:jc w:val="both"/>
              <w:rPr>
                <w:rFonts w:hint="eastAsia" w:ascii="仿宋" w:hAnsi="仿宋" w:eastAsia="仿宋"/>
                <w:color w:val="000000" w:themeColor="text1"/>
                <w:sz w:val="24"/>
                <w:szCs w:val="28"/>
                <w14:textFill>
                  <w14:solidFill>
                    <w14:schemeClr w14:val="tx1"/>
                  </w14:solidFill>
                </w14:textFill>
              </w:rPr>
            </w:pPr>
            <w:r>
              <w:rPr>
                <w:rFonts w:ascii="仿宋" w:hAnsi="仿宋" w:eastAsia="仿宋"/>
                <w:color w:val="000000" w:themeColor="text1"/>
                <w:sz w:val="24"/>
                <w:szCs w:val="28"/>
                <w14:textFill>
                  <w14:solidFill>
                    <w14:schemeClr w14:val="tx1"/>
                  </w14:solidFill>
                </w14:textFill>
              </w:rPr>
              <w:t>宁波纳闻传感企业管理合伙企业（有限合伙）</w:t>
            </w:r>
          </w:p>
        </w:tc>
        <w:tc>
          <w:tcPr>
            <w:tcW w:w="1250" w:type="dxa"/>
            <w:vAlign w:val="center"/>
          </w:tcPr>
          <w:p w14:paraId="13F4567A">
            <w:pPr>
              <w:spacing w:after="0" w:line="240" w:lineRule="auto"/>
              <w:jc w:val="both"/>
              <w:rPr>
                <w:rFonts w:hint="eastAsia" w:ascii="仿宋" w:hAnsi="仿宋" w:eastAsia="仿宋"/>
                <w:color w:val="000000" w:themeColor="text1"/>
                <w:sz w:val="24"/>
                <w:szCs w:val="28"/>
                <w14:textFill>
                  <w14:solidFill>
                    <w14:schemeClr w14:val="tx1"/>
                  </w14:solidFill>
                </w14:textFill>
              </w:rPr>
            </w:pPr>
            <w:r>
              <w:rPr>
                <w:rFonts w:hint="eastAsia" w:ascii="仿宋" w:hAnsi="仿宋" w:eastAsia="仿宋"/>
                <w:color w:val="000000" w:themeColor="text1"/>
                <w:sz w:val="24"/>
                <w:szCs w:val="28"/>
                <w14:textFill>
                  <w14:solidFill>
                    <w14:schemeClr w14:val="tx1"/>
                  </w14:solidFill>
                </w14:textFill>
              </w:rPr>
              <w:t>7.40%</w:t>
            </w:r>
          </w:p>
        </w:tc>
        <w:tc>
          <w:tcPr>
            <w:tcW w:w="2465" w:type="dxa"/>
            <w:vAlign w:val="center"/>
          </w:tcPr>
          <w:p w14:paraId="1FA6476F">
            <w:pPr>
              <w:spacing w:after="0" w:line="240" w:lineRule="auto"/>
              <w:jc w:val="both"/>
              <w:rPr>
                <w:rFonts w:hint="eastAsia" w:ascii="仿宋" w:hAnsi="仿宋" w:eastAsia="仿宋"/>
                <w:color w:val="000000" w:themeColor="text1"/>
                <w:sz w:val="24"/>
                <w:szCs w:val="28"/>
                <w14:textFill>
                  <w14:solidFill>
                    <w14:schemeClr w14:val="tx1"/>
                  </w14:solidFill>
                </w14:textFill>
              </w:rPr>
            </w:pPr>
            <w:r>
              <w:rPr>
                <w:rFonts w:ascii="仿宋" w:hAnsi="仿宋" w:eastAsia="仿宋"/>
                <w:color w:val="000000" w:themeColor="text1"/>
                <w:sz w:val="24"/>
                <w:szCs w:val="28"/>
                <w14:textFill>
                  <w14:solidFill>
                    <w14:schemeClr w14:val="tx1"/>
                  </w14:solidFill>
                </w14:textFill>
              </w:rPr>
              <w:t>37.007</w:t>
            </w:r>
            <w:r>
              <w:rPr>
                <w:rFonts w:hint="eastAsia" w:ascii="仿宋" w:hAnsi="仿宋" w:eastAsia="仿宋"/>
                <w:color w:val="000000" w:themeColor="text1"/>
                <w:sz w:val="24"/>
                <w:szCs w:val="28"/>
                <w14:textFill>
                  <w14:solidFill>
                    <w14:schemeClr w14:val="tx1"/>
                  </w14:solidFill>
                </w14:textFill>
              </w:rPr>
              <w:t>万元</w:t>
            </w:r>
          </w:p>
        </w:tc>
        <w:tc>
          <w:tcPr>
            <w:tcW w:w="2465" w:type="dxa"/>
            <w:vAlign w:val="center"/>
          </w:tcPr>
          <w:p w14:paraId="490F413E">
            <w:pPr>
              <w:spacing w:after="0" w:line="240" w:lineRule="auto"/>
              <w:jc w:val="both"/>
              <w:rPr>
                <w:rFonts w:hint="eastAsia" w:ascii="仿宋" w:hAnsi="仿宋" w:eastAsia="仿宋"/>
                <w:color w:val="000000" w:themeColor="text1"/>
                <w:sz w:val="24"/>
                <w:szCs w:val="28"/>
                <w14:textFill>
                  <w14:solidFill>
                    <w14:schemeClr w14:val="tx1"/>
                  </w14:solidFill>
                </w14:textFill>
              </w:rPr>
            </w:pPr>
            <w:r>
              <w:rPr>
                <w:rFonts w:ascii="仿宋" w:hAnsi="仿宋" w:eastAsia="仿宋"/>
                <w:color w:val="000000" w:themeColor="text1"/>
                <w:sz w:val="24"/>
                <w:szCs w:val="28"/>
                <w14:textFill>
                  <w14:solidFill>
                    <w14:schemeClr w14:val="tx1"/>
                  </w14:solidFill>
                </w14:textFill>
              </w:rPr>
              <w:t>37.007</w:t>
            </w:r>
            <w:r>
              <w:rPr>
                <w:rFonts w:hint="eastAsia" w:ascii="仿宋" w:hAnsi="仿宋" w:eastAsia="仿宋"/>
                <w:color w:val="000000" w:themeColor="text1"/>
                <w:sz w:val="24"/>
                <w:szCs w:val="28"/>
                <w14:textFill>
                  <w14:solidFill>
                    <w14:schemeClr w14:val="tx1"/>
                  </w14:solidFill>
                </w14:textFill>
              </w:rPr>
              <w:t>万元</w:t>
            </w:r>
          </w:p>
        </w:tc>
      </w:tr>
      <w:tr w14:paraId="2D8DCF25">
        <w:trPr>
          <w:trHeight w:val="623" w:hRule="atLeast"/>
        </w:trPr>
        <w:tc>
          <w:tcPr>
            <w:tcW w:w="2693" w:type="dxa"/>
            <w:vAlign w:val="center"/>
          </w:tcPr>
          <w:p w14:paraId="5CF8C17D">
            <w:pPr>
              <w:spacing w:after="0" w:line="240" w:lineRule="auto"/>
              <w:jc w:val="both"/>
              <w:rPr>
                <w:rFonts w:hint="eastAsia" w:ascii="仿宋" w:hAnsi="仿宋" w:eastAsia="仿宋"/>
                <w:color w:val="000000" w:themeColor="text1"/>
                <w:sz w:val="24"/>
                <w:szCs w:val="28"/>
                <w14:textFill>
                  <w14:solidFill>
                    <w14:schemeClr w14:val="tx1"/>
                  </w14:solidFill>
                </w14:textFill>
              </w:rPr>
            </w:pPr>
            <w:r>
              <w:rPr>
                <w:rFonts w:ascii="仿宋" w:hAnsi="仿宋" w:eastAsia="仿宋"/>
                <w:color w:val="000000" w:themeColor="text1"/>
                <w:sz w:val="24"/>
                <w:szCs w:val="28"/>
                <w14:textFill>
                  <w14:solidFill>
                    <w14:schemeClr w14:val="tx1"/>
                  </w14:solidFill>
                </w14:textFill>
              </w:rPr>
              <w:t>中科优势（浙江）企业管理咨询有限公司</w:t>
            </w:r>
          </w:p>
        </w:tc>
        <w:tc>
          <w:tcPr>
            <w:tcW w:w="1250" w:type="dxa"/>
            <w:vAlign w:val="center"/>
          </w:tcPr>
          <w:p w14:paraId="4E23AF67">
            <w:pPr>
              <w:spacing w:after="0" w:line="240" w:lineRule="auto"/>
              <w:jc w:val="both"/>
              <w:rPr>
                <w:rFonts w:hint="eastAsia" w:ascii="仿宋" w:hAnsi="仿宋" w:eastAsia="仿宋"/>
                <w:color w:val="000000" w:themeColor="text1"/>
                <w:sz w:val="24"/>
                <w:szCs w:val="28"/>
                <w14:textFill>
                  <w14:solidFill>
                    <w14:schemeClr w14:val="tx1"/>
                  </w14:solidFill>
                </w14:textFill>
              </w:rPr>
            </w:pPr>
            <w:r>
              <w:rPr>
                <w:rFonts w:hint="eastAsia" w:ascii="仿宋" w:hAnsi="仿宋" w:eastAsia="仿宋"/>
                <w:color w:val="000000" w:themeColor="text1"/>
                <w:sz w:val="24"/>
                <w:szCs w:val="28"/>
                <w14:textFill>
                  <w14:solidFill>
                    <w14:schemeClr w14:val="tx1"/>
                  </w14:solidFill>
                </w14:textFill>
              </w:rPr>
              <w:t>7.14%</w:t>
            </w:r>
          </w:p>
        </w:tc>
        <w:tc>
          <w:tcPr>
            <w:tcW w:w="2465" w:type="dxa"/>
            <w:vAlign w:val="center"/>
          </w:tcPr>
          <w:p w14:paraId="4A0CD7D6">
            <w:pPr>
              <w:spacing w:after="0" w:line="240" w:lineRule="auto"/>
              <w:jc w:val="both"/>
              <w:rPr>
                <w:rFonts w:hint="eastAsia" w:ascii="仿宋" w:hAnsi="仿宋" w:eastAsia="仿宋"/>
                <w:color w:val="000000" w:themeColor="text1"/>
                <w:sz w:val="24"/>
                <w:szCs w:val="28"/>
                <w14:textFill>
                  <w14:solidFill>
                    <w14:schemeClr w14:val="tx1"/>
                  </w14:solidFill>
                </w14:textFill>
              </w:rPr>
            </w:pPr>
            <w:r>
              <w:rPr>
                <w:rFonts w:ascii="仿宋" w:hAnsi="仿宋" w:eastAsia="仿宋"/>
                <w:color w:val="000000" w:themeColor="text1"/>
                <w:sz w:val="24"/>
                <w:szCs w:val="28"/>
                <w14:textFill>
                  <w14:solidFill>
                    <w14:schemeClr w14:val="tx1"/>
                  </w14:solidFill>
                </w14:textFill>
              </w:rPr>
              <w:t>35.697</w:t>
            </w:r>
            <w:r>
              <w:rPr>
                <w:rFonts w:hint="eastAsia" w:ascii="仿宋" w:hAnsi="仿宋" w:eastAsia="仿宋"/>
                <w:color w:val="000000" w:themeColor="text1"/>
                <w:sz w:val="24"/>
                <w:szCs w:val="28"/>
                <w14:textFill>
                  <w14:solidFill>
                    <w14:schemeClr w14:val="tx1"/>
                  </w14:solidFill>
                </w14:textFill>
              </w:rPr>
              <w:t>万元</w:t>
            </w:r>
          </w:p>
        </w:tc>
        <w:tc>
          <w:tcPr>
            <w:tcW w:w="2465" w:type="dxa"/>
            <w:vAlign w:val="center"/>
          </w:tcPr>
          <w:p w14:paraId="69C10947">
            <w:pPr>
              <w:spacing w:after="0" w:line="240" w:lineRule="auto"/>
              <w:jc w:val="both"/>
              <w:rPr>
                <w:rFonts w:hint="eastAsia" w:ascii="仿宋" w:hAnsi="仿宋" w:eastAsia="仿宋"/>
                <w:color w:val="000000" w:themeColor="text1"/>
                <w:sz w:val="24"/>
                <w:szCs w:val="28"/>
                <w14:textFill>
                  <w14:solidFill>
                    <w14:schemeClr w14:val="tx1"/>
                  </w14:solidFill>
                </w14:textFill>
              </w:rPr>
            </w:pPr>
            <w:r>
              <w:rPr>
                <w:rFonts w:ascii="仿宋" w:hAnsi="仿宋" w:eastAsia="仿宋"/>
                <w:color w:val="000000" w:themeColor="text1"/>
                <w:sz w:val="24"/>
                <w:szCs w:val="28"/>
                <w14:textFill>
                  <w14:solidFill>
                    <w14:schemeClr w14:val="tx1"/>
                  </w14:solidFill>
                </w14:textFill>
              </w:rPr>
              <w:t>35.697</w:t>
            </w:r>
            <w:r>
              <w:rPr>
                <w:rFonts w:hint="eastAsia" w:ascii="仿宋" w:hAnsi="仿宋" w:eastAsia="仿宋"/>
                <w:color w:val="000000" w:themeColor="text1"/>
                <w:sz w:val="24"/>
                <w:szCs w:val="28"/>
                <w14:textFill>
                  <w14:solidFill>
                    <w14:schemeClr w14:val="tx1"/>
                  </w14:solidFill>
                </w14:textFill>
              </w:rPr>
              <w:t>万元</w:t>
            </w:r>
          </w:p>
        </w:tc>
      </w:tr>
      <w:tr w14:paraId="4B59C25B">
        <w:trPr>
          <w:trHeight w:val="623" w:hRule="atLeast"/>
        </w:trPr>
        <w:tc>
          <w:tcPr>
            <w:tcW w:w="2693" w:type="dxa"/>
            <w:vAlign w:val="center"/>
          </w:tcPr>
          <w:p w14:paraId="34509CED">
            <w:pPr>
              <w:spacing w:after="0" w:line="240" w:lineRule="auto"/>
              <w:jc w:val="both"/>
              <w:rPr>
                <w:rFonts w:hint="eastAsia" w:ascii="仿宋" w:hAnsi="仿宋" w:eastAsia="仿宋"/>
                <w:color w:val="000000" w:themeColor="text1"/>
                <w:sz w:val="24"/>
                <w:szCs w:val="28"/>
                <w14:textFill>
                  <w14:solidFill>
                    <w14:schemeClr w14:val="tx1"/>
                  </w14:solidFill>
                </w14:textFill>
              </w:rPr>
            </w:pPr>
            <w:r>
              <w:rPr>
                <w:rFonts w:hint="eastAsia" w:ascii="仿宋" w:hAnsi="仿宋" w:eastAsia="仿宋"/>
                <w:color w:val="000000" w:themeColor="text1"/>
                <w:sz w:val="24"/>
                <w:szCs w:val="28"/>
                <w14:textFill>
                  <w14:solidFill>
                    <w14:schemeClr w14:val="tx1"/>
                  </w14:solidFill>
                </w14:textFill>
              </w:rPr>
              <w:t>宁波骋宁企业管理咨询合伙企业（有限合伙）</w:t>
            </w:r>
          </w:p>
        </w:tc>
        <w:tc>
          <w:tcPr>
            <w:tcW w:w="1250" w:type="dxa"/>
            <w:vAlign w:val="center"/>
          </w:tcPr>
          <w:p w14:paraId="13A10BD0">
            <w:pPr>
              <w:spacing w:after="0" w:line="240" w:lineRule="auto"/>
              <w:jc w:val="both"/>
              <w:rPr>
                <w:rFonts w:hint="eastAsia" w:ascii="仿宋" w:hAnsi="仿宋" w:eastAsia="仿宋"/>
                <w:color w:val="000000" w:themeColor="text1"/>
                <w:sz w:val="24"/>
                <w:szCs w:val="28"/>
                <w14:textFill>
                  <w14:solidFill>
                    <w14:schemeClr w14:val="tx1"/>
                  </w14:solidFill>
                </w14:textFill>
              </w:rPr>
            </w:pPr>
            <w:r>
              <w:rPr>
                <w:rFonts w:hint="eastAsia" w:ascii="仿宋" w:hAnsi="仿宋" w:eastAsia="仿宋"/>
                <w:color w:val="000000" w:themeColor="text1"/>
                <w:sz w:val="24"/>
                <w:szCs w:val="28"/>
                <w14:textFill>
                  <w14:solidFill>
                    <w14:schemeClr w14:val="tx1"/>
                  </w14:solidFill>
                </w14:textFill>
              </w:rPr>
              <w:t>2.14%</w:t>
            </w:r>
          </w:p>
        </w:tc>
        <w:tc>
          <w:tcPr>
            <w:tcW w:w="2465" w:type="dxa"/>
            <w:vAlign w:val="center"/>
          </w:tcPr>
          <w:p w14:paraId="244EEAA1">
            <w:pPr>
              <w:spacing w:after="0" w:line="240" w:lineRule="auto"/>
              <w:jc w:val="both"/>
              <w:rPr>
                <w:rFonts w:hint="eastAsia" w:ascii="仿宋" w:hAnsi="仿宋" w:eastAsia="仿宋"/>
                <w:color w:val="000000" w:themeColor="text1"/>
                <w:sz w:val="24"/>
                <w:szCs w:val="28"/>
                <w14:textFill>
                  <w14:solidFill>
                    <w14:schemeClr w14:val="tx1"/>
                  </w14:solidFill>
                </w14:textFill>
              </w:rPr>
            </w:pPr>
            <w:r>
              <w:rPr>
                <w:rFonts w:hint="eastAsia" w:ascii="仿宋" w:hAnsi="仿宋" w:eastAsia="仿宋"/>
                <w:color w:val="000000" w:themeColor="text1"/>
                <w:sz w:val="24"/>
                <w:szCs w:val="28"/>
                <w14:textFill>
                  <w14:solidFill>
                    <w14:schemeClr w14:val="tx1"/>
                  </w14:solidFill>
                </w14:textFill>
              </w:rPr>
              <w:t>10.709万元</w:t>
            </w:r>
          </w:p>
        </w:tc>
        <w:tc>
          <w:tcPr>
            <w:tcW w:w="2465" w:type="dxa"/>
            <w:vAlign w:val="center"/>
          </w:tcPr>
          <w:p w14:paraId="028BE195">
            <w:pPr>
              <w:spacing w:after="0" w:line="240" w:lineRule="auto"/>
              <w:jc w:val="both"/>
              <w:rPr>
                <w:rFonts w:hint="eastAsia" w:ascii="仿宋" w:hAnsi="仿宋" w:eastAsia="仿宋"/>
                <w:color w:val="000000" w:themeColor="text1"/>
                <w:sz w:val="24"/>
                <w:szCs w:val="28"/>
                <w14:textFill>
                  <w14:solidFill>
                    <w14:schemeClr w14:val="tx1"/>
                  </w14:solidFill>
                </w14:textFill>
              </w:rPr>
            </w:pPr>
            <w:r>
              <w:rPr>
                <w:rFonts w:hint="eastAsia" w:ascii="仿宋" w:hAnsi="仿宋" w:eastAsia="仿宋"/>
                <w:color w:val="000000" w:themeColor="text1"/>
                <w:sz w:val="24"/>
                <w:szCs w:val="28"/>
                <w14:textFill>
                  <w14:solidFill>
                    <w14:schemeClr w14:val="tx1"/>
                  </w14:solidFill>
                </w14:textFill>
              </w:rPr>
              <w:t>10.709万元</w:t>
            </w:r>
          </w:p>
        </w:tc>
      </w:tr>
      <w:tr w14:paraId="00BB2390">
        <w:trPr>
          <w:trHeight w:val="623" w:hRule="atLeast"/>
        </w:trPr>
        <w:tc>
          <w:tcPr>
            <w:tcW w:w="2693" w:type="dxa"/>
            <w:vAlign w:val="center"/>
          </w:tcPr>
          <w:p w14:paraId="4D8203DD">
            <w:pPr>
              <w:spacing w:after="0" w:line="240" w:lineRule="auto"/>
              <w:jc w:val="both"/>
              <w:rPr>
                <w:rFonts w:hint="eastAsia" w:ascii="仿宋" w:hAnsi="仿宋" w:eastAsia="仿宋"/>
                <w:color w:val="000000" w:themeColor="text1"/>
                <w:sz w:val="24"/>
                <w:szCs w:val="28"/>
                <w14:textFill>
                  <w14:solidFill>
                    <w14:schemeClr w14:val="tx1"/>
                  </w14:solidFill>
                </w14:textFill>
              </w:rPr>
            </w:pPr>
            <w:r>
              <w:rPr>
                <w:rFonts w:ascii="仿宋" w:hAnsi="仿宋" w:eastAsia="仿宋"/>
                <w:color w:val="000000" w:themeColor="text1"/>
                <w:sz w:val="24"/>
                <w:szCs w:val="28"/>
                <w14:textFill>
                  <w14:solidFill>
                    <w14:schemeClr w14:val="tx1"/>
                  </w14:solidFill>
                </w14:textFill>
              </w:rPr>
              <w:t>宁波摩穆斯企业管理合伙企业（有限合伙）</w:t>
            </w:r>
          </w:p>
        </w:tc>
        <w:tc>
          <w:tcPr>
            <w:tcW w:w="1250" w:type="dxa"/>
            <w:vAlign w:val="center"/>
          </w:tcPr>
          <w:p w14:paraId="0FDB07DC">
            <w:pPr>
              <w:spacing w:after="0" w:line="240" w:lineRule="auto"/>
              <w:jc w:val="both"/>
              <w:rPr>
                <w:rFonts w:hint="eastAsia" w:ascii="仿宋" w:hAnsi="仿宋" w:eastAsia="仿宋"/>
                <w:color w:val="000000" w:themeColor="text1"/>
                <w:sz w:val="24"/>
                <w:szCs w:val="28"/>
                <w14:textFill>
                  <w14:solidFill>
                    <w14:schemeClr w14:val="tx1"/>
                  </w14:solidFill>
                </w14:textFill>
              </w:rPr>
            </w:pPr>
            <w:r>
              <w:rPr>
                <w:rFonts w:ascii="仿宋" w:hAnsi="仿宋" w:eastAsia="仿宋"/>
                <w:color w:val="000000" w:themeColor="text1"/>
                <w:sz w:val="24"/>
                <w:szCs w:val="28"/>
                <w14:textFill>
                  <w14:solidFill>
                    <w14:schemeClr w14:val="tx1"/>
                  </w14:solidFill>
                </w14:textFill>
              </w:rPr>
              <w:t>16.7</w:t>
            </w:r>
            <w:r>
              <w:rPr>
                <w:rFonts w:hint="eastAsia" w:ascii="仿宋" w:hAnsi="仿宋" w:eastAsia="仿宋"/>
                <w:color w:val="000000" w:themeColor="text1"/>
                <w:sz w:val="24"/>
                <w:szCs w:val="28"/>
                <w14:textFill>
                  <w14:solidFill>
                    <w14:schemeClr w14:val="tx1"/>
                  </w14:solidFill>
                </w14:textFill>
              </w:rPr>
              <w:t>5%</w:t>
            </w:r>
          </w:p>
        </w:tc>
        <w:tc>
          <w:tcPr>
            <w:tcW w:w="2465" w:type="dxa"/>
            <w:vAlign w:val="center"/>
          </w:tcPr>
          <w:p w14:paraId="60C93CD7">
            <w:pPr>
              <w:spacing w:after="0" w:line="240" w:lineRule="auto"/>
              <w:jc w:val="both"/>
              <w:rPr>
                <w:rFonts w:hint="eastAsia" w:ascii="仿宋" w:hAnsi="仿宋" w:eastAsia="仿宋"/>
                <w:color w:val="000000" w:themeColor="text1"/>
                <w:sz w:val="24"/>
                <w:szCs w:val="28"/>
                <w14:textFill>
                  <w14:solidFill>
                    <w14:schemeClr w14:val="tx1"/>
                  </w14:solidFill>
                </w14:textFill>
              </w:rPr>
            </w:pPr>
            <w:r>
              <w:rPr>
                <w:rFonts w:ascii="仿宋" w:hAnsi="仿宋" w:eastAsia="仿宋"/>
                <w:color w:val="000000" w:themeColor="text1"/>
                <w:sz w:val="24"/>
                <w:szCs w:val="28"/>
                <w14:textFill>
                  <w14:solidFill>
                    <w14:schemeClr w14:val="tx1"/>
                  </w14:solidFill>
                </w14:textFill>
              </w:rPr>
              <w:t>83.734万元</w:t>
            </w:r>
          </w:p>
        </w:tc>
        <w:tc>
          <w:tcPr>
            <w:tcW w:w="2465" w:type="dxa"/>
            <w:vAlign w:val="center"/>
          </w:tcPr>
          <w:p w14:paraId="232FED9B">
            <w:pPr>
              <w:spacing w:after="0" w:line="240" w:lineRule="auto"/>
              <w:jc w:val="both"/>
              <w:rPr>
                <w:rFonts w:hint="eastAsia" w:ascii="仿宋" w:hAnsi="仿宋" w:eastAsia="仿宋"/>
                <w:color w:val="000000" w:themeColor="text1"/>
                <w:sz w:val="24"/>
                <w:szCs w:val="28"/>
                <w14:textFill>
                  <w14:solidFill>
                    <w14:schemeClr w14:val="tx1"/>
                  </w14:solidFill>
                </w14:textFill>
              </w:rPr>
            </w:pPr>
            <w:r>
              <w:rPr>
                <w:rFonts w:ascii="仿宋" w:hAnsi="仿宋" w:eastAsia="仿宋"/>
                <w:color w:val="000000" w:themeColor="text1"/>
                <w:sz w:val="24"/>
                <w:szCs w:val="28"/>
                <w14:textFill>
                  <w14:solidFill>
                    <w14:schemeClr w14:val="tx1"/>
                  </w14:solidFill>
                </w14:textFill>
              </w:rPr>
              <w:t>83.734万元</w:t>
            </w:r>
          </w:p>
        </w:tc>
      </w:tr>
      <w:tr w14:paraId="41B64397">
        <w:trPr>
          <w:trHeight w:val="623" w:hRule="atLeast"/>
        </w:trPr>
        <w:tc>
          <w:tcPr>
            <w:tcW w:w="2693" w:type="dxa"/>
            <w:vAlign w:val="center"/>
          </w:tcPr>
          <w:p w14:paraId="264FED08">
            <w:pPr>
              <w:spacing w:after="0" w:line="240" w:lineRule="auto"/>
              <w:jc w:val="both"/>
              <w:rPr>
                <w:rFonts w:hint="eastAsia" w:ascii="仿宋" w:hAnsi="仿宋" w:eastAsia="仿宋"/>
                <w:color w:val="000000" w:themeColor="text1"/>
                <w:sz w:val="24"/>
                <w:szCs w:val="28"/>
                <w14:textFill>
                  <w14:solidFill>
                    <w14:schemeClr w14:val="tx1"/>
                  </w14:solidFill>
                </w14:textFill>
              </w:rPr>
            </w:pPr>
            <w:r>
              <w:rPr>
                <w:rFonts w:hint="eastAsia" w:ascii="仿宋" w:hAnsi="仿宋" w:eastAsia="仿宋"/>
                <w:color w:val="000000" w:themeColor="text1"/>
                <w:sz w:val="24"/>
                <w:szCs w:val="28"/>
                <w14:textFill>
                  <w14:solidFill>
                    <w14:schemeClr w14:val="tx1"/>
                  </w14:solidFill>
                </w14:textFill>
              </w:rPr>
              <w:t>王励勇</w:t>
            </w:r>
          </w:p>
        </w:tc>
        <w:tc>
          <w:tcPr>
            <w:tcW w:w="1250" w:type="dxa"/>
            <w:vAlign w:val="center"/>
          </w:tcPr>
          <w:p w14:paraId="63451BB4">
            <w:pPr>
              <w:spacing w:after="0" w:line="240" w:lineRule="auto"/>
              <w:jc w:val="both"/>
              <w:rPr>
                <w:rFonts w:hint="eastAsia" w:ascii="仿宋" w:hAnsi="仿宋" w:eastAsia="仿宋"/>
                <w:color w:val="000000" w:themeColor="text1"/>
                <w:sz w:val="24"/>
                <w:szCs w:val="28"/>
                <w14:textFill>
                  <w14:solidFill>
                    <w14:schemeClr w14:val="tx1"/>
                  </w14:solidFill>
                </w14:textFill>
              </w:rPr>
            </w:pPr>
            <w:r>
              <w:rPr>
                <w:rFonts w:hint="eastAsia" w:ascii="仿宋" w:hAnsi="仿宋" w:eastAsia="仿宋"/>
                <w:color w:val="000000" w:themeColor="text1"/>
                <w:sz w:val="24"/>
                <w:szCs w:val="28"/>
                <w14:textFill>
                  <w14:solidFill>
                    <w14:schemeClr w14:val="tx1"/>
                  </w14:solidFill>
                </w14:textFill>
              </w:rPr>
              <w:t>5.61%</w:t>
            </w:r>
          </w:p>
        </w:tc>
        <w:tc>
          <w:tcPr>
            <w:tcW w:w="2465" w:type="dxa"/>
            <w:vAlign w:val="center"/>
          </w:tcPr>
          <w:p w14:paraId="6D44BEE3">
            <w:pPr>
              <w:spacing w:after="0" w:line="240" w:lineRule="auto"/>
              <w:jc w:val="both"/>
              <w:rPr>
                <w:rFonts w:hint="eastAsia" w:ascii="仿宋" w:hAnsi="仿宋" w:eastAsia="仿宋"/>
                <w:color w:val="000000" w:themeColor="text1"/>
                <w:sz w:val="24"/>
                <w:szCs w:val="28"/>
                <w14:textFill>
                  <w14:solidFill>
                    <w14:schemeClr w14:val="tx1"/>
                  </w14:solidFill>
                </w14:textFill>
              </w:rPr>
            </w:pPr>
            <w:r>
              <w:rPr>
                <w:rFonts w:ascii="仿宋" w:hAnsi="仿宋" w:eastAsia="仿宋"/>
                <w:color w:val="000000" w:themeColor="text1"/>
                <w:sz w:val="24"/>
                <w:szCs w:val="28"/>
                <w14:textFill>
                  <w14:solidFill>
                    <w14:schemeClr w14:val="tx1"/>
                  </w14:solidFill>
                </w14:textFill>
              </w:rPr>
              <w:t>28.0444</w:t>
            </w:r>
            <w:r>
              <w:rPr>
                <w:rFonts w:hint="eastAsia" w:ascii="仿宋" w:hAnsi="仿宋" w:eastAsia="仿宋"/>
                <w:color w:val="000000" w:themeColor="text1"/>
                <w:sz w:val="24"/>
                <w:szCs w:val="28"/>
                <w14:textFill>
                  <w14:solidFill>
                    <w14:schemeClr w14:val="tx1"/>
                  </w14:solidFill>
                </w14:textFill>
              </w:rPr>
              <w:t>万元</w:t>
            </w:r>
          </w:p>
        </w:tc>
        <w:tc>
          <w:tcPr>
            <w:tcW w:w="2465" w:type="dxa"/>
            <w:vAlign w:val="center"/>
          </w:tcPr>
          <w:p w14:paraId="015C019B">
            <w:pPr>
              <w:spacing w:after="0" w:line="240" w:lineRule="auto"/>
              <w:jc w:val="both"/>
              <w:rPr>
                <w:rFonts w:hint="eastAsia" w:ascii="仿宋" w:hAnsi="仿宋" w:eastAsia="仿宋"/>
                <w:color w:val="000000" w:themeColor="text1"/>
                <w:sz w:val="24"/>
                <w:szCs w:val="28"/>
                <w14:textFill>
                  <w14:solidFill>
                    <w14:schemeClr w14:val="tx1"/>
                  </w14:solidFill>
                </w14:textFill>
              </w:rPr>
            </w:pPr>
            <w:r>
              <w:rPr>
                <w:rFonts w:ascii="仿宋" w:hAnsi="仿宋" w:eastAsia="仿宋"/>
                <w:color w:val="000000" w:themeColor="text1"/>
                <w:sz w:val="24"/>
                <w:szCs w:val="28"/>
                <w14:textFill>
                  <w14:solidFill>
                    <w14:schemeClr w14:val="tx1"/>
                  </w14:solidFill>
                </w14:textFill>
              </w:rPr>
              <w:t>28.0444</w:t>
            </w:r>
            <w:r>
              <w:rPr>
                <w:rFonts w:hint="eastAsia" w:ascii="仿宋" w:hAnsi="仿宋" w:eastAsia="仿宋"/>
                <w:color w:val="000000" w:themeColor="text1"/>
                <w:sz w:val="24"/>
                <w:szCs w:val="28"/>
                <w14:textFill>
                  <w14:solidFill>
                    <w14:schemeClr w14:val="tx1"/>
                  </w14:solidFill>
                </w14:textFill>
              </w:rPr>
              <w:t>万元</w:t>
            </w:r>
          </w:p>
        </w:tc>
      </w:tr>
      <w:tr w14:paraId="41EBA518">
        <w:trPr>
          <w:trHeight w:val="623" w:hRule="atLeast"/>
        </w:trPr>
        <w:tc>
          <w:tcPr>
            <w:tcW w:w="2693" w:type="dxa"/>
            <w:vAlign w:val="center"/>
          </w:tcPr>
          <w:p w14:paraId="084BDF1D">
            <w:pPr>
              <w:spacing w:after="0" w:line="240" w:lineRule="auto"/>
              <w:jc w:val="both"/>
              <w:rPr>
                <w:rFonts w:hint="eastAsia" w:ascii="仿宋" w:hAnsi="仿宋" w:eastAsia="仿宋"/>
                <w:color w:val="000000" w:themeColor="text1"/>
                <w:sz w:val="24"/>
                <w:szCs w:val="28"/>
                <w14:textFill>
                  <w14:solidFill>
                    <w14:schemeClr w14:val="tx1"/>
                  </w14:solidFill>
                </w14:textFill>
              </w:rPr>
            </w:pPr>
            <w:r>
              <w:rPr>
                <w:rFonts w:hint="eastAsia" w:ascii="仿宋" w:hAnsi="仿宋" w:eastAsia="仿宋"/>
                <w:color w:val="000000" w:themeColor="text1"/>
                <w:sz w:val="24"/>
                <w:szCs w:val="28"/>
                <w14:textFill>
                  <w14:solidFill>
                    <w14:schemeClr w14:val="tx1"/>
                  </w14:solidFill>
                </w14:textFill>
              </w:rPr>
              <w:t>宁波祈息企业管理合伙企业（有限合伙）</w:t>
            </w:r>
          </w:p>
        </w:tc>
        <w:tc>
          <w:tcPr>
            <w:tcW w:w="1250" w:type="dxa"/>
            <w:vAlign w:val="center"/>
          </w:tcPr>
          <w:p w14:paraId="61BAFFA6">
            <w:pPr>
              <w:spacing w:after="0" w:line="240" w:lineRule="auto"/>
              <w:jc w:val="both"/>
              <w:rPr>
                <w:rFonts w:hint="eastAsia" w:ascii="仿宋" w:hAnsi="仿宋" w:eastAsia="仿宋"/>
                <w:color w:val="000000" w:themeColor="text1"/>
                <w:sz w:val="24"/>
                <w:szCs w:val="28"/>
                <w14:textFill>
                  <w14:solidFill>
                    <w14:schemeClr w14:val="tx1"/>
                  </w14:solidFill>
                </w14:textFill>
              </w:rPr>
            </w:pPr>
            <w:r>
              <w:rPr>
                <w:rFonts w:hint="eastAsia" w:ascii="仿宋" w:hAnsi="仿宋" w:eastAsia="仿宋"/>
                <w:color w:val="000000" w:themeColor="text1"/>
                <w:sz w:val="24"/>
                <w:szCs w:val="28"/>
                <w14:textFill>
                  <w14:solidFill>
                    <w14:schemeClr w14:val="tx1"/>
                  </w14:solidFill>
                </w14:textFill>
              </w:rPr>
              <w:t>10.98%</w:t>
            </w:r>
          </w:p>
        </w:tc>
        <w:tc>
          <w:tcPr>
            <w:tcW w:w="2465" w:type="dxa"/>
            <w:vAlign w:val="center"/>
          </w:tcPr>
          <w:p w14:paraId="5DEE7246">
            <w:pPr>
              <w:spacing w:after="0" w:line="240" w:lineRule="auto"/>
              <w:jc w:val="both"/>
              <w:rPr>
                <w:rFonts w:hint="eastAsia" w:ascii="仿宋" w:hAnsi="仿宋" w:eastAsia="仿宋"/>
                <w:color w:val="000000" w:themeColor="text1"/>
                <w:sz w:val="24"/>
                <w:szCs w:val="28"/>
                <w14:textFill>
                  <w14:solidFill>
                    <w14:schemeClr w14:val="tx1"/>
                  </w14:solidFill>
                </w14:textFill>
              </w:rPr>
            </w:pPr>
            <w:r>
              <w:rPr>
                <w:rFonts w:ascii="仿宋" w:hAnsi="仿宋" w:eastAsia="仿宋"/>
                <w:color w:val="000000" w:themeColor="text1"/>
                <w:sz w:val="24"/>
                <w:szCs w:val="28"/>
                <w14:textFill>
                  <w14:solidFill>
                    <w14:schemeClr w14:val="tx1"/>
                  </w14:solidFill>
                </w14:textFill>
              </w:rPr>
              <w:t>54.9285</w:t>
            </w:r>
            <w:r>
              <w:rPr>
                <w:rFonts w:hint="eastAsia" w:ascii="仿宋" w:hAnsi="仿宋" w:eastAsia="仿宋"/>
                <w:color w:val="000000" w:themeColor="text1"/>
                <w:sz w:val="24"/>
                <w:szCs w:val="28"/>
                <w14:textFill>
                  <w14:solidFill>
                    <w14:schemeClr w14:val="tx1"/>
                  </w14:solidFill>
                </w14:textFill>
              </w:rPr>
              <w:t>万元</w:t>
            </w:r>
          </w:p>
        </w:tc>
        <w:tc>
          <w:tcPr>
            <w:tcW w:w="2465" w:type="dxa"/>
            <w:vAlign w:val="center"/>
          </w:tcPr>
          <w:p w14:paraId="1FA2C1A5">
            <w:pPr>
              <w:spacing w:after="0" w:line="240" w:lineRule="auto"/>
              <w:jc w:val="both"/>
              <w:rPr>
                <w:rFonts w:hint="eastAsia" w:ascii="仿宋" w:hAnsi="仿宋" w:eastAsia="仿宋"/>
                <w:color w:val="000000" w:themeColor="text1"/>
                <w:sz w:val="24"/>
                <w:szCs w:val="28"/>
                <w14:textFill>
                  <w14:solidFill>
                    <w14:schemeClr w14:val="tx1"/>
                  </w14:solidFill>
                </w14:textFill>
              </w:rPr>
            </w:pPr>
            <w:r>
              <w:rPr>
                <w:rFonts w:ascii="仿宋" w:hAnsi="仿宋" w:eastAsia="仿宋"/>
                <w:color w:val="000000" w:themeColor="text1"/>
                <w:sz w:val="24"/>
                <w:szCs w:val="28"/>
                <w14:textFill>
                  <w14:solidFill>
                    <w14:schemeClr w14:val="tx1"/>
                  </w14:solidFill>
                </w14:textFill>
              </w:rPr>
              <w:t>54.9285</w:t>
            </w:r>
            <w:r>
              <w:rPr>
                <w:rFonts w:hint="eastAsia" w:ascii="仿宋" w:hAnsi="仿宋" w:eastAsia="仿宋"/>
                <w:color w:val="000000" w:themeColor="text1"/>
                <w:sz w:val="24"/>
                <w:szCs w:val="28"/>
                <w14:textFill>
                  <w14:solidFill>
                    <w14:schemeClr w14:val="tx1"/>
                  </w14:solidFill>
                </w14:textFill>
              </w:rPr>
              <w:t>万元</w:t>
            </w:r>
          </w:p>
        </w:tc>
      </w:tr>
      <w:tr w14:paraId="4C00B8C1">
        <w:trPr>
          <w:trHeight w:val="623" w:hRule="atLeast"/>
        </w:trPr>
        <w:tc>
          <w:tcPr>
            <w:tcW w:w="2693" w:type="dxa"/>
            <w:vAlign w:val="center"/>
          </w:tcPr>
          <w:p w14:paraId="08294E82">
            <w:pPr>
              <w:spacing w:after="0" w:line="240" w:lineRule="auto"/>
              <w:jc w:val="both"/>
              <w:rPr>
                <w:rFonts w:hint="eastAsia" w:ascii="仿宋" w:hAnsi="仿宋" w:eastAsia="仿宋"/>
                <w:color w:val="000000" w:themeColor="text1"/>
                <w:sz w:val="24"/>
                <w:szCs w:val="28"/>
                <w14:textFill>
                  <w14:solidFill>
                    <w14:schemeClr w14:val="tx1"/>
                  </w14:solidFill>
                </w14:textFill>
              </w:rPr>
            </w:pPr>
            <w:r>
              <w:rPr>
                <w:rFonts w:hint="eastAsia" w:ascii="仿宋" w:hAnsi="仿宋" w:eastAsia="仿宋"/>
                <w:color w:val="000000" w:themeColor="text1"/>
                <w:sz w:val="24"/>
                <w:szCs w:val="28"/>
                <w14:textFill>
                  <w14:solidFill>
                    <w14:schemeClr w14:val="tx1"/>
                  </w14:solidFill>
                </w14:textFill>
              </w:rPr>
              <w:t>合计</w:t>
            </w:r>
          </w:p>
        </w:tc>
        <w:tc>
          <w:tcPr>
            <w:tcW w:w="1250" w:type="dxa"/>
            <w:vAlign w:val="center"/>
          </w:tcPr>
          <w:p w14:paraId="33B57AF6">
            <w:pPr>
              <w:spacing w:after="0" w:line="240" w:lineRule="auto"/>
              <w:jc w:val="both"/>
              <w:rPr>
                <w:rFonts w:hint="eastAsia" w:ascii="仿宋" w:hAnsi="仿宋" w:eastAsia="仿宋"/>
                <w:color w:val="000000" w:themeColor="text1"/>
                <w:sz w:val="24"/>
                <w:szCs w:val="28"/>
                <w14:textFill>
                  <w14:solidFill>
                    <w14:schemeClr w14:val="tx1"/>
                  </w14:solidFill>
                </w14:textFill>
              </w:rPr>
            </w:pPr>
            <w:r>
              <w:rPr>
                <w:rFonts w:hint="eastAsia" w:ascii="仿宋" w:hAnsi="仿宋" w:eastAsia="仿宋"/>
                <w:color w:val="000000" w:themeColor="text1"/>
                <w:sz w:val="24"/>
                <w:szCs w:val="28"/>
                <w14:textFill>
                  <w14:solidFill>
                    <w14:schemeClr w14:val="tx1"/>
                  </w14:solidFill>
                </w14:textFill>
              </w:rPr>
              <w:t>100%</w:t>
            </w:r>
          </w:p>
        </w:tc>
        <w:tc>
          <w:tcPr>
            <w:tcW w:w="2465" w:type="dxa"/>
            <w:vAlign w:val="center"/>
          </w:tcPr>
          <w:p w14:paraId="543B0FE0">
            <w:pPr>
              <w:spacing w:after="0" w:line="240" w:lineRule="auto"/>
              <w:jc w:val="both"/>
              <w:rPr>
                <w:rFonts w:hint="eastAsia" w:ascii="仿宋" w:hAnsi="仿宋" w:eastAsia="仿宋"/>
                <w:color w:val="000000" w:themeColor="text1"/>
                <w:sz w:val="24"/>
                <w:szCs w:val="28"/>
                <w14:textFill>
                  <w14:solidFill>
                    <w14:schemeClr w14:val="tx1"/>
                  </w14:solidFill>
                </w14:textFill>
              </w:rPr>
            </w:pPr>
            <w:bookmarkStart w:id="43" w:name="OLE_LINK72"/>
            <w:r>
              <w:rPr>
                <w:rFonts w:hint="eastAsia" w:ascii="仿宋" w:hAnsi="仿宋" w:eastAsia="仿宋"/>
                <w:color w:val="000000" w:themeColor="text1"/>
                <w:sz w:val="24"/>
                <w:szCs w:val="28"/>
                <w14:textFill>
                  <w14:solidFill>
                    <w14:schemeClr w14:val="tx1"/>
                  </w14:solidFill>
                </w14:textFill>
              </w:rPr>
              <w:t>500</w:t>
            </w:r>
            <w:r>
              <w:rPr>
                <w:rFonts w:ascii="仿宋" w:hAnsi="仿宋" w:eastAsia="仿宋"/>
                <w:color w:val="000000" w:themeColor="text1"/>
                <w:sz w:val="24"/>
                <w:szCs w:val="28"/>
                <w14:textFill>
                  <w14:solidFill>
                    <w14:schemeClr w14:val="tx1"/>
                  </w14:solidFill>
                </w14:textFill>
              </w:rPr>
              <w:t>万元</w:t>
            </w:r>
            <w:bookmarkEnd w:id="43"/>
          </w:p>
        </w:tc>
        <w:tc>
          <w:tcPr>
            <w:tcW w:w="2465" w:type="dxa"/>
            <w:vAlign w:val="center"/>
          </w:tcPr>
          <w:p w14:paraId="78DCDC6A">
            <w:pPr>
              <w:spacing w:after="0" w:line="240" w:lineRule="auto"/>
              <w:jc w:val="both"/>
              <w:rPr>
                <w:rFonts w:hint="eastAsia" w:ascii="仿宋" w:hAnsi="仿宋" w:eastAsia="仿宋"/>
                <w:color w:val="000000" w:themeColor="text1"/>
                <w:sz w:val="24"/>
                <w:szCs w:val="28"/>
                <w14:textFill>
                  <w14:solidFill>
                    <w14:schemeClr w14:val="tx1"/>
                  </w14:solidFill>
                </w14:textFill>
              </w:rPr>
            </w:pPr>
            <w:r>
              <w:rPr>
                <w:rFonts w:hint="eastAsia" w:ascii="仿宋" w:hAnsi="仿宋" w:eastAsia="仿宋"/>
                <w:color w:val="000000" w:themeColor="text1"/>
                <w:sz w:val="24"/>
                <w:szCs w:val="28"/>
                <w14:textFill>
                  <w14:solidFill>
                    <w14:schemeClr w14:val="tx1"/>
                  </w14:solidFill>
                </w14:textFill>
              </w:rPr>
              <w:t>500</w:t>
            </w:r>
            <w:r>
              <w:rPr>
                <w:rFonts w:ascii="仿宋" w:hAnsi="仿宋" w:eastAsia="仿宋"/>
                <w:color w:val="000000" w:themeColor="text1"/>
                <w:sz w:val="24"/>
                <w:szCs w:val="28"/>
                <w14:textFill>
                  <w14:solidFill>
                    <w14:schemeClr w14:val="tx1"/>
                  </w14:solidFill>
                </w14:textFill>
              </w:rPr>
              <w:t>万元</w:t>
            </w:r>
          </w:p>
        </w:tc>
      </w:tr>
      <w:bookmarkEnd w:id="42"/>
    </w:tbl>
    <w:p w14:paraId="52BCB3D5">
      <w:pPr>
        <w:pStyle w:val="12"/>
        <w:spacing w:before="129" w:line="360" w:lineRule="auto"/>
        <w:outlineLvl w:val="1"/>
        <w:rPr>
          <w:rFonts w:hint="eastAsia" w:ascii="华文楷体" w:hAnsi="华文楷体" w:eastAsia="华文楷体" w:cs="华文楷体"/>
          <w:b/>
          <w:bCs/>
          <w:spacing w:val="-4"/>
          <w:sz w:val="32"/>
          <w:szCs w:val="32"/>
          <w:lang w:eastAsia="zh-CN"/>
        </w:rPr>
      </w:pPr>
      <w:bookmarkStart w:id="44" w:name="_Toc236409670"/>
      <w:r>
        <w:rPr>
          <w:rFonts w:hint="eastAsia" w:ascii="华文楷体" w:hAnsi="华文楷体" w:eastAsia="华文楷体" w:cs="华文楷体"/>
          <w:b/>
          <w:bCs/>
          <w:spacing w:val="-4"/>
          <w:sz w:val="32"/>
          <w:szCs w:val="32"/>
          <w:lang w:eastAsia="zh-CN"/>
        </w:rPr>
        <w:t>1.4股权架构</w:t>
      </w:r>
      <w:bookmarkEnd w:id="44"/>
    </w:p>
    <w:p w14:paraId="2C4BC58D">
      <w:pPr>
        <w:pStyle w:val="12"/>
        <w:spacing w:before="129" w:line="360" w:lineRule="auto"/>
        <w:ind w:left="34"/>
        <w:outlineLvl w:val="2"/>
        <w:rPr>
          <w:rFonts w:hint="eastAsia" w:ascii="华文楷体" w:hAnsi="华文楷体" w:eastAsia="华文楷体" w:cs="华文楷体"/>
          <w:b/>
          <w:bCs/>
          <w:color w:val="000000" w:themeColor="text1"/>
          <w:spacing w:val="-4"/>
          <w:sz w:val="30"/>
          <w:szCs w:val="30"/>
          <w:lang w:eastAsia="zh-CN"/>
          <w14:textFill>
            <w14:solidFill>
              <w14:schemeClr w14:val="tx1"/>
            </w14:solidFill>
          </w14:textFill>
        </w:rPr>
      </w:pPr>
      <w:bookmarkStart w:id="45" w:name="_Toc236409671"/>
      <w:bookmarkStart w:id="46" w:name="_Toc236409565"/>
      <w:bookmarkStart w:id="47" w:name="_Toc226042703"/>
      <w:r>
        <w:rPr>
          <w:rFonts w:hint="eastAsia" w:ascii="华文楷体" w:hAnsi="华文楷体" w:eastAsia="华文楷体" w:cs="华文楷体"/>
          <w:b/>
          <w:bCs/>
          <w:color w:val="000000" w:themeColor="text1"/>
          <w:spacing w:val="-4"/>
          <w:sz w:val="30"/>
          <w:szCs w:val="30"/>
          <w:lang w:eastAsia="zh-CN"/>
          <w14:textFill>
            <w14:solidFill>
              <w14:schemeClr w14:val="tx1"/>
            </w14:solidFill>
          </w14:textFill>
        </w:rPr>
        <w:t>1.4.1股东结构</w:t>
      </w:r>
      <w:bookmarkEnd w:id="45"/>
      <w:bookmarkEnd w:id="46"/>
      <w:bookmarkEnd w:id="47"/>
    </w:p>
    <w:p w14:paraId="71E67D86">
      <w:pPr>
        <w:ind w:firstLine="560" w:firstLineChars="200"/>
        <w:jc w:val="both"/>
        <w:rPr>
          <w:rFonts w:hint="eastAsia" w:ascii="仿宋" w:hAnsi="仿宋" w:eastAsia="仿宋"/>
          <w:color w:val="000000" w:themeColor="text1"/>
          <w:sz w:val="28"/>
          <w:szCs w:val="32"/>
          <w14:textFill>
            <w14:solidFill>
              <w14:schemeClr w14:val="tx1"/>
            </w14:solidFill>
          </w14:textFill>
        </w:rPr>
      </w:pPr>
      <w:r>
        <w:rPr>
          <w:rFonts w:hint="eastAsia" w:ascii="仿宋" w:hAnsi="仿宋" w:eastAsia="仿宋"/>
          <w:color w:val="000000" w:themeColor="text1"/>
          <w:sz w:val="28"/>
          <w:szCs w:val="32"/>
          <w14:textFill>
            <w14:solidFill>
              <w14:schemeClr w14:val="tx1"/>
            </w14:solidFill>
          </w14:textFill>
        </w:rPr>
        <w:t>截至本报告截止日，中科微感尚未设立董事会，由沈文锋担任执行董事，中科微感股权架构较为明晰，实际控制人为创始人沈文锋，直接持有中科微感24.9880%股权，并且为宁波启零数感、宁波启岐数感、宁波纳闻传感、宁波祈息、宁波摩穆斯 GP（执行事务合伙人/或联合行动人），直接表决权为 85.11%。</w:t>
      </w:r>
    </w:p>
    <w:p w14:paraId="326A6C93">
      <w:pPr>
        <w:ind w:firstLine="560" w:firstLineChars="200"/>
        <w:jc w:val="both"/>
        <w:rPr>
          <w:rFonts w:hint="eastAsia" w:ascii="仿宋" w:hAnsi="仿宋" w:eastAsia="仿宋"/>
          <w:color w:val="000000" w:themeColor="text1"/>
          <w:sz w:val="28"/>
          <w:szCs w:val="32"/>
          <w14:textFill>
            <w14:solidFill>
              <w14:schemeClr w14:val="tx1"/>
            </w14:solidFill>
          </w14:textFill>
        </w:rPr>
      </w:pPr>
      <w:r>
        <w:rPr>
          <w:rFonts w:hint="eastAsia" w:ascii="仿宋" w:hAnsi="仿宋" w:eastAsia="仿宋"/>
          <w:color w:val="000000" w:themeColor="text1"/>
          <w:sz w:val="28"/>
          <w:szCs w:val="32"/>
          <w14:textFill>
            <w14:solidFill>
              <w14:schemeClr w14:val="tx1"/>
            </w14:solidFill>
          </w14:textFill>
        </w:rPr>
        <w:t>具体如下：</w:t>
      </w:r>
    </w:p>
    <w:tbl>
      <w:tblPr>
        <w:tblStyle w:val="22"/>
        <w:tblW w:w="840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Change w:id="219" w:author="沈文锋" w:date="2026-09-02T08:58:50Z">
          <w:tblPr>
            <w:tblStyle w:val="22"/>
            <w:tblW w:w="924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PrChange>
      </w:tblPr>
      <w:tblGrid>
        <w:gridCol w:w="704"/>
        <w:gridCol w:w="2835"/>
        <w:gridCol w:w="1276"/>
        <w:gridCol w:w="2268"/>
        <w:gridCol w:w="1325"/>
        <w:tblGridChange w:id="220">
          <w:tblGrid>
            <w:gridCol w:w="704"/>
            <w:gridCol w:w="2835"/>
            <w:gridCol w:w="1276"/>
            <w:gridCol w:w="2268"/>
            <w:gridCol w:w="2165"/>
          </w:tblGrid>
        </w:tblGridChange>
      </w:tblGrid>
      <w:tr w14:paraId="0D318FA4">
        <w:trPr>
          <w:trHeight w:val="552" w:hRule="atLeast"/>
          <w:trPrChange w:id="221" w:author="沈文锋" w:date="2026-09-02T08:58:50Z">
            <w:trPr>
              <w:trHeight w:val="552" w:hRule="atLeast"/>
            </w:trPr>
          </w:trPrChange>
        </w:trPr>
        <w:tc>
          <w:tcPr>
            <w:tcW w:w="704" w:type="dxa"/>
            <w:vAlign w:val="center"/>
            <w:tcPrChange w:id="222" w:author="沈文锋" w:date="2026-09-02T08:58:50Z">
              <w:tcPr>
                <w:tcW w:w="704" w:type="dxa"/>
                <w:vAlign w:val="center"/>
              </w:tcPr>
            </w:tcPrChange>
          </w:tcPr>
          <w:p w14:paraId="37D416A6">
            <w:pPr>
              <w:spacing w:after="0" w:line="240" w:lineRule="auto"/>
              <w:jc w:val="both"/>
              <w:rPr>
                <w:rFonts w:hint="eastAsia" w:ascii="仿宋" w:hAnsi="仿宋" w:eastAsia="仿宋"/>
                <w:b/>
                <w:bCs/>
                <w:color w:val="000000" w:themeColor="text1"/>
                <w:sz w:val="24"/>
                <w:szCs w:val="28"/>
                <w14:textFill>
                  <w14:solidFill>
                    <w14:schemeClr w14:val="tx1"/>
                  </w14:solidFill>
                </w14:textFill>
              </w:rPr>
            </w:pPr>
            <w:bookmarkStart w:id="48" w:name="OLE_LINK99"/>
            <w:r>
              <w:rPr>
                <w:rFonts w:hint="eastAsia" w:ascii="仿宋" w:hAnsi="仿宋" w:eastAsia="仿宋"/>
                <w:b/>
                <w:bCs/>
                <w:color w:val="000000" w:themeColor="text1"/>
                <w:sz w:val="24"/>
                <w:szCs w:val="28"/>
                <w14:textFill>
                  <w14:solidFill>
                    <w14:schemeClr w14:val="tx1"/>
                  </w14:solidFill>
                </w14:textFill>
              </w:rPr>
              <w:t>序号</w:t>
            </w:r>
          </w:p>
        </w:tc>
        <w:tc>
          <w:tcPr>
            <w:tcW w:w="2835" w:type="dxa"/>
            <w:vAlign w:val="center"/>
            <w:tcPrChange w:id="223" w:author="沈文锋" w:date="2026-09-02T08:58:50Z">
              <w:tcPr>
                <w:tcW w:w="2835" w:type="dxa"/>
                <w:vAlign w:val="center"/>
              </w:tcPr>
            </w:tcPrChange>
          </w:tcPr>
          <w:p w14:paraId="5E75B093">
            <w:pPr>
              <w:spacing w:after="0" w:line="240" w:lineRule="auto"/>
              <w:jc w:val="both"/>
              <w:rPr>
                <w:rFonts w:hint="eastAsia" w:ascii="仿宋" w:hAnsi="仿宋" w:eastAsia="仿宋"/>
                <w:b/>
                <w:bCs/>
                <w:color w:val="000000" w:themeColor="text1"/>
                <w:sz w:val="24"/>
                <w:szCs w:val="28"/>
                <w14:textFill>
                  <w14:solidFill>
                    <w14:schemeClr w14:val="tx1"/>
                  </w14:solidFill>
                </w14:textFill>
              </w:rPr>
            </w:pPr>
            <w:r>
              <w:rPr>
                <w:rFonts w:hint="eastAsia" w:ascii="仿宋" w:hAnsi="仿宋" w:eastAsia="仿宋"/>
                <w:b/>
                <w:bCs/>
                <w:color w:val="000000" w:themeColor="text1"/>
                <w:sz w:val="24"/>
                <w:szCs w:val="28"/>
                <w14:textFill>
                  <w14:solidFill>
                    <w14:schemeClr w14:val="tx1"/>
                  </w14:solidFill>
                </w14:textFill>
              </w:rPr>
              <w:t>股东名称</w:t>
            </w:r>
          </w:p>
        </w:tc>
        <w:tc>
          <w:tcPr>
            <w:tcW w:w="1276" w:type="dxa"/>
            <w:vAlign w:val="center"/>
            <w:tcPrChange w:id="224" w:author="沈文锋" w:date="2026-09-02T08:58:50Z">
              <w:tcPr>
                <w:tcW w:w="1276" w:type="dxa"/>
                <w:vAlign w:val="center"/>
              </w:tcPr>
            </w:tcPrChange>
          </w:tcPr>
          <w:p w14:paraId="6403E22C">
            <w:pPr>
              <w:spacing w:after="0" w:line="240" w:lineRule="auto"/>
              <w:jc w:val="both"/>
              <w:rPr>
                <w:rFonts w:hint="eastAsia" w:ascii="仿宋" w:hAnsi="仿宋" w:eastAsia="仿宋"/>
                <w:b/>
                <w:bCs/>
                <w:color w:val="000000" w:themeColor="text1"/>
                <w:sz w:val="24"/>
                <w:szCs w:val="28"/>
                <w14:textFill>
                  <w14:solidFill>
                    <w14:schemeClr w14:val="tx1"/>
                  </w14:solidFill>
                </w14:textFill>
              </w:rPr>
            </w:pPr>
            <w:r>
              <w:rPr>
                <w:rFonts w:hint="eastAsia" w:ascii="仿宋" w:hAnsi="仿宋" w:eastAsia="仿宋"/>
                <w:b/>
                <w:bCs/>
                <w:color w:val="000000" w:themeColor="text1"/>
                <w:sz w:val="24"/>
                <w:szCs w:val="28"/>
                <w14:textFill>
                  <w14:solidFill>
                    <w14:schemeClr w14:val="tx1"/>
                  </w14:solidFill>
                </w14:textFill>
              </w:rPr>
              <w:t>持股比例</w:t>
            </w:r>
          </w:p>
        </w:tc>
        <w:tc>
          <w:tcPr>
            <w:tcW w:w="2268" w:type="dxa"/>
            <w:vAlign w:val="center"/>
            <w:tcPrChange w:id="225" w:author="沈文锋" w:date="2026-09-02T08:58:50Z">
              <w:tcPr>
                <w:tcW w:w="2268" w:type="dxa"/>
                <w:vAlign w:val="center"/>
              </w:tcPr>
            </w:tcPrChange>
          </w:tcPr>
          <w:p w14:paraId="0408ABF9">
            <w:pPr>
              <w:spacing w:after="0" w:line="240" w:lineRule="auto"/>
              <w:jc w:val="both"/>
              <w:rPr>
                <w:rFonts w:hint="eastAsia" w:ascii="仿宋" w:hAnsi="仿宋" w:eastAsia="仿宋"/>
                <w:b/>
                <w:bCs/>
                <w:color w:val="000000" w:themeColor="text1"/>
                <w:sz w:val="24"/>
                <w:szCs w:val="28"/>
                <w14:textFill>
                  <w14:solidFill>
                    <w14:schemeClr w14:val="tx1"/>
                  </w14:solidFill>
                </w14:textFill>
              </w:rPr>
            </w:pPr>
            <w:r>
              <w:rPr>
                <w:rFonts w:hint="eastAsia" w:ascii="仿宋" w:hAnsi="仿宋" w:eastAsia="仿宋"/>
                <w:b/>
                <w:bCs/>
                <w:color w:val="000000" w:themeColor="text1"/>
                <w:sz w:val="24"/>
                <w:szCs w:val="28"/>
                <w14:textFill>
                  <w14:solidFill>
                    <w14:schemeClr w14:val="tx1"/>
                  </w14:solidFill>
                </w14:textFill>
              </w:rPr>
              <w:t>背景</w:t>
            </w:r>
          </w:p>
        </w:tc>
        <w:tc>
          <w:tcPr>
            <w:tcW w:w="1325" w:type="dxa"/>
            <w:vAlign w:val="center"/>
            <w:tcPrChange w:id="226" w:author="沈文锋" w:date="2026-09-02T08:58:50Z">
              <w:tcPr>
                <w:tcW w:w="2165" w:type="dxa"/>
                <w:vAlign w:val="center"/>
              </w:tcPr>
            </w:tcPrChange>
          </w:tcPr>
          <w:p w14:paraId="5BBA17D8">
            <w:pPr>
              <w:spacing w:after="0" w:line="240" w:lineRule="auto"/>
              <w:jc w:val="both"/>
              <w:rPr>
                <w:rFonts w:hint="eastAsia" w:ascii="仿宋" w:hAnsi="仿宋" w:eastAsia="仿宋"/>
                <w:b/>
                <w:bCs/>
                <w:color w:val="000000" w:themeColor="text1"/>
                <w:sz w:val="24"/>
                <w:szCs w:val="28"/>
                <w14:textFill>
                  <w14:solidFill>
                    <w14:schemeClr w14:val="tx1"/>
                  </w14:solidFill>
                </w14:textFill>
              </w:rPr>
            </w:pPr>
            <w:r>
              <w:rPr>
                <w:rFonts w:hint="eastAsia" w:ascii="仿宋" w:hAnsi="仿宋" w:eastAsia="仿宋"/>
                <w:b/>
                <w:bCs/>
                <w:color w:val="000000" w:themeColor="text1"/>
                <w:sz w:val="24"/>
                <w:szCs w:val="28"/>
                <w14:textFill>
                  <w14:solidFill>
                    <w14:schemeClr w14:val="tx1"/>
                  </w14:solidFill>
                </w14:textFill>
              </w:rPr>
              <w:t>备注</w:t>
            </w:r>
          </w:p>
        </w:tc>
      </w:tr>
      <w:tr w14:paraId="2A6CD365">
        <w:trPr>
          <w:trHeight w:val="552" w:hRule="atLeast"/>
          <w:trPrChange w:id="227" w:author="沈文锋" w:date="2026-09-02T08:58:50Z">
            <w:trPr>
              <w:trHeight w:val="552" w:hRule="atLeast"/>
            </w:trPr>
          </w:trPrChange>
        </w:trPr>
        <w:tc>
          <w:tcPr>
            <w:tcW w:w="704" w:type="dxa"/>
            <w:vAlign w:val="center"/>
            <w:tcPrChange w:id="228" w:author="沈文锋" w:date="2026-09-02T08:58:50Z">
              <w:tcPr>
                <w:tcW w:w="704" w:type="dxa"/>
                <w:vAlign w:val="center"/>
              </w:tcPr>
            </w:tcPrChange>
          </w:tcPr>
          <w:p w14:paraId="416035B5">
            <w:pPr>
              <w:spacing w:after="0" w:line="240" w:lineRule="auto"/>
              <w:jc w:val="both"/>
              <w:rPr>
                <w:rFonts w:hint="eastAsia" w:ascii="仿宋" w:hAnsi="仿宋" w:eastAsia="仿宋"/>
                <w:color w:val="000000" w:themeColor="text1"/>
                <w:sz w:val="24"/>
                <w:szCs w:val="28"/>
                <w14:textFill>
                  <w14:solidFill>
                    <w14:schemeClr w14:val="tx1"/>
                  </w14:solidFill>
                </w14:textFill>
              </w:rPr>
            </w:pPr>
            <w:r>
              <w:rPr>
                <w:rFonts w:hint="eastAsia" w:ascii="仿宋" w:hAnsi="仿宋" w:eastAsia="仿宋"/>
                <w:color w:val="000000" w:themeColor="text1"/>
                <w:sz w:val="24"/>
                <w:szCs w:val="28"/>
                <w14:textFill>
                  <w14:solidFill>
                    <w14:schemeClr w14:val="tx1"/>
                  </w14:solidFill>
                </w14:textFill>
              </w:rPr>
              <w:t>1</w:t>
            </w:r>
          </w:p>
        </w:tc>
        <w:tc>
          <w:tcPr>
            <w:tcW w:w="2835" w:type="dxa"/>
            <w:vAlign w:val="center"/>
            <w:tcPrChange w:id="229" w:author="沈文锋" w:date="2026-09-02T08:58:50Z">
              <w:tcPr>
                <w:tcW w:w="2835" w:type="dxa"/>
                <w:vAlign w:val="center"/>
              </w:tcPr>
            </w:tcPrChange>
          </w:tcPr>
          <w:p w14:paraId="22F94443">
            <w:pPr>
              <w:spacing w:after="0" w:line="240" w:lineRule="auto"/>
              <w:jc w:val="both"/>
              <w:rPr>
                <w:rFonts w:hint="eastAsia" w:ascii="仿宋" w:hAnsi="仿宋" w:eastAsia="仿宋"/>
                <w:color w:val="000000" w:themeColor="text1"/>
                <w:sz w:val="24"/>
                <w:szCs w:val="28"/>
                <w14:textFill>
                  <w14:solidFill>
                    <w14:schemeClr w14:val="tx1"/>
                  </w14:solidFill>
                </w14:textFill>
              </w:rPr>
            </w:pPr>
            <w:r>
              <w:rPr>
                <w:rFonts w:hint="eastAsia" w:ascii="仿宋" w:hAnsi="仿宋" w:eastAsia="仿宋"/>
                <w:color w:val="000000" w:themeColor="text1"/>
                <w:sz w:val="24"/>
                <w:szCs w:val="28"/>
                <w14:textFill>
                  <w14:solidFill>
                    <w14:schemeClr w14:val="tx1"/>
                  </w14:solidFill>
                </w14:textFill>
              </w:rPr>
              <w:t>沈文锋</w:t>
            </w:r>
          </w:p>
        </w:tc>
        <w:tc>
          <w:tcPr>
            <w:tcW w:w="1276" w:type="dxa"/>
            <w:vAlign w:val="center"/>
            <w:tcPrChange w:id="230" w:author="沈文锋" w:date="2026-09-02T08:58:50Z">
              <w:tcPr>
                <w:tcW w:w="1276" w:type="dxa"/>
                <w:vAlign w:val="center"/>
              </w:tcPr>
            </w:tcPrChange>
          </w:tcPr>
          <w:p w14:paraId="4FBC7A35">
            <w:pPr>
              <w:spacing w:after="0" w:line="240" w:lineRule="auto"/>
              <w:jc w:val="both"/>
              <w:rPr>
                <w:rFonts w:hint="eastAsia" w:ascii="仿宋" w:hAnsi="仿宋" w:eastAsia="仿宋"/>
                <w:color w:val="000000" w:themeColor="text1"/>
                <w:sz w:val="24"/>
                <w:szCs w:val="28"/>
                <w14:textFill>
                  <w14:solidFill>
                    <w14:schemeClr w14:val="tx1"/>
                  </w14:solidFill>
                </w14:textFill>
              </w:rPr>
            </w:pPr>
            <w:r>
              <w:rPr>
                <w:rFonts w:hint="eastAsia" w:ascii="仿宋" w:hAnsi="仿宋" w:eastAsia="仿宋"/>
                <w:color w:val="000000" w:themeColor="text1"/>
                <w:sz w:val="24"/>
                <w:szCs w:val="28"/>
                <w14:textFill>
                  <w14:solidFill>
                    <w14:schemeClr w14:val="tx1"/>
                  </w14:solidFill>
                </w14:textFill>
              </w:rPr>
              <w:t>24.988%</w:t>
            </w:r>
          </w:p>
        </w:tc>
        <w:tc>
          <w:tcPr>
            <w:tcW w:w="2268" w:type="dxa"/>
            <w:vAlign w:val="center"/>
            <w:tcPrChange w:id="231" w:author="沈文锋" w:date="2026-09-02T08:58:50Z">
              <w:tcPr>
                <w:tcW w:w="2268" w:type="dxa"/>
                <w:vAlign w:val="center"/>
              </w:tcPr>
            </w:tcPrChange>
          </w:tcPr>
          <w:p w14:paraId="0CA9221E">
            <w:pPr>
              <w:spacing w:after="0" w:line="240" w:lineRule="auto"/>
              <w:jc w:val="both"/>
              <w:rPr>
                <w:rFonts w:hint="eastAsia" w:ascii="仿宋" w:hAnsi="仿宋" w:eastAsia="仿宋"/>
                <w:color w:val="000000" w:themeColor="text1"/>
                <w:sz w:val="24"/>
                <w:szCs w:val="28"/>
                <w14:textFill>
                  <w14:solidFill>
                    <w14:schemeClr w14:val="tx1"/>
                  </w14:solidFill>
                </w14:textFill>
              </w:rPr>
            </w:pPr>
            <w:r>
              <w:rPr>
                <w:rFonts w:hint="eastAsia" w:ascii="仿宋" w:hAnsi="仿宋" w:eastAsia="仿宋"/>
                <w:color w:val="000000" w:themeColor="text1"/>
                <w:sz w:val="24"/>
                <w:szCs w:val="28"/>
                <w14:textFill>
                  <w14:solidFill>
                    <w14:schemeClr w14:val="tx1"/>
                  </w14:solidFill>
                </w14:textFill>
              </w:rPr>
              <w:t>创始人/实控人</w:t>
            </w:r>
          </w:p>
        </w:tc>
        <w:tc>
          <w:tcPr>
            <w:tcW w:w="1325" w:type="dxa"/>
            <w:vAlign w:val="center"/>
            <w:tcPrChange w:id="232" w:author="沈文锋" w:date="2026-09-02T08:58:50Z">
              <w:tcPr>
                <w:tcW w:w="2165" w:type="dxa"/>
                <w:vAlign w:val="center"/>
              </w:tcPr>
            </w:tcPrChange>
          </w:tcPr>
          <w:p w14:paraId="4F8E8ABA">
            <w:pPr>
              <w:spacing w:after="0" w:line="240" w:lineRule="auto"/>
              <w:jc w:val="both"/>
              <w:rPr>
                <w:rFonts w:hint="eastAsia" w:ascii="仿宋" w:hAnsi="仿宋" w:eastAsia="仿宋"/>
                <w:color w:val="000000" w:themeColor="text1"/>
                <w:sz w:val="24"/>
                <w:szCs w:val="28"/>
                <w14:textFill>
                  <w14:solidFill>
                    <w14:schemeClr w14:val="tx1"/>
                  </w14:solidFill>
                </w14:textFill>
              </w:rPr>
            </w:pPr>
          </w:p>
        </w:tc>
      </w:tr>
      <w:tr w14:paraId="7A9A74F8">
        <w:trPr>
          <w:trHeight w:val="552" w:hRule="atLeast"/>
          <w:trPrChange w:id="233" w:author="沈文锋" w:date="2026-09-02T08:58:50Z">
            <w:trPr>
              <w:trHeight w:val="552" w:hRule="atLeast"/>
            </w:trPr>
          </w:trPrChange>
        </w:trPr>
        <w:tc>
          <w:tcPr>
            <w:tcW w:w="704" w:type="dxa"/>
            <w:vAlign w:val="center"/>
            <w:tcPrChange w:id="234" w:author="沈文锋" w:date="2026-09-02T08:58:50Z">
              <w:tcPr>
                <w:tcW w:w="704" w:type="dxa"/>
                <w:vAlign w:val="center"/>
              </w:tcPr>
            </w:tcPrChange>
          </w:tcPr>
          <w:p w14:paraId="2BF68AA8">
            <w:pPr>
              <w:spacing w:after="0" w:line="240" w:lineRule="auto"/>
              <w:jc w:val="both"/>
              <w:rPr>
                <w:rFonts w:hint="eastAsia" w:ascii="仿宋" w:hAnsi="仿宋" w:eastAsia="仿宋"/>
                <w:color w:val="000000" w:themeColor="text1"/>
                <w:sz w:val="24"/>
                <w:szCs w:val="28"/>
                <w14:textFill>
                  <w14:solidFill>
                    <w14:schemeClr w14:val="tx1"/>
                  </w14:solidFill>
                </w14:textFill>
              </w:rPr>
            </w:pPr>
            <w:r>
              <w:rPr>
                <w:rFonts w:hint="eastAsia" w:ascii="仿宋" w:hAnsi="仿宋" w:eastAsia="仿宋"/>
                <w:color w:val="000000" w:themeColor="text1"/>
                <w:sz w:val="24"/>
                <w:szCs w:val="28"/>
                <w14:textFill>
                  <w14:solidFill>
                    <w14:schemeClr w14:val="tx1"/>
                  </w14:solidFill>
                </w14:textFill>
              </w:rPr>
              <w:t>2</w:t>
            </w:r>
          </w:p>
        </w:tc>
        <w:tc>
          <w:tcPr>
            <w:tcW w:w="2835" w:type="dxa"/>
            <w:vAlign w:val="center"/>
            <w:tcPrChange w:id="235" w:author="沈文锋" w:date="2026-09-02T08:58:50Z">
              <w:tcPr>
                <w:tcW w:w="2835" w:type="dxa"/>
                <w:vAlign w:val="center"/>
              </w:tcPr>
            </w:tcPrChange>
          </w:tcPr>
          <w:p w14:paraId="2C321504">
            <w:pPr>
              <w:spacing w:after="0" w:line="240" w:lineRule="auto"/>
              <w:jc w:val="both"/>
              <w:rPr>
                <w:rFonts w:hint="eastAsia" w:ascii="仿宋" w:hAnsi="仿宋" w:eastAsia="仿宋"/>
                <w:color w:val="000000" w:themeColor="text1"/>
                <w:sz w:val="24"/>
                <w:szCs w:val="28"/>
                <w14:textFill>
                  <w14:solidFill>
                    <w14:schemeClr w14:val="tx1"/>
                  </w14:solidFill>
                </w14:textFill>
              </w:rPr>
            </w:pPr>
            <w:r>
              <w:rPr>
                <w:rFonts w:hint="eastAsia" w:ascii="仿宋" w:hAnsi="仿宋" w:eastAsia="仿宋"/>
                <w:color w:val="000000" w:themeColor="text1"/>
                <w:sz w:val="24"/>
                <w:szCs w:val="28"/>
                <w14:textFill>
                  <w14:solidFill>
                    <w14:schemeClr w14:val="tx1"/>
                  </w14:solidFill>
                </w14:textFill>
              </w:rPr>
              <w:t>宁波启零数感技术服务合伙企业</w:t>
            </w:r>
            <w:bookmarkStart w:id="49" w:name="OLE_LINK87"/>
            <w:r>
              <w:rPr>
                <w:rFonts w:hint="eastAsia" w:ascii="仿宋" w:hAnsi="仿宋" w:eastAsia="仿宋"/>
                <w:color w:val="000000" w:themeColor="text1"/>
                <w:sz w:val="24"/>
                <w:szCs w:val="28"/>
                <w14:textFill>
                  <w14:solidFill>
                    <w14:schemeClr w14:val="tx1"/>
                  </w14:solidFill>
                </w14:textFill>
              </w:rPr>
              <w:t>（有限合伙）</w:t>
            </w:r>
            <w:bookmarkEnd w:id="49"/>
          </w:p>
        </w:tc>
        <w:tc>
          <w:tcPr>
            <w:tcW w:w="1276" w:type="dxa"/>
            <w:vAlign w:val="center"/>
            <w:tcPrChange w:id="236" w:author="沈文锋" w:date="2026-09-02T08:58:50Z">
              <w:tcPr>
                <w:tcW w:w="1276" w:type="dxa"/>
                <w:vAlign w:val="center"/>
              </w:tcPr>
            </w:tcPrChange>
          </w:tcPr>
          <w:p w14:paraId="185D06F5">
            <w:pPr>
              <w:spacing w:after="0" w:line="240" w:lineRule="auto"/>
              <w:jc w:val="both"/>
              <w:rPr>
                <w:rFonts w:hint="eastAsia" w:ascii="仿宋" w:hAnsi="仿宋" w:eastAsia="仿宋"/>
                <w:color w:val="000000" w:themeColor="text1"/>
                <w:sz w:val="24"/>
                <w:szCs w:val="28"/>
                <w14:textFill>
                  <w14:solidFill>
                    <w14:schemeClr w14:val="tx1"/>
                  </w14:solidFill>
                </w14:textFill>
              </w:rPr>
            </w:pPr>
            <w:r>
              <w:rPr>
                <w:rFonts w:hint="eastAsia" w:ascii="仿宋" w:hAnsi="仿宋" w:eastAsia="仿宋"/>
                <w:color w:val="000000" w:themeColor="text1"/>
                <w:sz w:val="24"/>
                <w:szCs w:val="28"/>
                <w14:textFill>
                  <w14:solidFill>
                    <w14:schemeClr w14:val="tx1"/>
                  </w14:solidFill>
                </w14:textFill>
              </w:rPr>
              <w:t>21.4183%</w:t>
            </w:r>
          </w:p>
        </w:tc>
        <w:tc>
          <w:tcPr>
            <w:tcW w:w="2268" w:type="dxa"/>
            <w:vAlign w:val="center"/>
            <w:tcPrChange w:id="237" w:author="沈文锋" w:date="2026-09-02T08:58:50Z">
              <w:tcPr>
                <w:tcW w:w="2268" w:type="dxa"/>
                <w:vAlign w:val="center"/>
              </w:tcPr>
            </w:tcPrChange>
          </w:tcPr>
          <w:p w14:paraId="43E0A9F0">
            <w:pPr>
              <w:spacing w:after="0" w:line="240" w:lineRule="auto"/>
              <w:jc w:val="both"/>
              <w:rPr>
                <w:rFonts w:hint="eastAsia" w:ascii="仿宋" w:hAnsi="仿宋" w:eastAsia="仿宋"/>
                <w:color w:val="000000" w:themeColor="text1"/>
                <w:sz w:val="24"/>
                <w:szCs w:val="28"/>
                <w14:textFill>
                  <w14:solidFill>
                    <w14:schemeClr w14:val="tx1"/>
                  </w14:solidFill>
                </w14:textFill>
              </w:rPr>
            </w:pPr>
            <w:r>
              <w:rPr>
                <w:rFonts w:hint="eastAsia" w:ascii="仿宋" w:hAnsi="仿宋" w:eastAsia="仿宋"/>
                <w:color w:val="000000" w:themeColor="text1"/>
                <w:sz w:val="24"/>
                <w:szCs w:val="28"/>
                <w14:textFill>
                  <w14:solidFill>
                    <w14:schemeClr w14:val="tx1"/>
                  </w14:solidFill>
                </w14:textFill>
              </w:rPr>
              <w:t>核心团队持股平台</w:t>
            </w:r>
          </w:p>
        </w:tc>
        <w:tc>
          <w:tcPr>
            <w:tcW w:w="1325" w:type="dxa"/>
            <w:vAlign w:val="center"/>
            <w:tcPrChange w:id="238" w:author="沈文锋" w:date="2026-09-02T08:58:50Z">
              <w:tcPr>
                <w:tcW w:w="2165" w:type="dxa"/>
                <w:vAlign w:val="center"/>
              </w:tcPr>
            </w:tcPrChange>
          </w:tcPr>
          <w:p w14:paraId="1CE43A3A">
            <w:pPr>
              <w:spacing w:after="0" w:line="240" w:lineRule="auto"/>
              <w:jc w:val="both"/>
              <w:rPr>
                <w:rFonts w:hint="eastAsia" w:ascii="仿宋" w:hAnsi="仿宋" w:eastAsia="仿宋"/>
                <w:color w:val="000000" w:themeColor="text1"/>
                <w:sz w:val="24"/>
                <w:szCs w:val="28"/>
                <w14:textFill>
                  <w14:solidFill>
                    <w14:schemeClr w14:val="tx1"/>
                  </w14:solidFill>
                </w14:textFill>
              </w:rPr>
            </w:pPr>
            <w:bookmarkStart w:id="50" w:name="OLE_LINK88"/>
            <w:r>
              <w:rPr>
                <w:rFonts w:hint="eastAsia" w:ascii="仿宋" w:hAnsi="仿宋" w:eastAsia="仿宋"/>
                <w:color w:val="000000" w:themeColor="text1"/>
                <w:sz w:val="24"/>
                <w:szCs w:val="28"/>
                <w14:textFill>
                  <w14:solidFill>
                    <w14:schemeClr w14:val="tx1"/>
                  </w14:solidFill>
                </w14:textFill>
              </w:rPr>
              <w:t>GP/实控人：沈文锋</w:t>
            </w:r>
            <w:bookmarkEnd w:id="50"/>
          </w:p>
        </w:tc>
      </w:tr>
      <w:tr w14:paraId="39E37032">
        <w:trPr>
          <w:trHeight w:val="539" w:hRule="atLeast"/>
          <w:trPrChange w:id="239" w:author="沈文锋" w:date="2026-09-02T08:58:50Z">
            <w:trPr>
              <w:trHeight w:val="539" w:hRule="atLeast"/>
            </w:trPr>
          </w:trPrChange>
        </w:trPr>
        <w:tc>
          <w:tcPr>
            <w:tcW w:w="704" w:type="dxa"/>
            <w:vAlign w:val="center"/>
            <w:tcPrChange w:id="240" w:author="沈文锋" w:date="2026-09-02T08:58:50Z">
              <w:tcPr>
                <w:tcW w:w="704" w:type="dxa"/>
                <w:vAlign w:val="center"/>
              </w:tcPr>
            </w:tcPrChange>
          </w:tcPr>
          <w:p w14:paraId="12864D40">
            <w:pPr>
              <w:spacing w:after="0" w:line="240" w:lineRule="auto"/>
              <w:jc w:val="both"/>
              <w:rPr>
                <w:rFonts w:hint="eastAsia" w:ascii="仿宋" w:hAnsi="仿宋" w:eastAsia="仿宋"/>
                <w:color w:val="000000" w:themeColor="text1"/>
                <w:sz w:val="24"/>
                <w:szCs w:val="28"/>
                <w14:textFill>
                  <w14:solidFill>
                    <w14:schemeClr w14:val="tx1"/>
                  </w14:solidFill>
                </w14:textFill>
              </w:rPr>
            </w:pPr>
            <w:r>
              <w:rPr>
                <w:rFonts w:hint="eastAsia" w:ascii="仿宋" w:hAnsi="仿宋" w:eastAsia="仿宋"/>
                <w:color w:val="000000" w:themeColor="text1"/>
                <w:sz w:val="24"/>
                <w:szCs w:val="28"/>
                <w14:textFill>
                  <w14:solidFill>
                    <w14:schemeClr w14:val="tx1"/>
                  </w14:solidFill>
                </w14:textFill>
              </w:rPr>
              <w:t>3</w:t>
            </w:r>
          </w:p>
        </w:tc>
        <w:tc>
          <w:tcPr>
            <w:tcW w:w="2835" w:type="dxa"/>
            <w:vAlign w:val="center"/>
            <w:tcPrChange w:id="241" w:author="沈文锋" w:date="2026-09-02T08:58:50Z">
              <w:tcPr>
                <w:tcW w:w="2835" w:type="dxa"/>
                <w:vAlign w:val="center"/>
              </w:tcPr>
            </w:tcPrChange>
          </w:tcPr>
          <w:p w14:paraId="454E4D2B">
            <w:pPr>
              <w:spacing w:after="0" w:line="240" w:lineRule="auto"/>
              <w:jc w:val="both"/>
              <w:rPr>
                <w:rFonts w:hint="eastAsia" w:ascii="仿宋" w:hAnsi="仿宋" w:eastAsia="仿宋"/>
                <w:color w:val="000000" w:themeColor="text1"/>
                <w:sz w:val="24"/>
                <w:szCs w:val="28"/>
                <w14:textFill>
                  <w14:solidFill>
                    <w14:schemeClr w14:val="tx1"/>
                  </w14:solidFill>
                </w14:textFill>
              </w:rPr>
            </w:pPr>
            <w:r>
              <w:rPr>
                <w:rFonts w:hint="eastAsia" w:ascii="仿宋" w:hAnsi="仿宋" w:eastAsia="仿宋"/>
                <w:color w:val="000000" w:themeColor="text1"/>
                <w:sz w:val="24"/>
                <w:szCs w:val="28"/>
                <w14:textFill>
                  <w14:solidFill>
                    <w14:schemeClr w14:val="tx1"/>
                  </w14:solidFill>
                </w14:textFill>
              </w:rPr>
              <w:t>宁波启岐数感企业管理合伙企业（有限合伙）</w:t>
            </w:r>
          </w:p>
        </w:tc>
        <w:tc>
          <w:tcPr>
            <w:tcW w:w="1276" w:type="dxa"/>
            <w:vAlign w:val="center"/>
            <w:tcPrChange w:id="242" w:author="沈文锋" w:date="2026-09-02T08:58:50Z">
              <w:tcPr>
                <w:tcW w:w="1276" w:type="dxa"/>
                <w:vAlign w:val="center"/>
              </w:tcPr>
            </w:tcPrChange>
          </w:tcPr>
          <w:p w14:paraId="67F337F2">
            <w:pPr>
              <w:spacing w:after="0" w:line="240" w:lineRule="auto"/>
              <w:jc w:val="both"/>
              <w:rPr>
                <w:rFonts w:hint="eastAsia" w:ascii="仿宋" w:hAnsi="仿宋" w:eastAsia="仿宋"/>
                <w:color w:val="000000" w:themeColor="text1"/>
                <w:sz w:val="24"/>
                <w:szCs w:val="28"/>
                <w14:textFill>
                  <w14:solidFill>
                    <w14:schemeClr w14:val="tx1"/>
                  </w14:solidFill>
                </w14:textFill>
              </w:rPr>
            </w:pPr>
            <w:r>
              <w:rPr>
                <w:rFonts w:hint="eastAsia" w:ascii="仿宋" w:hAnsi="仿宋" w:eastAsia="仿宋"/>
                <w:color w:val="000000" w:themeColor="text1"/>
                <w:sz w:val="24"/>
                <w:szCs w:val="28"/>
                <w14:textFill>
                  <w14:solidFill>
                    <w14:schemeClr w14:val="tx1"/>
                  </w14:solidFill>
                </w14:textFill>
              </w:rPr>
              <w:t>3.5697%</w:t>
            </w:r>
          </w:p>
        </w:tc>
        <w:tc>
          <w:tcPr>
            <w:tcW w:w="2268" w:type="dxa"/>
            <w:vAlign w:val="center"/>
            <w:tcPrChange w:id="243" w:author="沈文锋" w:date="2026-09-02T08:58:50Z">
              <w:tcPr>
                <w:tcW w:w="2268" w:type="dxa"/>
                <w:vAlign w:val="center"/>
              </w:tcPr>
            </w:tcPrChange>
          </w:tcPr>
          <w:p w14:paraId="78B62A22">
            <w:pPr>
              <w:spacing w:after="0" w:line="240" w:lineRule="auto"/>
              <w:jc w:val="both"/>
              <w:rPr>
                <w:rFonts w:hint="eastAsia" w:ascii="仿宋" w:hAnsi="仿宋" w:eastAsia="仿宋"/>
                <w:color w:val="000000" w:themeColor="text1"/>
                <w:sz w:val="24"/>
                <w:szCs w:val="28"/>
                <w14:textFill>
                  <w14:solidFill>
                    <w14:schemeClr w14:val="tx1"/>
                  </w14:solidFill>
                </w14:textFill>
              </w:rPr>
            </w:pPr>
            <w:r>
              <w:rPr>
                <w:rFonts w:hint="eastAsia" w:ascii="仿宋" w:hAnsi="仿宋" w:eastAsia="仿宋"/>
                <w:color w:val="000000" w:themeColor="text1"/>
                <w:sz w:val="24"/>
                <w:szCs w:val="28"/>
                <w14:textFill>
                  <w14:solidFill>
                    <w14:schemeClr w14:val="tx1"/>
                  </w14:solidFill>
                </w14:textFill>
              </w:rPr>
              <w:t>未来员工持股平台</w:t>
            </w:r>
          </w:p>
        </w:tc>
        <w:tc>
          <w:tcPr>
            <w:tcW w:w="1325" w:type="dxa"/>
            <w:vAlign w:val="center"/>
            <w:tcPrChange w:id="244" w:author="沈文锋" w:date="2026-09-02T08:58:50Z">
              <w:tcPr>
                <w:tcW w:w="2165" w:type="dxa"/>
                <w:vAlign w:val="center"/>
              </w:tcPr>
            </w:tcPrChange>
          </w:tcPr>
          <w:p w14:paraId="7F7B57C7">
            <w:pPr>
              <w:spacing w:after="0" w:line="240" w:lineRule="auto"/>
              <w:jc w:val="both"/>
              <w:rPr>
                <w:rFonts w:hint="eastAsia" w:ascii="仿宋" w:hAnsi="仿宋" w:eastAsia="仿宋"/>
                <w:color w:val="000000" w:themeColor="text1"/>
                <w:sz w:val="24"/>
                <w:szCs w:val="28"/>
                <w14:textFill>
                  <w14:solidFill>
                    <w14:schemeClr w14:val="tx1"/>
                  </w14:solidFill>
                </w14:textFill>
              </w:rPr>
            </w:pPr>
            <w:bookmarkStart w:id="51" w:name="OLE_LINK89"/>
            <w:r>
              <w:rPr>
                <w:rFonts w:hint="eastAsia" w:ascii="仿宋" w:hAnsi="仿宋" w:eastAsia="仿宋"/>
                <w:color w:val="000000" w:themeColor="text1"/>
                <w:sz w:val="24"/>
                <w:szCs w:val="28"/>
                <w14:textFill>
                  <w14:solidFill>
                    <w14:schemeClr w14:val="tx1"/>
                  </w14:solidFill>
                </w14:textFill>
              </w:rPr>
              <w:t>GP/实控人：沈文锋</w:t>
            </w:r>
            <w:bookmarkEnd w:id="51"/>
          </w:p>
        </w:tc>
      </w:tr>
      <w:tr w14:paraId="4A4C321D">
        <w:trPr>
          <w:trHeight w:val="552" w:hRule="atLeast"/>
          <w:trPrChange w:id="245" w:author="沈文锋" w:date="2026-09-02T08:58:50Z">
            <w:trPr>
              <w:trHeight w:val="552" w:hRule="atLeast"/>
            </w:trPr>
          </w:trPrChange>
        </w:trPr>
        <w:tc>
          <w:tcPr>
            <w:tcW w:w="704" w:type="dxa"/>
            <w:vAlign w:val="center"/>
            <w:tcPrChange w:id="246" w:author="沈文锋" w:date="2026-09-02T08:58:50Z">
              <w:tcPr>
                <w:tcW w:w="704" w:type="dxa"/>
                <w:vAlign w:val="center"/>
              </w:tcPr>
            </w:tcPrChange>
          </w:tcPr>
          <w:p w14:paraId="6553EE3A">
            <w:pPr>
              <w:spacing w:after="0" w:line="240" w:lineRule="auto"/>
              <w:jc w:val="both"/>
              <w:rPr>
                <w:rFonts w:hint="eastAsia" w:ascii="仿宋" w:hAnsi="仿宋" w:eastAsia="仿宋"/>
                <w:color w:val="000000" w:themeColor="text1"/>
                <w:sz w:val="24"/>
                <w:szCs w:val="28"/>
                <w14:textFill>
                  <w14:solidFill>
                    <w14:schemeClr w14:val="tx1"/>
                  </w14:solidFill>
                </w14:textFill>
              </w:rPr>
            </w:pPr>
            <w:r>
              <w:rPr>
                <w:rFonts w:hint="eastAsia" w:ascii="仿宋" w:hAnsi="仿宋" w:eastAsia="仿宋"/>
                <w:color w:val="000000" w:themeColor="text1"/>
                <w:sz w:val="24"/>
                <w:szCs w:val="28"/>
                <w14:textFill>
                  <w14:solidFill>
                    <w14:schemeClr w14:val="tx1"/>
                  </w14:solidFill>
                </w14:textFill>
              </w:rPr>
              <w:t>4</w:t>
            </w:r>
          </w:p>
        </w:tc>
        <w:tc>
          <w:tcPr>
            <w:tcW w:w="2835" w:type="dxa"/>
            <w:vAlign w:val="center"/>
            <w:tcPrChange w:id="247" w:author="沈文锋" w:date="2026-09-02T08:58:50Z">
              <w:tcPr>
                <w:tcW w:w="2835" w:type="dxa"/>
                <w:vAlign w:val="center"/>
              </w:tcPr>
            </w:tcPrChange>
          </w:tcPr>
          <w:p w14:paraId="5FE70C86">
            <w:pPr>
              <w:spacing w:after="0" w:line="240" w:lineRule="auto"/>
              <w:jc w:val="both"/>
              <w:rPr>
                <w:rFonts w:hint="eastAsia" w:ascii="仿宋" w:hAnsi="仿宋" w:eastAsia="仿宋"/>
                <w:color w:val="000000" w:themeColor="text1"/>
                <w:sz w:val="24"/>
                <w:szCs w:val="28"/>
                <w14:textFill>
                  <w14:solidFill>
                    <w14:schemeClr w14:val="tx1"/>
                  </w14:solidFill>
                </w14:textFill>
              </w:rPr>
            </w:pPr>
            <w:r>
              <w:rPr>
                <w:rFonts w:hint="eastAsia" w:ascii="仿宋" w:hAnsi="仿宋" w:eastAsia="仿宋"/>
                <w:color w:val="000000" w:themeColor="text1"/>
                <w:sz w:val="24"/>
                <w:szCs w:val="28"/>
                <w14:textFill>
                  <w14:solidFill>
                    <w14:schemeClr w14:val="tx1"/>
                  </w14:solidFill>
                </w14:textFill>
              </w:rPr>
              <w:t>宁波纳闻传感企业管理合伙企业（有限合伙）</w:t>
            </w:r>
          </w:p>
        </w:tc>
        <w:tc>
          <w:tcPr>
            <w:tcW w:w="1276" w:type="dxa"/>
            <w:vAlign w:val="center"/>
            <w:tcPrChange w:id="248" w:author="沈文锋" w:date="2026-09-02T08:58:50Z">
              <w:tcPr>
                <w:tcW w:w="1276" w:type="dxa"/>
                <w:vAlign w:val="center"/>
              </w:tcPr>
            </w:tcPrChange>
          </w:tcPr>
          <w:p w14:paraId="3DD84845">
            <w:pPr>
              <w:spacing w:after="0" w:line="240" w:lineRule="auto"/>
              <w:jc w:val="both"/>
              <w:rPr>
                <w:rFonts w:hint="eastAsia" w:ascii="仿宋" w:hAnsi="仿宋" w:eastAsia="仿宋"/>
                <w:color w:val="000000" w:themeColor="text1"/>
                <w:sz w:val="24"/>
                <w:szCs w:val="28"/>
                <w14:textFill>
                  <w14:solidFill>
                    <w14:schemeClr w14:val="tx1"/>
                  </w14:solidFill>
                </w14:textFill>
              </w:rPr>
            </w:pPr>
            <w:r>
              <w:rPr>
                <w:rFonts w:hint="eastAsia" w:ascii="仿宋" w:hAnsi="仿宋" w:eastAsia="仿宋"/>
                <w:color w:val="000000" w:themeColor="text1"/>
                <w:sz w:val="24"/>
                <w:szCs w:val="28"/>
                <w14:textFill>
                  <w14:solidFill>
                    <w14:schemeClr w14:val="tx1"/>
                  </w14:solidFill>
                </w14:textFill>
              </w:rPr>
              <w:t>7.4014%</w:t>
            </w:r>
          </w:p>
        </w:tc>
        <w:tc>
          <w:tcPr>
            <w:tcW w:w="2268" w:type="dxa"/>
            <w:vAlign w:val="center"/>
            <w:tcPrChange w:id="249" w:author="沈文锋" w:date="2026-09-02T08:58:50Z">
              <w:tcPr>
                <w:tcW w:w="2268" w:type="dxa"/>
                <w:vAlign w:val="center"/>
              </w:tcPr>
            </w:tcPrChange>
          </w:tcPr>
          <w:p w14:paraId="2D5965DF">
            <w:pPr>
              <w:spacing w:after="0" w:line="240" w:lineRule="auto"/>
              <w:jc w:val="both"/>
              <w:rPr>
                <w:rFonts w:hint="eastAsia" w:ascii="仿宋" w:hAnsi="仿宋" w:eastAsia="仿宋"/>
                <w:color w:val="000000" w:themeColor="text1"/>
                <w:sz w:val="24"/>
                <w:szCs w:val="28"/>
                <w14:textFill>
                  <w14:solidFill>
                    <w14:schemeClr w14:val="tx1"/>
                  </w14:solidFill>
                </w14:textFill>
              </w:rPr>
            </w:pPr>
            <w:r>
              <w:rPr>
                <w:rFonts w:hint="eastAsia" w:ascii="仿宋" w:hAnsi="仿宋" w:eastAsia="仿宋"/>
                <w:color w:val="000000" w:themeColor="text1"/>
                <w:sz w:val="24"/>
                <w:szCs w:val="28"/>
                <w14:textFill>
                  <w14:solidFill>
                    <w14:schemeClr w14:val="tx1"/>
                  </w14:solidFill>
                </w14:textFill>
              </w:rPr>
              <w:t>投资人持股平台</w:t>
            </w:r>
          </w:p>
        </w:tc>
        <w:tc>
          <w:tcPr>
            <w:tcW w:w="1325" w:type="dxa"/>
            <w:vAlign w:val="center"/>
            <w:tcPrChange w:id="250" w:author="沈文锋" w:date="2026-09-02T08:58:50Z">
              <w:tcPr>
                <w:tcW w:w="2165" w:type="dxa"/>
                <w:vAlign w:val="center"/>
              </w:tcPr>
            </w:tcPrChange>
          </w:tcPr>
          <w:p w14:paraId="59A5D794">
            <w:pPr>
              <w:spacing w:after="0" w:line="240" w:lineRule="auto"/>
              <w:jc w:val="both"/>
              <w:rPr>
                <w:rFonts w:hint="eastAsia" w:ascii="仿宋" w:hAnsi="仿宋" w:eastAsia="仿宋"/>
                <w:color w:val="000000" w:themeColor="text1"/>
                <w:sz w:val="24"/>
                <w:szCs w:val="28"/>
                <w14:textFill>
                  <w14:solidFill>
                    <w14:schemeClr w14:val="tx1"/>
                  </w14:solidFill>
                </w14:textFill>
              </w:rPr>
            </w:pPr>
            <w:r>
              <w:rPr>
                <w:rFonts w:hint="eastAsia" w:ascii="仿宋" w:hAnsi="仿宋" w:eastAsia="仿宋"/>
                <w:color w:val="000000" w:themeColor="text1"/>
                <w:sz w:val="24"/>
                <w:szCs w:val="28"/>
                <w14:textFill>
                  <w14:solidFill>
                    <w14:schemeClr w14:val="tx1"/>
                  </w14:solidFill>
                </w14:textFill>
              </w:rPr>
              <w:t>GP/实控人：沈文锋</w:t>
            </w:r>
          </w:p>
        </w:tc>
      </w:tr>
      <w:tr w14:paraId="4DAEB96E">
        <w:trPr>
          <w:trHeight w:val="552" w:hRule="atLeast"/>
          <w:trPrChange w:id="251" w:author="沈文锋" w:date="2026-09-02T08:58:50Z">
            <w:trPr>
              <w:trHeight w:val="552" w:hRule="atLeast"/>
            </w:trPr>
          </w:trPrChange>
        </w:trPr>
        <w:tc>
          <w:tcPr>
            <w:tcW w:w="704" w:type="dxa"/>
            <w:vAlign w:val="center"/>
            <w:tcPrChange w:id="252" w:author="沈文锋" w:date="2026-09-02T08:58:50Z">
              <w:tcPr>
                <w:tcW w:w="704" w:type="dxa"/>
                <w:vAlign w:val="center"/>
              </w:tcPr>
            </w:tcPrChange>
          </w:tcPr>
          <w:p w14:paraId="682B6B35">
            <w:pPr>
              <w:spacing w:after="0" w:line="240" w:lineRule="auto"/>
              <w:jc w:val="both"/>
              <w:rPr>
                <w:rFonts w:hint="eastAsia" w:ascii="仿宋" w:hAnsi="仿宋" w:eastAsia="仿宋"/>
                <w:color w:val="000000" w:themeColor="text1"/>
                <w:sz w:val="24"/>
                <w:szCs w:val="28"/>
                <w14:textFill>
                  <w14:solidFill>
                    <w14:schemeClr w14:val="tx1"/>
                  </w14:solidFill>
                </w14:textFill>
              </w:rPr>
            </w:pPr>
            <w:r>
              <w:rPr>
                <w:rFonts w:hint="eastAsia" w:ascii="仿宋" w:hAnsi="仿宋" w:eastAsia="仿宋"/>
                <w:color w:val="000000" w:themeColor="text1"/>
                <w:sz w:val="24"/>
                <w:szCs w:val="28"/>
                <w14:textFill>
                  <w14:solidFill>
                    <w14:schemeClr w14:val="tx1"/>
                  </w14:solidFill>
                </w14:textFill>
              </w:rPr>
              <w:t>5</w:t>
            </w:r>
          </w:p>
        </w:tc>
        <w:tc>
          <w:tcPr>
            <w:tcW w:w="2835" w:type="dxa"/>
            <w:vAlign w:val="center"/>
            <w:tcPrChange w:id="253" w:author="沈文锋" w:date="2026-09-02T08:58:50Z">
              <w:tcPr>
                <w:tcW w:w="2835" w:type="dxa"/>
                <w:vAlign w:val="center"/>
              </w:tcPr>
            </w:tcPrChange>
          </w:tcPr>
          <w:p w14:paraId="64BCC6F0">
            <w:pPr>
              <w:spacing w:after="0" w:line="240" w:lineRule="auto"/>
              <w:jc w:val="both"/>
              <w:rPr>
                <w:rFonts w:hint="eastAsia" w:ascii="仿宋" w:hAnsi="仿宋" w:eastAsia="仿宋"/>
                <w:color w:val="000000" w:themeColor="text1"/>
                <w:sz w:val="24"/>
                <w:szCs w:val="28"/>
                <w14:textFill>
                  <w14:solidFill>
                    <w14:schemeClr w14:val="tx1"/>
                  </w14:solidFill>
                </w14:textFill>
              </w:rPr>
            </w:pPr>
            <w:r>
              <w:rPr>
                <w:rFonts w:hint="eastAsia" w:ascii="仿宋" w:hAnsi="仿宋" w:eastAsia="仿宋"/>
                <w:color w:val="000000" w:themeColor="text1"/>
                <w:sz w:val="24"/>
                <w:szCs w:val="28"/>
                <w14:textFill>
                  <w14:solidFill>
                    <w14:schemeClr w14:val="tx1"/>
                  </w14:solidFill>
                </w14:textFill>
              </w:rPr>
              <w:t>中科优势（浙江）企业</w:t>
            </w:r>
            <w:r>
              <w:rPr>
                <w:rFonts w:ascii="仿宋" w:hAnsi="仿宋" w:eastAsia="仿宋"/>
                <w:color w:val="000000" w:themeColor="text1"/>
                <w:sz w:val="24"/>
                <w:szCs w:val="28"/>
                <w14:textFill>
                  <w14:solidFill>
                    <w14:schemeClr w14:val="tx1"/>
                  </w14:solidFill>
                </w14:textFill>
              </w:rPr>
              <w:t>管理咨询有限公司</w:t>
            </w:r>
          </w:p>
        </w:tc>
        <w:tc>
          <w:tcPr>
            <w:tcW w:w="1276" w:type="dxa"/>
            <w:vAlign w:val="center"/>
            <w:tcPrChange w:id="254" w:author="沈文锋" w:date="2026-09-02T08:58:50Z">
              <w:tcPr>
                <w:tcW w:w="1276" w:type="dxa"/>
                <w:vAlign w:val="center"/>
              </w:tcPr>
            </w:tcPrChange>
          </w:tcPr>
          <w:p w14:paraId="3928DA9A">
            <w:pPr>
              <w:spacing w:after="0" w:line="240" w:lineRule="auto"/>
              <w:jc w:val="both"/>
              <w:rPr>
                <w:rFonts w:hint="eastAsia" w:ascii="仿宋" w:hAnsi="仿宋" w:eastAsia="仿宋"/>
                <w:color w:val="000000" w:themeColor="text1"/>
                <w:sz w:val="24"/>
                <w:szCs w:val="28"/>
                <w14:textFill>
                  <w14:solidFill>
                    <w14:schemeClr w14:val="tx1"/>
                  </w14:solidFill>
                </w14:textFill>
              </w:rPr>
            </w:pPr>
            <w:r>
              <w:rPr>
                <w:rFonts w:hint="eastAsia" w:ascii="仿宋" w:hAnsi="仿宋" w:eastAsia="仿宋"/>
                <w:color w:val="000000" w:themeColor="text1"/>
                <w:sz w:val="24"/>
                <w:szCs w:val="28"/>
                <w14:textFill>
                  <w14:solidFill>
                    <w14:schemeClr w14:val="tx1"/>
                  </w14:solidFill>
                </w14:textFill>
              </w:rPr>
              <w:t>7.1394%</w:t>
            </w:r>
          </w:p>
        </w:tc>
        <w:tc>
          <w:tcPr>
            <w:tcW w:w="2268" w:type="dxa"/>
            <w:vAlign w:val="center"/>
            <w:tcPrChange w:id="255" w:author="沈文锋" w:date="2026-09-02T08:58:50Z">
              <w:tcPr>
                <w:tcW w:w="2268" w:type="dxa"/>
                <w:vAlign w:val="center"/>
              </w:tcPr>
            </w:tcPrChange>
          </w:tcPr>
          <w:p w14:paraId="6F57119F">
            <w:pPr>
              <w:spacing w:after="0" w:line="240" w:lineRule="auto"/>
              <w:jc w:val="both"/>
              <w:rPr>
                <w:rFonts w:hint="eastAsia" w:ascii="仿宋" w:hAnsi="仿宋" w:eastAsia="仿宋"/>
                <w:color w:val="000000" w:themeColor="text1"/>
                <w:sz w:val="24"/>
                <w:szCs w:val="28"/>
                <w14:textFill>
                  <w14:solidFill>
                    <w14:schemeClr w14:val="tx1"/>
                  </w14:solidFill>
                </w14:textFill>
              </w:rPr>
            </w:pPr>
            <w:r>
              <w:rPr>
                <w:rFonts w:hint="eastAsia" w:ascii="仿宋" w:hAnsi="仿宋" w:eastAsia="仿宋"/>
                <w:color w:val="000000" w:themeColor="text1"/>
                <w:sz w:val="24"/>
                <w:szCs w:val="28"/>
                <w14:textFill>
                  <w14:solidFill>
                    <w14:schemeClr w14:val="tx1"/>
                  </w14:solidFill>
                </w14:textFill>
              </w:rPr>
              <w:t>孵化机构</w:t>
            </w:r>
          </w:p>
        </w:tc>
        <w:tc>
          <w:tcPr>
            <w:tcW w:w="1325" w:type="dxa"/>
            <w:vAlign w:val="center"/>
            <w:tcPrChange w:id="256" w:author="沈文锋" w:date="2026-09-02T08:58:50Z">
              <w:tcPr>
                <w:tcW w:w="2165" w:type="dxa"/>
                <w:vAlign w:val="center"/>
              </w:tcPr>
            </w:tcPrChange>
          </w:tcPr>
          <w:p w14:paraId="7A4BEC21">
            <w:pPr>
              <w:spacing w:after="0" w:line="240" w:lineRule="auto"/>
              <w:jc w:val="both"/>
              <w:rPr>
                <w:rFonts w:hint="eastAsia" w:ascii="仿宋" w:hAnsi="仿宋" w:eastAsia="仿宋"/>
                <w:color w:val="000000" w:themeColor="text1"/>
                <w:sz w:val="24"/>
                <w:szCs w:val="28"/>
                <w14:textFill>
                  <w14:solidFill>
                    <w14:schemeClr w14:val="tx1"/>
                  </w14:solidFill>
                </w14:textFill>
              </w:rPr>
            </w:pPr>
            <w:r>
              <w:rPr>
                <w:rFonts w:ascii="仿宋" w:hAnsi="仿宋" w:eastAsia="仿宋"/>
                <w:color w:val="000000" w:themeColor="text1"/>
                <w:sz w:val="24"/>
                <w:szCs w:val="28"/>
                <w14:textFill>
                  <w14:solidFill>
                    <w14:schemeClr w14:val="tx1"/>
                  </w14:solidFill>
                </w14:textFill>
              </w:rPr>
              <w:t>实控人：邹涛</w:t>
            </w:r>
          </w:p>
        </w:tc>
      </w:tr>
      <w:tr w14:paraId="216DB51C">
        <w:trPr>
          <w:trHeight w:val="552" w:hRule="atLeast"/>
          <w:trPrChange w:id="257" w:author="沈文锋" w:date="2026-09-02T08:58:50Z">
            <w:trPr>
              <w:trHeight w:val="552" w:hRule="atLeast"/>
            </w:trPr>
          </w:trPrChange>
        </w:trPr>
        <w:tc>
          <w:tcPr>
            <w:tcW w:w="704" w:type="dxa"/>
            <w:vAlign w:val="center"/>
            <w:tcPrChange w:id="258" w:author="沈文锋" w:date="2026-09-02T08:58:50Z">
              <w:tcPr>
                <w:tcW w:w="704" w:type="dxa"/>
                <w:vAlign w:val="center"/>
              </w:tcPr>
            </w:tcPrChange>
          </w:tcPr>
          <w:p w14:paraId="430C8C26">
            <w:pPr>
              <w:spacing w:after="0" w:line="240" w:lineRule="auto"/>
              <w:jc w:val="both"/>
              <w:rPr>
                <w:rFonts w:hint="eastAsia" w:ascii="仿宋" w:hAnsi="仿宋" w:eastAsia="仿宋"/>
                <w:color w:val="000000" w:themeColor="text1"/>
                <w:sz w:val="24"/>
                <w:szCs w:val="28"/>
                <w14:textFill>
                  <w14:solidFill>
                    <w14:schemeClr w14:val="tx1"/>
                  </w14:solidFill>
                </w14:textFill>
              </w:rPr>
            </w:pPr>
            <w:r>
              <w:rPr>
                <w:rFonts w:hint="eastAsia" w:ascii="仿宋" w:hAnsi="仿宋" w:eastAsia="仿宋"/>
                <w:color w:val="000000" w:themeColor="text1"/>
                <w:sz w:val="24"/>
                <w:szCs w:val="28"/>
                <w14:textFill>
                  <w14:solidFill>
                    <w14:schemeClr w14:val="tx1"/>
                  </w14:solidFill>
                </w14:textFill>
              </w:rPr>
              <w:t>6</w:t>
            </w:r>
          </w:p>
        </w:tc>
        <w:tc>
          <w:tcPr>
            <w:tcW w:w="2835" w:type="dxa"/>
            <w:vAlign w:val="center"/>
            <w:tcPrChange w:id="259" w:author="沈文锋" w:date="2026-09-02T08:58:50Z">
              <w:tcPr>
                <w:tcW w:w="2835" w:type="dxa"/>
                <w:vAlign w:val="center"/>
              </w:tcPr>
            </w:tcPrChange>
          </w:tcPr>
          <w:p w14:paraId="536969D1">
            <w:pPr>
              <w:spacing w:after="0" w:line="240" w:lineRule="auto"/>
              <w:jc w:val="both"/>
              <w:rPr>
                <w:rFonts w:hint="eastAsia" w:ascii="仿宋" w:hAnsi="仿宋" w:eastAsia="仿宋"/>
                <w:color w:val="000000" w:themeColor="text1"/>
                <w:sz w:val="24"/>
                <w:szCs w:val="28"/>
                <w14:textFill>
                  <w14:solidFill>
                    <w14:schemeClr w14:val="tx1"/>
                  </w14:solidFill>
                </w14:textFill>
              </w:rPr>
            </w:pPr>
            <w:r>
              <w:rPr>
                <w:rFonts w:ascii="仿宋" w:hAnsi="仿宋" w:eastAsia="仿宋"/>
                <w:color w:val="000000" w:themeColor="text1"/>
                <w:sz w:val="24"/>
                <w:szCs w:val="28"/>
                <w14:textFill>
                  <w14:solidFill>
                    <w14:schemeClr w14:val="tx1"/>
                  </w14:solidFill>
                </w14:textFill>
              </w:rPr>
              <w:t>宁波骋宁企业管理咨询合伙企业（有限合伙）</w:t>
            </w:r>
          </w:p>
        </w:tc>
        <w:tc>
          <w:tcPr>
            <w:tcW w:w="1276" w:type="dxa"/>
            <w:vAlign w:val="center"/>
            <w:tcPrChange w:id="260" w:author="沈文锋" w:date="2026-09-02T08:58:50Z">
              <w:tcPr>
                <w:tcW w:w="1276" w:type="dxa"/>
                <w:vAlign w:val="center"/>
              </w:tcPr>
            </w:tcPrChange>
          </w:tcPr>
          <w:p w14:paraId="0E0D52DE">
            <w:pPr>
              <w:spacing w:after="0" w:line="240" w:lineRule="auto"/>
              <w:jc w:val="both"/>
              <w:rPr>
                <w:rFonts w:hint="eastAsia" w:ascii="仿宋" w:hAnsi="仿宋" w:eastAsia="仿宋"/>
                <w:color w:val="000000" w:themeColor="text1"/>
                <w:sz w:val="24"/>
                <w:szCs w:val="28"/>
                <w14:textFill>
                  <w14:solidFill>
                    <w14:schemeClr w14:val="tx1"/>
                  </w14:solidFill>
                </w14:textFill>
              </w:rPr>
            </w:pPr>
            <w:r>
              <w:rPr>
                <w:rFonts w:hint="eastAsia" w:ascii="仿宋" w:hAnsi="仿宋" w:eastAsia="仿宋"/>
                <w:color w:val="000000" w:themeColor="text1"/>
                <w:sz w:val="24"/>
                <w:szCs w:val="28"/>
                <w14:textFill>
                  <w14:solidFill>
                    <w14:schemeClr w14:val="tx1"/>
                  </w14:solidFill>
                </w14:textFill>
              </w:rPr>
              <w:t>2.1418%</w:t>
            </w:r>
          </w:p>
        </w:tc>
        <w:tc>
          <w:tcPr>
            <w:tcW w:w="2268" w:type="dxa"/>
            <w:vAlign w:val="center"/>
            <w:tcPrChange w:id="261" w:author="沈文锋" w:date="2026-09-02T08:58:50Z">
              <w:tcPr>
                <w:tcW w:w="2268" w:type="dxa"/>
                <w:vAlign w:val="center"/>
              </w:tcPr>
            </w:tcPrChange>
          </w:tcPr>
          <w:p w14:paraId="3030BD41">
            <w:pPr>
              <w:spacing w:after="0" w:line="240" w:lineRule="auto"/>
              <w:jc w:val="both"/>
              <w:rPr>
                <w:rFonts w:hint="eastAsia" w:ascii="仿宋" w:hAnsi="仿宋" w:eastAsia="仿宋"/>
                <w:color w:val="000000" w:themeColor="text1"/>
                <w:sz w:val="24"/>
                <w:szCs w:val="28"/>
                <w14:textFill>
                  <w14:solidFill>
                    <w14:schemeClr w14:val="tx1"/>
                  </w14:solidFill>
                </w14:textFill>
              </w:rPr>
            </w:pPr>
            <w:r>
              <w:rPr>
                <w:rFonts w:hint="eastAsia" w:ascii="仿宋" w:hAnsi="仿宋" w:eastAsia="仿宋"/>
                <w:color w:val="000000" w:themeColor="text1"/>
                <w:sz w:val="24"/>
                <w:szCs w:val="28"/>
                <w14:textFill>
                  <w14:solidFill>
                    <w14:schemeClr w14:val="tx1"/>
                  </w14:solidFill>
                </w14:textFill>
              </w:rPr>
              <w:t>孵化机构</w:t>
            </w:r>
          </w:p>
        </w:tc>
        <w:tc>
          <w:tcPr>
            <w:tcW w:w="1325" w:type="dxa"/>
            <w:vAlign w:val="center"/>
            <w:tcPrChange w:id="262" w:author="沈文锋" w:date="2026-09-02T08:58:50Z">
              <w:tcPr>
                <w:tcW w:w="2165" w:type="dxa"/>
                <w:vAlign w:val="center"/>
              </w:tcPr>
            </w:tcPrChange>
          </w:tcPr>
          <w:p w14:paraId="58D93FB4">
            <w:pPr>
              <w:spacing w:after="0" w:line="240" w:lineRule="auto"/>
              <w:jc w:val="both"/>
              <w:rPr>
                <w:rFonts w:hint="eastAsia" w:ascii="仿宋" w:hAnsi="仿宋" w:eastAsia="仿宋"/>
                <w:color w:val="000000" w:themeColor="text1"/>
                <w:sz w:val="24"/>
                <w:szCs w:val="28"/>
                <w14:textFill>
                  <w14:solidFill>
                    <w14:schemeClr w14:val="tx1"/>
                  </w14:solidFill>
                </w14:textFill>
              </w:rPr>
            </w:pPr>
            <w:r>
              <w:rPr>
                <w:rFonts w:ascii="仿宋" w:hAnsi="仿宋" w:eastAsia="仿宋"/>
                <w:color w:val="000000" w:themeColor="text1"/>
                <w:sz w:val="24"/>
                <w:szCs w:val="28"/>
                <w14:textFill>
                  <w14:solidFill>
                    <w14:schemeClr w14:val="tx1"/>
                  </w14:solidFill>
                </w14:textFill>
              </w:rPr>
              <w:t>实控人：邹涛</w:t>
            </w:r>
          </w:p>
        </w:tc>
      </w:tr>
      <w:tr w14:paraId="1DC1338D">
        <w:trPr>
          <w:trHeight w:val="552" w:hRule="atLeast"/>
          <w:trPrChange w:id="263" w:author="沈文锋" w:date="2026-09-02T08:58:50Z">
            <w:trPr>
              <w:trHeight w:val="552" w:hRule="atLeast"/>
            </w:trPr>
          </w:trPrChange>
        </w:trPr>
        <w:tc>
          <w:tcPr>
            <w:tcW w:w="704" w:type="dxa"/>
            <w:vAlign w:val="center"/>
            <w:tcPrChange w:id="264" w:author="沈文锋" w:date="2026-09-02T08:58:50Z">
              <w:tcPr>
                <w:tcW w:w="704" w:type="dxa"/>
                <w:vAlign w:val="center"/>
              </w:tcPr>
            </w:tcPrChange>
          </w:tcPr>
          <w:p w14:paraId="08C9A90D">
            <w:pPr>
              <w:spacing w:after="0" w:line="240" w:lineRule="auto"/>
              <w:jc w:val="both"/>
              <w:rPr>
                <w:rFonts w:hint="eastAsia" w:ascii="仿宋" w:hAnsi="仿宋" w:eastAsia="仿宋"/>
                <w:color w:val="000000" w:themeColor="text1"/>
                <w:sz w:val="24"/>
                <w:szCs w:val="28"/>
                <w14:textFill>
                  <w14:solidFill>
                    <w14:schemeClr w14:val="tx1"/>
                  </w14:solidFill>
                </w14:textFill>
              </w:rPr>
            </w:pPr>
            <w:r>
              <w:rPr>
                <w:rFonts w:hint="eastAsia" w:ascii="仿宋" w:hAnsi="仿宋" w:eastAsia="仿宋"/>
                <w:color w:val="000000" w:themeColor="text1"/>
                <w:sz w:val="24"/>
                <w:szCs w:val="28"/>
                <w14:textFill>
                  <w14:solidFill>
                    <w14:schemeClr w14:val="tx1"/>
                  </w14:solidFill>
                </w14:textFill>
              </w:rPr>
              <w:t>7</w:t>
            </w:r>
          </w:p>
        </w:tc>
        <w:tc>
          <w:tcPr>
            <w:tcW w:w="2835" w:type="dxa"/>
            <w:vAlign w:val="center"/>
            <w:tcPrChange w:id="265" w:author="沈文锋" w:date="2026-09-02T08:58:50Z">
              <w:tcPr>
                <w:tcW w:w="2835" w:type="dxa"/>
                <w:vAlign w:val="center"/>
              </w:tcPr>
            </w:tcPrChange>
          </w:tcPr>
          <w:p w14:paraId="3B66FBD7">
            <w:pPr>
              <w:spacing w:after="0" w:line="240" w:lineRule="auto"/>
              <w:jc w:val="both"/>
              <w:rPr>
                <w:rFonts w:hint="eastAsia" w:ascii="仿宋" w:hAnsi="仿宋" w:eastAsia="仿宋"/>
                <w:color w:val="000000" w:themeColor="text1"/>
                <w:sz w:val="24"/>
                <w:szCs w:val="28"/>
                <w14:textFill>
                  <w14:solidFill>
                    <w14:schemeClr w14:val="tx1"/>
                  </w14:solidFill>
                </w14:textFill>
              </w:rPr>
            </w:pPr>
            <w:r>
              <w:rPr>
                <w:rFonts w:ascii="仿宋" w:hAnsi="仿宋" w:eastAsia="仿宋"/>
                <w:color w:val="000000" w:themeColor="text1"/>
                <w:sz w:val="24"/>
                <w:szCs w:val="28"/>
                <w14:textFill>
                  <w14:solidFill>
                    <w14:schemeClr w14:val="tx1"/>
                  </w14:solidFill>
                </w14:textFill>
              </w:rPr>
              <w:t>宁波摩穆斯企业管理合伙企业（有限合伙）</w:t>
            </w:r>
          </w:p>
        </w:tc>
        <w:tc>
          <w:tcPr>
            <w:tcW w:w="1276" w:type="dxa"/>
            <w:vAlign w:val="center"/>
            <w:tcPrChange w:id="266" w:author="沈文锋" w:date="2026-09-02T08:58:50Z">
              <w:tcPr>
                <w:tcW w:w="1276" w:type="dxa"/>
                <w:vAlign w:val="center"/>
              </w:tcPr>
            </w:tcPrChange>
          </w:tcPr>
          <w:p w14:paraId="78D82FB5">
            <w:pPr>
              <w:spacing w:after="0" w:line="240" w:lineRule="auto"/>
              <w:jc w:val="both"/>
              <w:rPr>
                <w:rFonts w:hint="eastAsia" w:ascii="仿宋" w:hAnsi="仿宋" w:eastAsia="仿宋"/>
                <w:color w:val="000000" w:themeColor="text1"/>
                <w:sz w:val="24"/>
                <w:szCs w:val="28"/>
                <w14:textFill>
                  <w14:solidFill>
                    <w14:schemeClr w14:val="tx1"/>
                  </w14:solidFill>
                </w14:textFill>
              </w:rPr>
            </w:pPr>
            <w:r>
              <w:rPr>
                <w:rFonts w:ascii="仿宋" w:hAnsi="仿宋" w:eastAsia="仿宋"/>
                <w:color w:val="000000" w:themeColor="text1"/>
                <w:sz w:val="24"/>
                <w:szCs w:val="28"/>
                <w14:textFill>
                  <w14:solidFill>
                    <w14:schemeClr w14:val="tx1"/>
                  </w14:solidFill>
                </w14:textFill>
              </w:rPr>
              <w:t>16.7</w:t>
            </w:r>
            <w:r>
              <w:rPr>
                <w:rFonts w:hint="eastAsia" w:ascii="仿宋" w:hAnsi="仿宋" w:eastAsia="仿宋"/>
                <w:color w:val="000000" w:themeColor="text1"/>
                <w:sz w:val="24"/>
                <w:szCs w:val="28"/>
                <w14:textFill>
                  <w14:solidFill>
                    <w14:schemeClr w14:val="tx1"/>
                  </w14:solidFill>
                </w14:textFill>
              </w:rPr>
              <w:t>468</w:t>
            </w:r>
            <w:r>
              <w:rPr>
                <w:rFonts w:ascii="仿宋" w:hAnsi="仿宋" w:eastAsia="仿宋"/>
                <w:color w:val="000000" w:themeColor="text1"/>
                <w:sz w:val="24"/>
                <w:szCs w:val="28"/>
                <w14:textFill>
                  <w14:solidFill>
                    <w14:schemeClr w14:val="tx1"/>
                  </w14:solidFill>
                </w14:textFill>
              </w:rPr>
              <w:t>%</w:t>
            </w:r>
          </w:p>
        </w:tc>
        <w:tc>
          <w:tcPr>
            <w:tcW w:w="2268" w:type="dxa"/>
            <w:vAlign w:val="center"/>
            <w:tcPrChange w:id="267" w:author="沈文锋" w:date="2026-09-02T08:58:50Z">
              <w:tcPr>
                <w:tcW w:w="2268" w:type="dxa"/>
                <w:vAlign w:val="center"/>
              </w:tcPr>
            </w:tcPrChange>
          </w:tcPr>
          <w:p w14:paraId="18AB3355">
            <w:pPr>
              <w:spacing w:after="0" w:line="240" w:lineRule="auto"/>
              <w:jc w:val="both"/>
              <w:rPr>
                <w:rFonts w:hint="eastAsia" w:ascii="仿宋" w:hAnsi="仿宋" w:eastAsia="仿宋"/>
                <w:color w:val="000000" w:themeColor="text1"/>
                <w:sz w:val="24"/>
                <w:szCs w:val="28"/>
                <w14:textFill>
                  <w14:solidFill>
                    <w14:schemeClr w14:val="tx1"/>
                  </w14:solidFill>
                </w14:textFill>
              </w:rPr>
            </w:pPr>
            <w:r>
              <w:rPr>
                <w:rFonts w:hint="eastAsia" w:ascii="仿宋" w:hAnsi="仿宋" w:eastAsia="仿宋"/>
                <w:color w:val="000000" w:themeColor="text1"/>
                <w:sz w:val="24"/>
                <w:szCs w:val="28"/>
                <w14:textFill>
                  <w14:solidFill>
                    <w14:schemeClr w14:val="tx1"/>
                  </w14:solidFill>
                </w14:textFill>
              </w:rPr>
              <w:t>孵化机构</w:t>
            </w:r>
          </w:p>
        </w:tc>
        <w:tc>
          <w:tcPr>
            <w:tcW w:w="1325" w:type="dxa"/>
            <w:vAlign w:val="center"/>
            <w:tcPrChange w:id="268" w:author="沈文锋" w:date="2026-09-02T08:58:50Z">
              <w:tcPr>
                <w:tcW w:w="2165" w:type="dxa"/>
                <w:vAlign w:val="center"/>
              </w:tcPr>
            </w:tcPrChange>
          </w:tcPr>
          <w:p w14:paraId="7ADD1207">
            <w:pPr>
              <w:spacing w:after="0" w:line="240" w:lineRule="auto"/>
              <w:jc w:val="both"/>
              <w:rPr>
                <w:rFonts w:hint="eastAsia" w:ascii="仿宋" w:hAnsi="仿宋" w:eastAsia="仿宋"/>
                <w:color w:val="000000" w:themeColor="text1"/>
                <w:sz w:val="24"/>
                <w:szCs w:val="28"/>
                <w14:textFill>
                  <w14:solidFill>
                    <w14:schemeClr w14:val="tx1"/>
                  </w14:solidFill>
                </w14:textFill>
              </w:rPr>
            </w:pPr>
            <w:r>
              <w:rPr>
                <w:rFonts w:ascii="仿宋" w:hAnsi="仿宋" w:eastAsia="仿宋"/>
                <w:color w:val="000000" w:themeColor="text1"/>
                <w:sz w:val="24"/>
                <w:szCs w:val="28"/>
                <w14:textFill>
                  <w14:solidFill>
                    <w14:schemeClr w14:val="tx1"/>
                  </w14:solidFill>
                </w14:textFill>
              </w:rPr>
              <w:t>GP：王汉娟</w:t>
            </w:r>
          </w:p>
          <w:p w14:paraId="0E0981B2">
            <w:pPr>
              <w:spacing w:after="0" w:line="240" w:lineRule="auto"/>
              <w:jc w:val="both"/>
              <w:rPr>
                <w:rFonts w:hint="eastAsia" w:ascii="仿宋" w:hAnsi="仿宋" w:eastAsia="仿宋"/>
                <w:color w:val="000000" w:themeColor="text1"/>
                <w:sz w:val="24"/>
                <w:szCs w:val="28"/>
                <w14:textFill>
                  <w14:solidFill>
                    <w14:schemeClr w14:val="tx1"/>
                  </w14:solidFill>
                </w14:textFill>
              </w:rPr>
            </w:pPr>
            <w:r>
              <w:rPr>
                <w:rFonts w:ascii="仿宋" w:hAnsi="仿宋" w:eastAsia="仿宋"/>
                <w:color w:val="000000" w:themeColor="text1"/>
                <w:sz w:val="24"/>
                <w:szCs w:val="28"/>
                <w14:textFill>
                  <w14:solidFill>
                    <w14:schemeClr w14:val="tx1"/>
                  </w14:solidFill>
                </w14:textFill>
              </w:rPr>
              <w:t>实控人：沈文</w:t>
            </w:r>
            <w:bookmarkStart w:id="52" w:name="OLE_LINK96"/>
            <w:r>
              <w:rPr>
                <w:rFonts w:ascii="仿宋" w:hAnsi="仿宋" w:eastAsia="仿宋"/>
                <w:color w:val="000000" w:themeColor="text1"/>
                <w:sz w:val="24"/>
                <w:szCs w:val="28"/>
                <w14:textFill>
                  <w14:solidFill>
                    <w14:schemeClr w14:val="tx1"/>
                  </w14:solidFill>
                </w14:textFill>
              </w:rPr>
              <w:t>锋</w:t>
            </w:r>
            <w:bookmarkEnd w:id="52"/>
          </w:p>
        </w:tc>
      </w:tr>
      <w:tr w14:paraId="7EB32D23">
        <w:trPr>
          <w:trHeight w:val="552" w:hRule="atLeast"/>
          <w:trPrChange w:id="269" w:author="沈文锋" w:date="2026-09-02T08:58:50Z">
            <w:trPr>
              <w:trHeight w:val="552" w:hRule="atLeast"/>
            </w:trPr>
          </w:trPrChange>
        </w:trPr>
        <w:tc>
          <w:tcPr>
            <w:tcW w:w="704" w:type="dxa"/>
            <w:vAlign w:val="center"/>
            <w:tcPrChange w:id="270" w:author="沈文锋" w:date="2026-09-02T08:58:50Z">
              <w:tcPr>
                <w:tcW w:w="704" w:type="dxa"/>
                <w:vAlign w:val="center"/>
              </w:tcPr>
            </w:tcPrChange>
          </w:tcPr>
          <w:p w14:paraId="17E3704E">
            <w:pPr>
              <w:spacing w:after="0" w:line="240" w:lineRule="auto"/>
              <w:jc w:val="both"/>
              <w:rPr>
                <w:rFonts w:hint="eastAsia" w:ascii="仿宋" w:hAnsi="仿宋" w:eastAsia="仿宋"/>
                <w:color w:val="000000" w:themeColor="text1"/>
                <w:sz w:val="24"/>
                <w:szCs w:val="28"/>
                <w14:textFill>
                  <w14:solidFill>
                    <w14:schemeClr w14:val="tx1"/>
                  </w14:solidFill>
                </w14:textFill>
              </w:rPr>
            </w:pPr>
            <w:r>
              <w:rPr>
                <w:rFonts w:hint="eastAsia" w:ascii="仿宋" w:hAnsi="仿宋" w:eastAsia="仿宋"/>
                <w:color w:val="000000" w:themeColor="text1"/>
                <w:sz w:val="24"/>
                <w:szCs w:val="28"/>
                <w14:textFill>
                  <w14:solidFill>
                    <w14:schemeClr w14:val="tx1"/>
                  </w14:solidFill>
                </w14:textFill>
              </w:rPr>
              <w:t>8</w:t>
            </w:r>
          </w:p>
        </w:tc>
        <w:tc>
          <w:tcPr>
            <w:tcW w:w="2835" w:type="dxa"/>
            <w:vAlign w:val="center"/>
            <w:tcPrChange w:id="271" w:author="沈文锋" w:date="2026-09-02T08:58:50Z">
              <w:tcPr>
                <w:tcW w:w="2835" w:type="dxa"/>
                <w:vAlign w:val="center"/>
              </w:tcPr>
            </w:tcPrChange>
          </w:tcPr>
          <w:p w14:paraId="0B583023">
            <w:pPr>
              <w:spacing w:after="0" w:line="240" w:lineRule="auto"/>
              <w:jc w:val="both"/>
              <w:rPr>
                <w:rFonts w:hint="eastAsia" w:ascii="仿宋" w:hAnsi="仿宋" w:eastAsia="仿宋"/>
                <w:color w:val="000000" w:themeColor="text1"/>
                <w:sz w:val="24"/>
                <w:szCs w:val="28"/>
                <w14:textFill>
                  <w14:solidFill>
                    <w14:schemeClr w14:val="tx1"/>
                  </w14:solidFill>
                </w14:textFill>
              </w:rPr>
            </w:pPr>
            <w:r>
              <w:rPr>
                <w:rFonts w:ascii="仿宋" w:hAnsi="仿宋" w:eastAsia="仿宋"/>
                <w:color w:val="000000" w:themeColor="text1"/>
                <w:sz w:val="24"/>
                <w:szCs w:val="28"/>
                <w14:textFill>
                  <w14:solidFill>
                    <w14:schemeClr w14:val="tx1"/>
                  </w14:solidFill>
                </w14:textFill>
              </w:rPr>
              <w:t>王励勇</w:t>
            </w:r>
          </w:p>
        </w:tc>
        <w:tc>
          <w:tcPr>
            <w:tcW w:w="1276" w:type="dxa"/>
            <w:vAlign w:val="center"/>
            <w:tcPrChange w:id="272" w:author="沈文锋" w:date="2026-09-02T08:58:50Z">
              <w:tcPr>
                <w:tcW w:w="1276" w:type="dxa"/>
                <w:vAlign w:val="center"/>
              </w:tcPr>
            </w:tcPrChange>
          </w:tcPr>
          <w:p w14:paraId="513B7359">
            <w:pPr>
              <w:spacing w:after="0" w:line="240" w:lineRule="auto"/>
              <w:jc w:val="both"/>
              <w:rPr>
                <w:rFonts w:hint="eastAsia" w:ascii="仿宋" w:hAnsi="仿宋" w:eastAsia="仿宋"/>
                <w:color w:val="000000" w:themeColor="text1"/>
                <w:sz w:val="24"/>
                <w:szCs w:val="28"/>
                <w14:textFill>
                  <w14:solidFill>
                    <w14:schemeClr w14:val="tx1"/>
                  </w14:solidFill>
                </w14:textFill>
              </w:rPr>
            </w:pPr>
            <w:r>
              <w:rPr>
                <w:rFonts w:ascii="仿宋" w:hAnsi="仿宋" w:eastAsia="仿宋"/>
                <w:color w:val="000000" w:themeColor="text1"/>
                <w:sz w:val="24"/>
                <w:szCs w:val="28"/>
                <w14:textFill>
                  <w14:solidFill>
                    <w14:schemeClr w14:val="tx1"/>
                  </w14:solidFill>
                </w14:textFill>
              </w:rPr>
              <w:t>5.6</w:t>
            </w:r>
            <w:r>
              <w:rPr>
                <w:rFonts w:hint="eastAsia" w:ascii="仿宋" w:hAnsi="仿宋" w:eastAsia="仿宋"/>
                <w:color w:val="000000" w:themeColor="text1"/>
                <w:sz w:val="24"/>
                <w:szCs w:val="28"/>
                <w14:textFill>
                  <w14:solidFill>
                    <w14:schemeClr w14:val="tx1"/>
                  </w14:solidFill>
                </w14:textFill>
              </w:rPr>
              <w:t>089</w:t>
            </w:r>
            <w:r>
              <w:rPr>
                <w:rFonts w:ascii="仿宋" w:hAnsi="仿宋" w:eastAsia="仿宋"/>
                <w:color w:val="000000" w:themeColor="text1"/>
                <w:sz w:val="24"/>
                <w:szCs w:val="28"/>
                <w14:textFill>
                  <w14:solidFill>
                    <w14:schemeClr w14:val="tx1"/>
                  </w14:solidFill>
                </w14:textFill>
              </w:rPr>
              <w:t>%</w:t>
            </w:r>
          </w:p>
        </w:tc>
        <w:tc>
          <w:tcPr>
            <w:tcW w:w="2268" w:type="dxa"/>
            <w:vAlign w:val="center"/>
            <w:tcPrChange w:id="273" w:author="沈文锋" w:date="2026-09-02T08:58:50Z">
              <w:tcPr>
                <w:tcW w:w="2268" w:type="dxa"/>
                <w:vAlign w:val="center"/>
              </w:tcPr>
            </w:tcPrChange>
          </w:tcPr>
          <w:p w14:paraId="70C505DB">
            <w:pPr>
              <w:spacing w:after="0" w:line="240" w:lineRule="auto"/>
              <w:jc w:val="both"/>
              <w:rPr>
                <w:rFonts w:hint="eastAsia" w:ascii="仿宋" w:hAnsi="仿宋" w:eastAsia="仿宋"/>
                <w:color w:val="000000" w:themeColor="text1"/>
                <w:sz w:val="24"/>
                <w:szCs w:val="28"/>
                <w14:textFill>
                  <w14:solidFill>
                    <w14:schemeClr w14:val="tx1"/>
                  </w14:solidFill>
                </w14:textFill>
              </w:rPr>
            </w:pPr>
            <w:r>
              <w:rPr>
                <w:rFonts w:hint="eastAsia" w:ascii="仿宋" w:hAnsi="仿宋" w:eastAsia="仿宋"/>
                <w:color w:val="000000" w:themeColor="text1"/>
                <w:sz w:val="24"/>
                <w:szCs w:val="28"/>
                <w14:textFill>
                  <w14:solidFill>
                    <w14:schemeClr w14:val="tx1"/>
                  </w14:solidFill>
                </w14:textFill>
              </w:rPr>
              <w:t>投资人</w:t>
            </w:r>
          </w:p>
        </w:tc>
        <w:tc>
          <w:tcPr>
            <w:tcW w:w="1325" w:type="dxa"/>
            <w:vAlign w:val="center"/>
            <w:tcPrChange w:id="274" w:author="沈文锋" w:date="2026-09-02T08:58:50Z">
              <w:tcPr>
                <w:tcW w:w="2165" w:type="dxa"/>
                <w:vAlign w:val="center"/>
              </w:tcPr>
            </w:tcPrChange>
          </w:tcPr>
          <w:p w14:paraId="517E8B4F">
            <w:pPr>
              <w:spacing w:after="0" w:line="240" w:lineRule="auto"/>
              <w:jc w:val="both"/>
              <w:rPr>
                <w:rFonts w:hint="eastAsia" w:ascii="仿宋" w:hAnsi="仿宋" w:eastAsia="仿宋"/>
                <w:color w:val="000000" w:themeColor="text1"/>
                <w:sz w:val="24"/>
                <w:szCs w:val="28"/>
                <w14:textFill>
                  <w14:solidFill>
                    <w14:schemeClr w14:val="tx1"/>
                  </w14:solidFill>
                </w14:textFill>
              </w:rPr>
            </w:pPr>
            <w:r>
              <w:rPr>
                <w:rFonts w:hint="eastAsia" w:ascii="仿宋" w:hAnsi="仿宋" w:eastAsia="仿宋"/>
                <w:color w:val="000000" w:themeColor="text1"/>
                <w:sz w:val="24"/>
                <w:szCs w:val="28"/>
                <w14:textFill>
                  <w14:solidFill>
                    <w14:schemeClr w14:val="tx1"/>
                  </w14:solidFill>
                </w14:textFill>
              </w:rPr>
              <w:t>实控人：王励勇</w:t>
            </w:r>
          </w:p>
        </w:tc>
      </w:tr>
      <w:tr w14:paraId="53DB4A4C">
        <w:trPr>
          <w:trHeight w:val="552" w:hRule="atLeast"/>
          <w:trPrChange w:id="275" w:author="沈文锋" w:date="2026-09-02T08:58:50Z">
            <w:trPr>
              <w:trHeight w:val="552" w:hRule="atLeast"/>
            </w:trPr>
          </w:trPrChange>
        </w:trPr>
        <w:tc>
          <w:tcPr>
            <w:tcW w:w="704" w:type="dxa"/>
            <w:vAlign w:val="center"/>
            <w:tcPrChange w:id="276" w:author="沈文锋" w:date="2026-09-02T08:58:50Z">
              <w:tcPr>
                <w:tcW w:w="704" w:type="dxa"/>
                <w:vAlign w:val="center"/>
              </w:tcPr>
            </w:tcPrChange>
          </w:tcPr>
          <w:p w14:paraId="3AD796F2">
            <w:pPr>
              <w:spacing w:after="0" w:line="240" w:lineRule="auto"/>
              <w:jc w:val="both"/>
              <w:rPr>
                <w:rFonts w:hint="eastAsia" w:ascii="仿宋" w:hAnsi="仿宋" w:eastAsia="仿宋"/>
                <w:color w:val="000000" w:themeColor="text1"/>
                <w:sz w:val="24"/>
                <w:szCs w:val="28"/>
                <w14:textFill>
                  <w14:solidFill>
                    <w14:schemeClr w14:val="tx1"/>
                  </w14:solidFill>
                </w14:textFill>
              </w:rPr>
            </w:pPr>
            <w:r>
              <w:rPr>
                <w:rFonts w:hint="eastAsia" w:ascii="仿宋" w:hAnsi="仿宋" w:eastAsia="仿宋"/>
                <w:color w:val="000000" w:themeColor="text1"/>
                <w:sz w:val="24"/>
                <w:szCs w:val="28"/>
                <w14:textFill>
                  <w14:solidFill>
                    <w14:schemeClr w14:val="tx1"/>
                  </w14:solidFill>
                </w14:textFill>
              </w:rPr>
              <w:t>9</w:t>
            </w:r>
          </w:p>
        </w:tc>
        <w:tc>
          <w:tcPr>
            <w:tcW w:w="2835" w:type="dxa"/>
            <w:vAlign w:val="center"/>
            <w:tcPrChange w:id="277" w:author="沈文锋" w:date="2026-09-02T08:58:50Z">
              <w:tcPr>
                <w:tcW w:w="2835" w:type="dxa"/>
                <w:vAlign w:val="center"/>
              </w:tcPr>
            </w:tcPrChange>
          </w:tcPr>
          <w:p w14:paraId="7BC685DF">
            <w:pPr>
              <w:spacing w:after="0" w:line="240" w:lineRule="auto"/>
              <w:jc w:val="both"/>
              <w:rPr>
                <w:rFonts w:hint="eastAsia" w:ascii="仿宋" w:hAnsi="仿宋" w:eastAsia="仿宋"/>
                <w:color w:val="000000" w:themeColor="text1"/>
                <w:sz w:val="24"/>
                <w:szCs w:val="28"/>
                <w14:textFill>
                  <w14:solidFill>
                    <w14:schemeClr w14:val="tx1"/>
                  </w14:solidFill>
                </w14:textFill>
              </w:rPr>
            </w:pPr>
            <w:r>
              <w:rPr>
                <w:rFonts w:hint="eastAsia" w:ascii="仿宋" w:hAnsi="仿宋" w:eastAsia="仿宋"/>
                <w:color w:val="000000" w:themeColor="text1"/>
                <w:sz w:val="24"/>
                <w:szCs w:val="28"/>
                <w14:textFill>
                  <w14:solidFill>
                    <w14:schemeClr w14:val="tx1"/>
                  </w14:solidFill>
                </w14:textFill>
              </w:rPr>
              <w:t>宁波祈息企业管理合伙</w:t>
            </w:r>
            <w:r>
              <w:rPr>
                <w:rFonts w:ascii="仿宋" w:hAnsi="仿宋" w:eastAsia="仿宋"/>
                <w:color w:val="000000" w:themeColor="text1"/>
                <w:sz w:val="24"/>
                <w:szCs w:val="28"/>
                <w14:textFill>
                  <w14:solidFill>
                    <w14:schemeClr w14:val="tx1"/>
                  </w14:solidFill>
                </w14:textFill>
              </w:rPr>
              <w:t>企业（有限合伙）</w:t>
            </w:r>
          </w:p>
        </w:tc>
        <w:tc>
          <w:tcPr>
            <w:tcW w:w="1276" w:type="dxa"/>
            <w:vAlign w:val="center"/>
            <w:tcPrChange w:id="278" w:author="沈文锋" w:date="2026-09-02T08:58:50Z">
              <w:tcPr>
                <w:tcW w:w="1276" w:type="dxa"/>
                <w:vAlign w:val="center"/>
              </w:tcPr>
            </w:tcPrChange>
          </w:tcPr>
          <w:p w14:paraId="0A0AB28D">
            <w:pPr>
              <w:spacing w:after="0" w:line="240" w:lineRule="auto"/>
              <w:jc w:val="both"/>
              <w:rPr>
                <w:rFonts w:hint="eastAsia" w:ascii="仿宋" w:hAnsi="仿宋" w:eastAsia="仿宋"/>
                <w:color w:val="000000" w:themeColor="text1"/>
                <w:sz w:val="24"/>
                <w:szCs w:val="28"/>
                <w14:textFill>
                  <w14:solidFill>
                    <w14:schemeClr w14:val="tx1"/>
                  </w14:solidFill>
                </w14:textFill>
              </w:rPr>
            </w:pPr>
            <w:r>
              <w:rPr>
                <w:rFonts w:ascii="仿宋" w:hAnsi="仿宋" w:eastAsia="仿宋"/>
                <w:color w:val="000000" w:themeColor="text1"/>
                <w:sz w:val="24"/>
                <w:szCs w:val="28"/>
                <w14:textFill>
                  <w14:solidFill>
                    <w14:schemeClr w14:val="tx1"/>
                  </w14:solidFill>
                </w14:textFill>
              </w:rPr>
              <w:t>10.98</w:t>
            </w:r>
            <w:r>
              <w:rPr>
                <w:rFonts w:hint="eastAsia" w:ascii="仿宋" w:hAnsi="仿宋" w:eastAsia="仿宋"/>
                <w:color w:val="000000" w:themeColor="text1"/>
                <w:sz w:val="24"/>
                <w:szCs w:val="28"/>
                <w14:textFill>
                  <w14:solidFill>
                    <w14:schemeClr w14:val="tx1"/>
                  </w14:solidFill>
                </w14:textFill>
              </w:rPr>
              <w:t>57</w:t>
            </w:r>
            <w:r>
              <w:rPr>
                <w:rFonts w:ascii="仿宋" w:hAnsi="仿宋" w:eastAsia="仿宋"/>
                <w:color w:val="000000" w:themeColor="text1"/>
                <w:sz w:val="24"/>
                <w:szCs w:val="28"/>
                <w14:textFill>
                  <w14:solidFill>
                    <w14:schemeClr w14:val="tx1"/>
                  </w14:solidFill>
                </w14:textFill>
              </w:rPr>
              <w:t>%</w:t>
            </w:r>
          </w:p>
        </w:tc>
        <w:tc>
          <w:tcPr>
            <w:tcW w:w="2268" w:type="dxa"/>
            <w:vAlign w:val="center"/>
            <w:tcPrChange w:id="279" w:author="沈文锋" w:date="2026-09-02T08:58:50Z">
              <w:tcPr>
                <w:tcW w:w="2268" w:type="dxa"/>
                <w:vAlign w:val="center"/>
              </w:tcPr>
            </w:tcPrChange>
          </w:tcPr>
          <w:p w14:paraId="57708C7C">
            <w:pPr>
              <w:spacing w:after="0" w:line="240" w:lineRule="auto"/>
              <w:jc w:val="both"/>
              <w:rPr>
                <w:rFonts w:hint="eastAsia" w:ascii="仿宋" w:hAnsi="仿宋" w:eastAsia="仿宋"/>
                <w:color w:val="000000" w:themeColor="text1"/>
                <w:sz w:val="24"/>
                <w:szCs w:val="28"/>
                <w14:textFill>
                  <w14:solidFill>
                    <w14:schemeClr w14:val="tx1"/>
                  </w14:solidFill>
                </w14:textFill>
              </w:rPr>
            </w:pPr>
            <w:r>
              <w:rPr>
                <w:rFonts w:hint="eastAsia" w:ascii="仿宋" w:hAnsi="仿宋" w:eastAsia="仿宋"/>
                <w:color w:val="000000" w:themeColor="text1"/>
                <w:sz w:val="24"/>
                <w:szCs w:val="28"/>
                <w14:textFill>
                  <w14:solidFill>
                    <w14:schemeClr w14:val="tx1"/>
                  </w14:solidFill>
                </w14:textFill>
              </w:rPr>
              <w:t>投资人持股平台</w:t>
            </w:r>
          </w:p>
        </w:tc>
        <w:tc>
          <w:tcPr>
            <w:tcW w:w="1325" w:type="dxa"/>
            <w:vAlign w:val="center"/>
            <w:tcPrChange w:id="280" w:author="沈文锋" w:date="2026-09-02T08:58:50Z">
              <w:tcPr>
                <w:tcW w:w="2165" w:type="dxa"/>
                <w:vAlign w:val="center"/>
              </w:tcPr>
            </w:tcPrChange>
          </w:tcPr>
          <w:p w14:paraId="13CA52E8">
            <w:pPr>
              <w:spacing w:after="0" w:line="240" w:lineRule="auto"/>
              <w:jc w:val="both"/>
              <w:rPr>
                <w:rFonts w:hint="eastAsia" w:ascii="仿宋" w:hAnsi="仿宋" w:eastAsia="仿宋"/>
                <w:color w:val="000000" w:themeColor="text1"/>
                <w:sz w:val="24"/>
                <w:szCs w:val="28"/>
                <w14:textFill>
                  <w14:solidFill>
                    <w14:schemeClr w14:val="tx1"/>
                  </w14:solidFill>
                </w14:textFill>
              </w:rPr>
            </w:pPr>
            <w:r>
              <w:rPr>
                <w:rFonts w:hint="eastAsia" w:ascii="仿宋" w:hAnsi="仿宋" w:eastAsia="仿宋"/>
                <w:color w:val="000000" w:themeColor="text1"/>
                <w:sz w:val="24"/>
                <w:szCs w:val="28"/>
                <w14:textFill>
                  <w14:solidFill>
                    <w14:schemeClr w14:val="tx1"/>
                  </w14:solidFill>
                </w14:textFill>
              </w:rPr>
              <w:t>GP/实控人沈文</w:t>
            </w:r>
            <w:r>
              <w:rPr>
                <w:rFonts w:ascii="仿宋" w:hAnsi="仿宋" w:eastAsia="仿宋"/>
                <w:color w:val="000000" w:themeColor="text1"/>
                <w:sz w:val="24"/>
                <w:szCs w:val="28"/>
                <w14:textFill>
                  <w14:solidFill>
                    <w14:schemeClr w14:val="tx1"/>
                  </w14:solidFill>
                </w14:textFill>
              </w:rPr>
              <w:t>锋</w:t>
            </w:r>
          </w:p>
        </w:tc>
      </w:tr>
      <w:bookmarkEnd w:id="48"/>
    </w:tbl>
    <w:p w14:paraId="1EBE3268">
      <w:pPr>
        <w:pStyle w:val="12"/>
        <w:spacing w:before="129" w:line="360" w:lineRule="auto"/>
        <w:ind w:left="34"/>
        <w:outlineLvl w:val="2"/>
        <w:rPr>
          <w:rFonts w:hint="eastAsia" w:ascii="华文楷体" w:hAnsi="华文楷体" w:eastAsia="华文楷体" w:cs="华文楷体"/>
          <w:b/>
          <w:bCs/>
          <w:color w:val="000000" w:themeColor="text1"/>
          <w:spacing w:val="-4"/>
          <w:sz w:val="30"/>
          <w:szCs w:val="30"/>
          <w:lang w:eastAsia="zh-CN"/>
          <w14:textFill>
            <w14:solidFill>
              <w14:schemeClr w14:val="tx1"/>
            </w14:solidFill>
          </w14:textFill>
        </w:rPr>
      </w:pPr>
      <w:bookmarkStart w:id="53" w:name="_Toc226042704"/>
      <w:bookmarkStart w:id="54" w:name="_Toc236409672"/>
      <w:bookmarkStart w:id="55" w:name="_Toc236409566"/>
      <w:r>
        <w:rPr>
          <w:rFonts w:hint="eastAsia" w:ascii="华文楷体" w:hAnsi="华文楷体" w:eastAsia="华文楷体" w:cs="华文楷体"/>
          <w:b/>
          <w:bCs/>
          <w:color w:val="000000" w:themeColor="text1"/>
          <w:spacing w:val="-4"/>
          <w:sz w:val="30"/>
          <w:szCs w:val="30"/>
          <w:lang w:eastAsia="zh-CN"/>
          <w14:textFill>
            <w14:solidFill>
              <w14:schemeClr w14:val="tx1"/>
            </w14:solidFill>
          </w14:textFill>
        </w:rPr>
        <w:t>1.4.2分子公司</w:t>
      </w:r>
      <w:bookmarkEnd w:id="53"/>
      <w:bookmarkEnd w:id="54"/>
      <w:bookmarkEnd w:id="55"/>
    </w:p>
    <w:p w14:paraId="01A08FBC">
      <w:pPr>
        <w:ind w:firstLine="560" w:firstLineChars="200"/>
        <w:jc w:val="both"/>
        <w:rPr>
          <w:rFonts w:hint="eastAsia" w:ascii="仿宋" w:hAnsi="仿宋" w:eastAsia="仿宋"/>
          <w:color w:val="000000" w:themeColor="text1"/>
          <w:sz w:val="28"/>
          <w:szCs w:val="32"/>
          <w14:textFill>
            <w14:solidFill>
              <w14:schemeClr w14:val="tx1"/>
            </w14:solidFill>
          </w14:textFill>
        </w:rPr>
      </w:pPr>
      <w:r>
        <w:rPr>
          <w:rFonts w:ascii="仿宋" w:hAnsi="仿宋" w:eastAsia="仿宋"/>
          <w:color w:val="000000" w:themeColor="text1"/>
          <w:sz w:val="28"/>
          <w:szCs w:val="32"/>
          <w14:textFill>
            <w14:solidFill>
              <w14:schemeClr w14:val="tx1"/>
            </w14:solidFill>
          </w14:textFill>
        </w:rPr>
        <w:t>以下排列按照成立时间先后顺序：</w:t>
      </w:r>
    </w:p>
    <w:p w14:paraId="07B6CB82">
      <w:pPr>
        <w:ind w:firstLine="562" w:firstLineChars="200"/>
        <w:jc w:val="both"/>
        <w:rPr>
          <w:rFonts w:hint="eastAsia" w:ascii="仿宋" w:hAnsi="仿宋" w:eastAsia="仿宋"/>
          <w:b/>
          <w:bCs/>
          <w:color w:val="000000" w:themeColor="text1"/>
          <w:sz w:val="28"/>
          <w:szCs w:val="32"/>
          <w14:textFill>
            <w14:solidFill>
              <w14:schemeClr w14:val="tx1"/>
            </w14:solidFill>
          </w14:textFill>
        </w:rPr>
      </w:pPr>
      <w:r>
        <w:rPr>
          <w:rFonts w:hint="eastAsia" w:ascii="仿宋" w:hAnsi="仿宋" w:eastAsia="仿宋"/>
          <w:b/>
          <w:bCs/>
          <w:color w:val="000000" w:themeColor="text1"/>
          <w:sz w:val="28"/>
          <w:szCs w:val="32"/>
          <w14:textFill>
            <w14:solidFill>
              <w14:schemeClr w14:val="tx1"/>
            </w14:solidFill>
          </w14:textFill>
        </w:rPr>
        <w:t>㈠</w:t>
      </w:r>
      <w:r>
        <w:rPr>
          <w:rFonts w:ascii="仿宋" w:hAnsi="仿宋" w:eastAsia="仿宋"/>
          <w:b/>
          <w:bCs/>
          <w:color w:val="000000" w:themeColor="text1"/>
          <w:sz w:val="28"/>
          <w:szCs w:val="32"/>
          <w14:textFill>
            <w14:solidFill>
              <w14:schemeClr w14:val="tx1"/>
            </w14:solidFill>
          </w14:textFill>
        </w:rPr>
        <w:t>宁波启微数感科技有限公司</w:t>
      </w:r>
    </w:p>
    <w:p w14:paraId="0AA9F427">
      <w:pPr>
        <w:ind w:firstLine="560" w:firstLineChars="200"/>
        <w:jc w:val="both"/>
        <w:rPr>
          <w:rFonts w:hint="eastAsia" w:ascii="仿宋" w:hAnsi="仿宋" w:eastAsia="仿宋"/>
          <w:color w:val="000000" w:themeColor="text1"/>
          <w:sz w:val="28"/>
          <w:szCs w:val="32"/>
          <w14:textFill>
            <w14:solidFill>
              <w14:schemeClr w14:val="tx1"/>
            </w14:solidFill>
          </w14:textFill>
        </w:rPr>
      </w:pPr>
      <w:r>
        <w:rPr>
          <w:rFonts w:ascii="仿宋" w:hAnsi="仿宋" w:eastAsia="仿宋"/>
          <w:color w:val="000000" w:themeColor="text1"/>
          <w:sz w:val="28"/>
          <w:szCs w:val="32"/>
          <w14:textFill>
            <w14:solidFill>
              <w14:schemeClr w14:val="tx1"/>
            </w14:solidFill>
          </w14:textFill>
        </w:rPr>
        <w:t xml:space="preserve">宁波启微数感科技有限公司成立时间早于中科微感，主营业务为科研仪器设备研发、生产、销售，实际控制人为沈文锋。中科微感持股该公司 </w:t>
      </w:r>
      <w:del w:id="281" w:author="沈文锋" w:date="2026-09-02T08:59:19Z">
        <w:r>
          <w:rPr>
            <w:rFonts w:hint="default" w:ascii="仿宋" w:hAnsi="仿宋" w:eastAsia="仿宋"/>
            <w:color w:val="000000" w:themeColor="text1"/>
            <w:sz w:val="28"/>
            <w:szCs w:val="32"/>
            <w:lang w:val="en-US"/>
            <w14:textFill>
              <w14:solidFill>
                <w14:schemeClr w14:val="tx1"/>
              </w14:solidFill>
            </w14:textFill>
          </w:rPr>
          <w:delText>80</w:delText>
        </w:r>
      </w:del>
      <w:ins w:id="282" w:author="沈文锋" w:date="2026-09-02T08:59:19Z">
        <w:r>
          <w:rPr>
            <w:rFonts w:hint="eastAsia" w:ascii="仿宋" w:hAnsi="仿宋" w:eastAsia="仿宋"/>
            <w:color w:val="000000" w:themeColor="text1"/>
            <w:sz w:val="28"/>
            <w:szCs w:val="32"/>
            <w:lang w:val="en-US" w:eastAsia="zh-CN"/>
            <w14:textFill>
              <w14:solidFill>
                <w14:schemeClr w14:val="tx1"/>
              </w14:solidFill>
            </w14:textFill>
          </w:rPr>
          <w:t>100</w:t>
        </w:r>
      </w:ins>
      <w:r>
        <w:rPr>
          <w:rFonts w:ascii="仿宋" w:hAnsi="仿宋" w:eastAsia="仿宋"/>
          <w:color w:val="000000" w:themeColor="text1"/>
          <w:sz w:val="28"/>
          <w:szCs w:val="32"/>
          <w14:textFill>
            <w14:solidFill>
              <w14:schemeClr w14:val="tx1"/>
            </w14:solidFill>
          </w14:textFill>
        </w:rPr>
        <w:t>%股权。目前该公司截止本报告日已经完成</w:t>
      </w:r>
      <w:del w:id="283" w:author="沈文锋" w:date="2026-09-02T08:59:22Z">
        <w:r>
          <w:rPr>
            <w:rFonts w:hint="default" w:ascii="仿宋" w:hAnsi="仿宋" w:eastAsia="仿宋"/>
            <w:color w:val="000000" w:themeColor="text1"/>
            <w:sz w:val="28"/>
            <w:szCs w:val="32"/>
            <w:lang w:val="en-US"/>
            <w14:textFill>
              <w14:solidFill>
                <w14:schemeClr w14:val="tx1"/>
              </w14:solidFill>
            </w14:textFill>
          </w:rPr>
          <w:delText xml:space="preserve"> 95</w:delText>
        </w:r>
      </w:del>
      <w:ins w:id="284" w:author="沈文锋" w:date="2026-09-02T08:59:22Z">
        <w:r>
          <w:rPr>
            <w:rFonts w:hint="eastAsia" w:ascii="仿宋" w:hAnsi="仿宋" w:eastAsia="仿宋"/>
            <w:color w:val="000000" w:themeColor="text1"/>
            <w:sz w:val="28"/>
            <w:szCs w:val="32"/>
            <w:lang w:val="en-US" w:eastAsia="zh-CN"/>
            <w14:textFill>
              <w14:solidFill>
                <w14:schemeClr w14:val="tx1"/>
              </w14:solidFill>
            </w14:textFill>
          </w:rPr>
          <w:t>100</w:t>
        </w:r>
      </w:ins>
      <w:r>
        <w:rPr>
          <w:rFonts w:ascii="仿宋" w:hAnsi="仿宋" w:eastAsia="仿宋"/>
          <w:color w:val="000000" w:themeColor="text1"/>
          <w:sz w:val="28"/>
          <w:szCs w:val="32"/>
          <w14:textFill>
            <w14:solidFill>
              <w14:schemeClr w14:val="tx1"/>
            </w14:solidFill>
          </w14:textFill>
        </w:rPr>
        <w:t xml:space="preserve"> 万的实缴注册资金。</w:t>
      </w:r>
    </w:p>
    <w:tbl>
      <w:tblPr>
        <w:tblStyle w:val="22"/>
        <w:tblW w:w="899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80"/>
        <w:gridCol w:w="7018"/>
      </w:tblGrid>
      <w:tr w14:paraId="146AE1F3">
        <w:trPr>
          <w:trHeight w:val="549" w:hRule="atLeast"/>
        </w:trPr>
        <w:tc>
          <w:tcPr>
            <w:tcW w:w="8998" w:type="dxa"/>
            <w:gridSpan w:val="2"/>
            <w:vAlign w:val="center"/>
          </w:tcPr>
          <w:p w14:paraId="35082471">
            <w:pPr>
              <w:spacing w:after="0" w:line="240" w:lineRule="auto"/>
              <w:jc w:val="center"/>
              <w:rPr>
                <w:rFonts w:hint="eastAsia" w:ascii="仿宋" w:hAnsi="仿宋" w:eastAsia="仿宋"/>
                <w:b/>
                <w:bCs/>
                <w:color w:val="000000" w:themeColor="text1"/>
                <w:sz w:val="24"/>
                <w:szCs w:val="28"/>
                <w14:textFill>
                  <w14:solidFill>
                    <w14:schemeClr w14:val="tx1"/>
                  </w14:solidFill>
                </w14:textFill>
              </w:rPr>
            </w:pPr>
            <w:r>
              <w:rPr>
                <w:rFonts w:hint="eastAsia" w:ascii="仿宋" w:hAnsi="仿宋" w:eastAsia="仿宋"/>
                <w:b/>
                <w:bCs/>
                <w:color w:val="000000" w:themeColor="text1"/>
                <w:sz w:val="24"/>
                <w:szCs w:val="28"/>
                <w14:textFill>
                  <w14:solidFill>
                    <w14:schemeClr w14:val="tx1"/>
                  </w14:solidFill>
                </w14:textFill>
              </w:rPr>
              <w:t>工商信息</w:t>
            </w:r>
          </w:p>
        </w:tc>
      </w:tr>
      <w:tr w14:paraId="1760D1C8">
        <w:trPr>
          <w:trHeight w:val="549" w:hRule="atLeast"/>
        </w:trPr>
        <w:tc>
          <w:tcPr>
            <w:tcW w:w="1980" w:type="dxa"/>
            <w:vAlign w:val="center"/>
          </w:tcPr>
          <w:p w14:paraId="636AEFC5">
            <w:pPr>
              <w:spacing w:after="0" w:line="240" w:lineRule="auto"/>
              <w:rPr>
                <w:rFonts w:hint="eastAsia" w:ascii="仿宋" w:hAnsi="仿宋" w:eastAsia="仿宋"/>
                <w:color w:val="000000" w:themeColor="text1"/>
                <w:sz w:val="24"/>
                <w:szCs w:val="28"/>
                <w14:textFill>
                  <w14:solidFill>
                    <w14:schemeClr w14:val="tx1"/>
                  </w14:solidFill>
                </w14:textFill>
              </w:rPr>
            </w:pPr>
            <w:r>
              <w:rPr>
                <w:rFonts w:hint="eastAsia" w:ascii="仿宋" w:hAnsi="仿宋" w:eastAsia="仿宋"/>
                <w:color w:val="000000" w:themeColor="text1"/>
                <w:sz w:val="24"/>
                <w:szCs w:val="28"/>
                <w14:textFill>
                  <w14:solidFill>
                    <w14:schemeClr w14:val="tx1"/>
                  </w14:solidFill>
                </w14:textFill>
              </w:rPr>
              <w:t>公司名称</w:t>
            </w:r>
          </w:p>
        </w:tc>
        <w:tc>
          <w:tcPr>
            <w:tcW w:w="7018" w:type="dxa"/>
            <w:vAlign w:val="center"/>
          </w:tcPr>
          <w:p w14:paraId="187D3B83">
            <w:pPr>
              <w:spacing w:after="0" w:line="240" w:lineRule="auto"/>
              <w:rPr>
                <w:rFonts w:hint="eastAsia" w:ascii="仿宋" w:hAnsi="仿宋" w:eastAsia="仿宋"/>
                <w:color w:val="000000" w:themeColor="text1"/>
                <w:sz w:val="24"/>
                <w:szCs w:val="28"/>
                <w14:textFill>
                  <w14:solidFill>
                    <w14:schemeClr w14:val="tx1"/>
                  </w14:solidFill>
                </w14:textFill>
              </w:rPr>
            </w:pPr>
            <w:r>
              <w:rPr>
                <w:rFonts w:ascii="仿宋" w:hAnsi="仿宋" w:eastAsia="仿宋"/>
                <w:color w:val="000000" w:themeColor="text1"/>
                <w:sz w:val="24"/>
                <w:szCs w:val="28"/>
                <w14:textFill>
                  <w14:solidFill>
                    <w14:schemeClr w14:val="tx1"/>
                  </w14:solidFill>
                </w14:textFill>
              </w:rPr>
              <w:t>宁波启微数感科技有限公司</w:t>
            </w:r>
          </w:p>
        </w:tc>
      </w:tr>
      <w:tr w14:paraId="25CEAD0A">
        <w:trPr>
          <w:trHeight w:val="549" w:hRule="atLeast"/>
        </w:trPr>
        <w:tc>
          <w:tcPr>
            <w:tcW w:w="1980" w:type="dxa"/>
            <w:vAlign w:val="center"/>
          </w:tcPr>
          <w:p w14:paraId="785C9A2E">
            <w:pPr>
              <w:spacing w:after="0" w:line="240" w:lineRule="auto"/>
              <w:rPr>
                <w:rFonts w:hint="eastAsia" w:ascii="仿宋" w:hAnsi="仿宋" w:eastAsia="仿宋"/>
                <w:color w:val="000000" w:themeColor="text1"/>
                <w:sz w:val="24"/>
                <w:szCs w:val="28"/>
                <w14:textFill>
                  <w14:solidFill>
                    <w14:schemeClr w14:val="tx1"/>
                  </w14:solidFill>
                </w14:textFill>
              </w:rPr>
            </w:pPr>
            <w:r>
              <w:rPr>
                <w:rFonts w:ascii="仿宋" w:hAnsi="仿宋" w:eastAsia="仿宋"/>
                <w:color w:val="000000" w:themeColor="text1"/>
                <w:sz w:val="24"/>
                <w:szCs w:val="28"/>
                <w14:textFill>
                  <w14:solidFill>
                    <w14:schemeClr w14:val="tx1"/>
                  </w14:solidFill>
                </w14:textFill>
              </w:rPr>
              <w:t>成立日期</w:t>
            </w:r>
          </w:p>
        </w:tc>
        <w:tc>
          <w:tcPr>
            <w:tcW w:w="7018" w:type="dxa"/>
            <w:vAlign w:val="center"/>
          </w:tcPr>
          <w:p w14:paraId="1393BD37">
            <w:pPr>
              <w:spacing w:after="0" w:line="240" w:lineRule="auto"/>
              <w:rPr>
                <w:rFonts w:hint="eastAsia" w:ascii="仿宋" w:hAnsi="仿宋" w:eastAsia="仿宋"/>
                <w:color w:val="000000" w:themeColor="text1"/>
                <w:sz w:val="24"/>
                <w:szCs w:val="28"/>
                <w14:textFill>
                  <w14:solidFill>
                    <w14:schemeClr w14:val="tx1"/>
                  </w14:solidFill>
                </w14:textFill>
              </w:rPr>
            </w:pPr>
            <w:r>
              <w:rPr>
                <w:rFonts w:ascii="仿宋" w:hAnsi="仿宋" w:eastAsia="仿宋"/>
                <w:color w:val="000000" w:themeColor="text1"/>
                <w:sz w:val="24"/>
                <w:szCs w:val="28"/>
                <w14:textFill>
                  <w14:solidFill>
                    <w14:schemeClr w14:val="tx1"/>
                  </w14:solidFill>
                </w14:textFill>
              </w:rPr>
              <w:t>2021-10-28</w:t>
            </w:r>
          </w:p>
        </w:tc>
      </w:tr>
      <w:tr w14:paraId="783E5A2B">
        <w:trPr>
          <w:trHeight w:val="536" w:hRule="atLeast"/>
        </w:trPr>
        <w:tc>
          <w:tcPr>
            <w:tcW w:w="1980" w:type="dxa"/>
            <w:vAlign w:val="center"/>
          </w:tcPr>
          <w:p w14:paraId="04D12C1B">
            <w:pPr>
              <w:spacing w:after="0" w:line="240" w:lineRule="auto"/>
              <w:rPr>
                <w:rFonts w:hint="eastAsia" w:ascii="仿宋" w:hAnsi="仿宋" w:eastAsia="仿宋"/>
                <w:color w:val="000000" w:themeColor="text1"/>
                <w:sz w:val="24"/>
                <w:szCs w:val="28"/>
                <w14:textFill>
                  <w14:solidFill>
                    <w14:schemeClr w14:val="tx1"/>
                  </w14:solidFill>
                </w14:textFill>
              </w:rPr>
            </w:pPr>
            <w:r>
              <w:rPr>
                <w:rFonts w:ascii="仿宋" w:hAnsi="仿宋" w:eastAsia="仿宋"/>
                <w:color w:val="000000" w:themeColor="text1"/>
                <w:sz w:val="24"/>
                <w:szCs w:val="28"/>
                <w14:textFill>
                  <w14:solidFill>
                    <w14:schemeClr w14:val="tx1"/>
                  </w14:solidFill>
                </w14:textFill>
              </w:rPr>
              <w:t>注册地址</w:t>
            </w:r>
          </w:p>
        </w:tc>
        <w:tc>
          <w:tcPr>
            <w:tcW w:w="7018" w:type="dxa"/>
            <w:vAlign w:val="center"/>
          </w:tcPr>
          <w:p w14:paraId="6795C89F">
            <w:pPr>
              <w:spacing w:after="0" w:line="240" w:lineRule="auto"/>
              <w:rPr>
                <w:rFonts w:hint="eastAsia" w:ascii="仿宋" w:hAnsi="仿宋" w:eastAsia="仿宋"/>
                <w:color w:val="000000" w:themeColor="text1"/>
                <w:sz w:val="24"/>
                <w:szCs w:val="28"/>
                <w14:textFill>
                  <w14:solidFill>
                    <w14:schemeClr w14:val="tx1"/>
                  </w14:solidFill>
                </w14:textFill>
              </w:rPr>
            </w:pPr>
            <w:r>
              <w:rPr>
                <w:rFonts w:ascii="仿宋" w:hAnsi="仿宋" w:eastAsia="仿宋"/>
                <w:color w:val="000000" w:themeColor="text1"/>
                <w:sz w:val="24"/>
                <w:szCs w:val="28"/>
                <w14:textFill>
                  <w14:solidFill>
                    <w14:schemeClr w14:val="tx1"/>
                  </w14:solidFill>
                </w14:textFill>
              </w:rPr>
              <w:t>浙江省宁波市镇海区庄市街道中官西</w:t>
            </w:r>
            <w:r>
              <w:rPr>
                <w:rFonts w:hint="eastAsia" w:ascii="仿宋" w:hAnsi="仿宋" w:eastAsia="仿宋"/>
                <w:color w:val="000000" w:themeColor="text1"/>
                <w:sz w:val="24"/>
                <w:szCs w:val="28"/>
                <w14:textFill>
                  <w14:solidFill>
                    <w14:schemeClr w14:val="tx1"/>
                  </w14:solidFill>
                </w14:textFill>
              </w:rPr>
              <w:t>路</w:t>
            </w:r>
            <w:r>
              <w:rPr>
                <w:rFonts w:ascii="仿宋" w:hAnsi="仿宋" w:eastAsia="仿宋"/>
                <w:color w:val="000000" w:themeColor="text1"/>
                <w:sz w:val="24"/>
                <w:szCs w:val="28"/>
                <w14:textFill>
                  <w14:solidFill>
                    <w14:schemeClr w14:val="tx1"/>
                  </w14:solidFill>
                </w14:textFill>
              </w:rPr>
              <w:t>1277 号启迪科技园（宁波）1号11-1室（A栋1102-1）</w:t>
            </w:r>
          </w:p>
        </w:tc>
      </w:tr>
      <w:tr w14:paraId="716533D8">
        <w:trPr>
          <w:trHeight w:val="549" w:hRule="atLeast"/>
        </w:trPr>
        <w:tc>
          <w:tcPr>
            <w:tcW w:w="1980" w:type="dxa"/>
            <w:vAlign w:val="center"/>
          </w:tcPr>
          <w:p w14:paraId="0B161EBB">
            <w:pPr>
              <w:spacing w:after="0" w:line="240" w:lineRule="auto"/>
              <w:jc w:val="both"/>
              <w:rPr>
                <w:rFonts w:hint="eastAsia" w:ascii="仿宋" w:hAnsi="仿宋" w:eastAsia="仿宋"/>
                <w:color w:val="000000" w:themeColor="text1"/>
                <w:sz w:val="24"/>
                <w:szCs w:val="28"/>
                <w14:textFill>
                  <w14:solidFill>
                    <w14:schemeClr w14:val="tx1"/>
                  </w14:solidFill>
                </w14:textFill>
              </w:rPr>
            </w:pPr>
            <w:r>
              <w:rPr>
                <w:rFonts w:hint="eastAsia" w:ascii="仿宋" w:hAnsi="仿宋" w:eastAsia="仿宋"/>
                <w:color w:val="000000" w:themeColor="text1"/>
                <w:sz w:val="24"/>
                <w:szCs w:val="28"/>
                <w14:textFill>
                  <w14:solidFill>
                    <w14:schemeClr w14:val="tx1"/>
                  </w14:solidFill>
                </w14:textFill>
              </w:rPr>
              <w:t>法定代表人</w:t>
            </w:r>
          </w:p>
        </w:tc>
        <w:tc>
          <w:tcPr>
            <w:tcW w:w="7018" w:type="dxa"/>
            <w:vAlign w:val="center"/>
          </w:tcPr>
          <w:p w14:paraId="6AA5B031">
            <w:pPr>
              <w:spacing w:after="0" w:line="240" w:lineRule="auto"/>
              <w:jc w:val="both"/>
              <w:rPr>
                <w:rFonts w:hint="eastAsia" w:ascii="仿宋" w:hAnsi="仿宋" w:eastAsia="仿宋"/>
                <w:color w:val="000000" w:themeColor="text1"/>
                <w:sz w:val="24"/>
                <w:szCs w:val="28"/>
                <w14:textFill>
                  <w14:solidFill>
                    <w14:schemeClr w14:val="tx1"/>
                  </w14:solidFill>
                </w14:textFill>
              </w:rPr>
            </w:pPr>
            <w:r>
              <w:rPr>
                <w:rFonts w:hint="eastAsia" w:ascii="仿宋" w:hAnsi="仿宋" w:eastAsia="仿宋"/>
                <w:color w:val="000000" w:themeColor="text1"/>
                <w:sz w:val="24"/>
                <w:szCs w:val="28"/>
                <w14:textFill>
                  <w14:solidFill>
                    <w14:schemeClr w14:val="tx1"/>
                  </w14:solidFill>
                </w14:textFill>
              </w:rPr>
              <w:t>沈文锋</w:t>
            </w:r>
          </w:p>
        </w:tc>
      </w:tr>
      <w:tr w14:paraId="1B0E04F3">
        <w:trPr>
          <w:trHeight w:val="549" w:hRule="atLeast"/>
        </w:trPr>
        <w:tc>
          <w:tcPr>
            <w:tcW w:w="1980" w:type="dxa"/>
            <w:vAlign w:val="center"/>
          </w:tcPr>
          <w:p w14:paraId="5282E2D3">
            <w:pPr>
              <w:spacing w:after="0" w:line="240" w:lineRule="auto"/>
              <w:jc w:val="both"/>
              <w:rPr>
                <w:rFonts w:hint="eastAsia" w:ascii="仿宋" w:hAnsi="仿宋" w:eastAsia="仿宋"/>
                <w:color w:val="000000" w:themeColor="text1"/>
                <w:sz w:val="24"/>
                <w:szCs w:val="28"/>
                <w14:textFill>
                  <w14:solidFill>
                    <w14:schemeClr w14:val="tx1"/>
                  </w14:solidFill>
                </w14:textFill>
              </w:rPr>
            </w:pPr>
            <w:r>
              <w:rPr>
                <w:rFonts w:hint="eastAsia" w:ascii="仿宋" w:hAnsi="仿宋" w:eastAsia="仿宋"/>
                <w:color w:val="000000" w:themeColor="text1"/>
                <w:sz w:val="24"/>
                <w:szCs w:val="28"/>
                <w14:textFill>
                  <w14:solidFill>
                    <w14:schemeClr w14:val="tx1"/>
                  </w14:solidFill>
                </w14:textFill>
              </w:rPr>
              <w:t>注册资本</w:t>
            </w:r>
          </w:p>
        </w:tc>
        <w:tc>
          <w:tcPr>
            <w:tcW w:w="7018" w:type="dxa"/>
            <w:vAlign w:val="center"/>
          </w:tcPr>
          <w:p w14:paraId="02448E26">
            <w:pPr>
              <w:spacing w:after="0" w:line="240" w:lineRule="auto"/>
              <w:jc w:val="both"/>
              <w:rPr>
                <w:rFonts w:hint="eastAsia" w:ascii="仿宋" w:hAnsi="仿宋" w:eastAsia="仿宋"/>
                <w:color w:val="000000" w:themeColor="text1"/>
                <w:sz w:val="24"/>
                <w:szCs w:val="28"/>
                <w14:textFill>
                  <w14:solidFill>
                    <w14:schemeClr w14:val="tx1"/>
                  </w14:solidFill>
                </w14:textFill>
              </w:rPr>
            </w:pPr>
            <w:r>
              <w:rPr>
                <w:rFonts w:hint="eastAsia" w:ascii="仿宋" w:hAnsi="仿宋" w:eastAsia="仿宋"/>
                <w:color w:val="000000" w:themeColor="text1"/>
                <w:sz w:val="24"/>
                <w:szCs w:val="28"/>
                <w14:textFill>
                  <w14:solidFill>
                    <w14:schemeClr w14:val="tx1"/>
                  </w14:solidFill>
                </w14:textFill>
              </w:rPr>
              <w:t>100万元人民币</w:t>
            </w:r>
          </w:p>
        </w:tc>
      </w:tr>
      <w:tr w14:paraId="73024675">
        <w:trPr>
          <w:trHeight w:val="549" w:hRule="atLeast"/>
        </w:trPr>
        <w:tc>
          <w:tcPr>
            <w:tcW w:w="1980" w:type="dxa"/>
            <w:vAlign w:val="center"/>
          </w:tcPr>
          <w:p w14:paraId="03E09A27">
            <w:pPr>
              <w:spacing w:after="0" w:line="240" w:lineRule="auto"/>
              <w:jc w:val="both"/>
              <w:rPr>
                <w:rFonts w:hint="eastAsia" w:ascii="仿宋" w:hAnsi="仿宋" w:eastAsia="仿宋"/>
                <w:color w:val="000000" w:themeColor="text1"/>
                <w:sz w:val="24"/>
                <w:szCs w:val="28"/>
                <w14:textFill>
                  <w14:solidFill>
                    <w14:schemeClr w14:val="tx1"/>
                  </w14:solidFill>
                </w14:textFill>
              </w:rPr>
            </w:pPr>
            <w:r>
              <w:rPr>
                <w:rFonts w:hint="eastAsia" w:ascii="仿宋" w:hAnsi="仿宋" w:eastAsia="仿宋"/>
                <w:color w:val="000000" w:themeColor="text1"/>
                <w:sz w:val="24"/>
                <w:szCs w:val="28"/>
                <w14:textFill>
                  <w14:solidFill>
                    <w14:schemeClr w14:val="tx1"/>
                  </w14:solidFill>
                </w14:textFill>
              </w:rPr>
              <w:t>所属行业</w:t>
            </w:r>
          </w:p>
        </w:tc>
        <w:tc>
          <w:tcPr>
            <w:tcW w:w="7018" w:type="dxa"/>
            <w:vAlign w:val="center"/>
          </w:tcPr>
          <w:p w14:paraId="5A86734D">
            <w:pPr>
              <w:spacing w:after="0" w:line="240" w:lineRule="auto"/>
              <w:jc w:val="both"/>
              <w:rPr>
                <w:rFonts w:hint="eastAsia" w:ascii="仿宋" w:hAnsi="仿宋" w:eastAsia="仿宋"/>
                <w:color w:val="000000" w:themeColor="text1"/>
                <w:sz w:val="24"/>
                <w:szCs w:val="28"/>
                <w14:textFill>
                  <w14:solidFill>
                    <w14:schemeClr w14:val="tx1"/>
                  </w14:solidFill>
                </w14:textFill>
              </w:rPr>
            </w:pPr>
            <w:r>
              <w:rPr>
                <w:rFonts w:hint="eastAsia" w:ascii="仿宋" w:hAnsi="仿宋" w:eastAsia="仿宋"/>
                <w:color w:val="000000" w:themeColor="text1"/>
                <w:sz w:val="24"/>
                <w:szCs w:val="28"/>
                <w14:textFill>
                  <w14:solidFill>
                    <w14:schemeClr w14:val="tx1"/>
                  </w14:solidFill>
                </w14:textFill>
              </w:rPr>
              <w:t>科研仪器</w:t>
            </w:r>
          </w:p>
        </w:tc>
      </w:tr>
      <w:tr w14:paraId="226FCB90">
        <w:trPr>
          <w:trHeight w:val="549" w:hRule="atLeast"/>
        </w:trPr>
        <w:tc>
          <w:tcPr>
            <w:tcW w:w="1980" w:type="dxa"/>
            <w:vAlign w:val="center"/>
          </w:tcPr>
          <w:p w14:paraId="3955EF84">
            <w:pPr>
              <w:spacing w:after="0" w:line="240" w:lineRule="auto"/>
              <w:jc w:val="both"/>
              <w:rPr>
                <w:rFonts w:hint="eastAsia" w:ascii="仿宋" w:hAnsi="仿宋" w:eastAsia="仿宋"/>
                <w:color w:val="000000" w:themeColor="text1"/>
                <w:sz w:val="24"/>
                <w:szCs w:val="28"/>
                <w14:textFill>
                  <w14:solidFill>
                    <w14:schemeClr w14:val="tx1"/>
                  </w14:solidFill>
                </w14:textFill>
              </w:rPr>
            </w:pPr>
            <w:r>
              <w:rPr>
                <w:rFonts w:hint="eastAsia" w:ascii="仿宋" w:hAnsi="仿宋" w:eastAsia="仿宋"/>
                <w:color w:val="000000" w:themeColor="text1"/>
                <w:sz w:val="24"/>
                <w:szCs w:val="28"/>
                <w14:textFill>
                  <w14:solidFill>
                    <w14:schemeClr w14:val="tx1"/>
                  </w14:solidFill>
                </w14:textFill>
              </w:rPr>
              <w:t>经营范围</w:t>
            </w:r>
          </w:p>
        </w:tc>
        <w:tc>
          <w:tcPr>
            <w:tcW w:w="7018" w:type="dxa"/>
            <w:vAlign w:val="center"/>
          </w:tcPr>
          <w:p w14:paraId="30D25BEB">
            <w:pPr>
              <w:spacing w:after="0" w:line="240" w:lineRule="auto"/>
              <w:jc w:val="both"/>
              <w:rPr>
                <w:rFonts w:hint="eastAsia" w:ascii="仿宋" w:hAnsi="仿宋" w:eastAsia="仿宋"/>
                <w:color w:val="000000" w:themeColor="text1"/>
                <w:sz w:val="24"/>
                <w:szCs w:val="28"/>
                <w14:textFill>
                  <w14:solidFill>
                    <w14:schemeClr w14:val="tx1"/>
                  </w14:solidFill>
                </w14:textFill>
              </w:rPr>
            </w:pPr>
            <w:r>
              <w:rPr>
                <w:rFonts w:hint="eastAsia" w:ascii="仿宋" w:hAnsi="仿宋" w:eastAsia="仿宋"/>
                <w:color w:val="000000" w:themeColor="text1"/>
                <w:sz w:val="24"/>
                <w:szCs w:val="28"/>
                <w14:textFill>
                  <w14:solidFill>
                    <w14:schemeClr w14:val="tx1"/>
                  </w14:solidFill>
                </w14:textFill>
              </w:rPr>
              <w:t>一般项目:技术服务、技术开发、技术咨询、技术交流、技术转让、技术推广;合成材料销售;电子元器件零售;电子测量仪器销售;光电子器件销售;集成电路芯片及产品销售;电子专用材料研发;可穿戴智能设备销售;智能家庭消费设备销售;电子专用材料销售;新型金属功能材料销售;人工智能硬件销售;合成纤维销售;智能仪器仪表销售;仪器仪表销售;机械零件、零部件销售;教学专用仪器销售;信息技术咨询服务;工程和技术研究和试验发展;互联网销售（除销售需要许可的商品）;会议及展览服务;物联网应用服务;物联网技术服务;物联网设备销售;软件开发;软件销售;人工智能应用软件开发;医学研究和试验发展;自然科学研究和试验发展;塑料制品销售;新型膜材料销售;货物进出口;技术进出口;进出口代理（除依法须经批准的项目外,凭营业执照依法自主开展经营活动）。以下限分支机构经营:一般项目:合成材料制造（不含</w:t>
            </w:r>
          </w:p>
          <w:p w14:paraId="111D0C5B">
            <w:pPr>
              <w:spacing w:after="0" w:line="240" w:lineRule="auto"/>
              <w:jc w:val="both"/>
              <w:rPr>
                <w:rFonts w:hint="eastAsia" w:ascii="仿宋" w:hAnsi="仿宋" w:eastAsia="仿宋"/>
                <w:color w:val="000000" w:themeColor="text1"/>
                <w:sz w:val="24"/>
                <w:szCs w:val="28"/>
                <w14:textFill>
                  <w14:solidFill>
                    <w14:schemeClr w14:val="tx1"/>
                  </w14:solidFill>
                </w14:textFill>
              </w:rPr>
            </w:pPr>
            <w:r>
              <w:rPr>
                <w:rFonts w:hint="eastAsia" w:ascii="仿宋" w:hAnsi="仿宋" w:eastAsia="仿宋"/>
                <w:color w:val="000000" w:themeColor="text1"/>
                <w:sz w:val="24"/>
                <w:szCs w:val="28"/>
                <w14:textFill>
                  <w14:solidFill>
                    <w14:schemeClr w14:val="tx1"/>
                  </w14:solidFill>
                </w14:textFill>
              </w:rPr>
              <w:t>危险化学品）;电子元器件制造;可穿戴智能设备制造;智能家庭消费设备制造;电子专用材料制造;合成纤维制造;仪器仪表制造;教学专用仪器制造（除依法须经批准的项目外,凭营业执照依法自主开展经营活动）。</w:t>
            </w:r>
          </w:p>
        </w:tc>
      </w:tr>
    </w:tbl>
    <w:p w14:paraId="176C06ED">
      <w:pPr>
        <w:ind w:firstLine="562" w:firstLineChars="200"/>
        <w:jc w:val="both"/>
        <w:rPr>
          <w:rFonts w:hint="eastAsia" w:ascii="仿宋" w:hAnsi="仿宋" w:eastAsia="仿宋"/>
          <w:b/>
          <w:bCs/>
          <w:color w:val="000000" w:themeColor="text1"/>
          <w:sz w:val="28"/>
          <w:szCs w:val="32"/>
          <w14:textFill>
            <w14:solidFill>
              <w14:schemeClr w14:val="tx1"/>
            </w14:solidFill>
          </w14:textFill>
        </w:rPr>
      </w:pPr>
      <w:r>
        <w:rPr>
          <w:rFonts w:hint="eastAsia" w:ascii="仿宋" w:hAnsi="仿宋" w:eastAsia="仿宋"/>
          <w:b/>
          <w:bCs/>
          <w:color w:val="000000" w:themeColor="text1"/>
          <w:sz w:val="28"/>
          <w:szCs w:val="32"/>
          <w14:textFill>
            <w14:solidFill>
              <w14:schemeClr w14:val="tx1"/>
            </w14:solidFill>
          </w14:textFill>
        </w:rPr>
        <w:t>㈡</w:t>
      </w:r>
      <w:del w:id="285" w:author="沈文锋" w:date="2026-09-02T08:59:49Z">
        <w:r>
          <w:rPr>
            <w:rFonts w:ascii="仿宋" w:hAnsi="仿宋" w:eastAsia="仿宋"/>
            <w:b/>
            <w:bCs/>
            <w:color w:val="000000" w:themeColor="text1"/>
            <w:sz w:val="28"/>
            <w:szCs w:val="32"/>
            <w14:textFill>
              <w14:solidFill>
                <w14:schemeClr w14:val="tx1"/>
              </w14:solidFill>
            </w14:textFill>
          </w:rPr>
          <w:delText>宁</w:delText>
        </w:r>
      </w:del>
      <w:del w:id="286" w:author="沈文锋" w:date="2026-09-02T08:59:48Z">
        <w:r>
          <w:rPr>
            <w:rFonts w:hint="eastAsia" w:ascii="仿宋" w:hAnsi="仿宋" w:eastAsia="仿宋"/>
            <w:b/>
            <w:bCs/>
            <w:color w:val="000000" w:themeColor="text1"/>
            <w:sz w:val="28"/>
            <w:szCs w:val="32"/>
            <w14:textFill>
              <w14:solidFill>
                <w14:schemeClr w14:val="tx1"/>
              </w14:solidFill>
            </w14:textFill>
          </w:rPr>
          <w:delText>波</w:delText>
        </w:r>
      </w:del>
      <w:r>
        <w:rPr>
          <w:rFonts w:hint="eastAsia" w:ascii="仿宋" w:hAnsi="仿宋" w:eastAsia="仿宋"/>
          <w:b/>
          <w:bCs/>
          <w:color w:val="000000" w:themeColor="text1"/>
          <w:sz w:val="28"/>
          <w:szCs w:val="32"/>
          <w14:textFill>
            <w14:solidFill>
              <w14:schemeClr w14:val="tx1"/>
            </w14:solidFill>
          </w14:textFill>
        </w:rPr>
        <w:t>中科微感（深圳）科技有限公司</w:t>
      </w:r>
    </w:p>
    <w:p w14:paraId="26526400">
      <w:pPr>
        <w:ind w:firstLine="560" w:firstLineChars="200"/>
        <w:jc w:val="both"/>
        <w:rPr>
          <w:rFonts w:hint="eastAsia" w:ascii="仿宋" w:hAnsi="仿宋" w:eastAsia="仿宋"/>
          <w:color w:val="000000" w:themeColor="text1"/>
          <w:sz w:val="28"/>
          <w:szCs w:val="32"/>
          <w14:textFill>
            <w14:solidFill>
              <w14:schemeClr w14:val="tx1"/>
            </w14:solidFill>
          </w14:textFill>
        </w:rPr>
      </w:pPr>
      <w:r>
        <w:rPr>
          <w:rFonts w:ascii="仿宋" w:hAnsi="仿宋" w:eastAsia="仿宋"/>
          <w:color w:val="000000" w:themeColor="text1"/>
          <w:sz w:val="28"/>
          <w:szCs w:val="32"/>
          <w14:textFill>
            <w14:solidFill>
              <w14:schemeClr w14:val="tx1"/>
            </w14:solidFill>
          </w14:textFill>
        </w:rPr>
        <w:t>主营业务为大湾区销售，未来规划将公司算法中心及部分终端产品开发迁移至深圳地区，实际控制人为沈文锋。中科微感持股该公司100%股权。目前该公司截止本报告日已经完成 150 万实缴注册资金</w:t>
      </w:r>
      <w:r>
        <w:rPr>
          <w:rFonts w:hint="eastAsia" w:ascii="仿宋" w:hAnsi="仿宋" w:eastAsia="仿宋"/>
          <w:color w:val="000000" w:themeColor="text1"/>
          <w:sz w:val="28"/>
          <w:szCs w:val="32"/>
          <w14:textFill>
            <w14:solidFill>
              <w14:schemeClr w14:val="tx1"/>
            </w14:solidFill>
          </w14:textFill>
        </w:rPr>
        <w:t>。</w:t>
      </w:r>
    </w:p>
    <w:tbl>
      <w:tblPr>
        <w:tblStyle w:val="22"/>
        <w:tblW w:w="899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80"/>
        <w:gridCol w:w="7018"/>
      </w:tblGrid>
      <w:tr w14:paraId="5D6A2496">
        <w:trPr>
          <w:trHeight w:val="549" w:hRule="atLeast"/>
        </w:trPr>
        <w:tc>
          <w:tcPr>
            <w:tcW w:w="8998" w:type="dxa"/>
            <w:gridSpan w:val="2"/>
            <w:vAlign w:val="center"/>
          </w:tcPr>
          <w:p w14:paraId="41D32CCA">
            <w:pPr>
              <w:spacing w:after="0" w:line="240" w:lineRule="auto"/>
              <w:jc w:val="center"/>
              <w:rPr>
                <w:rFonts w:hint="eastAsia" w:ascii="仿宋" w:hAnsi="仿宋" w:eastAsia="仿宋"/>
                <w:b/>
                <w:bCs/>
                <w:color w:val="000000" w:themeColor="text1"/>
                <w:sz w:val="24"/>
                <w:szCs w:val="28"/>
                <w14:textFill>
                  <w14:solidFill>
                    <w14:schemeClr w14:val="tx1"/>
                  </w14:solidFill>
                </w14:textFill>
              </w:rPr>
            </w:pPr>
            <w:r>
              <w:rPr>
                <w:rFonts w:hint="eastAsia" w:ascii="仿宋" w:hAnsi="仿宋" w:eastAsia="仿宋"/>
                <w:b/>
                <w:bCs/>
                <w:color w:val="000000" w:themeColor="text1"/>
                <w:sz w:val="24"/>
                <w:szCs w:val="28"/>
                <w14:textFill>
                  <w14:solidFill>
                    <w14:schemeClr w14:val="tx1"/>
                  </w14:solidFill>
                </w14:textFill>
              </w:rPr>
              <w:t>工商信息</w:t>
            </w:r>
          </w:p>
        </w:tc>
      </w:tr>
      <w:tr w14:paraId="46C2750F">
        <w:trPr>
          <w:trHeight w:val="549" w:hRule="atLeast"/>
        </w:trPr>
        <w:tc>
          <w:tcPr>
            <w:tcW w:w="1980" w:type="dxa"/>
            <w:vAlign w:val="center"/>
          </w:tcPr>
          <w:p w14:paraId="4C0A7B36">
            <w:pPr>
              <w:spacing w:after="0" w:line="240" w:lineRule="auto"/>
              <w:rPr>
                <w:rFonts w:hint="eastAsia" w:ascii="仿宋" w:hAnsi="仿宋" w:eastAsia="仿宋"/>
                <w:color w:val="000000" w:themeColor="text1"/>
                <w:sz w:val="24"/>
                <w:szCs w:val="28"/>
                <w14:textFill>
                  <w14:solidFill>
                    <w14:schemeClr w14:val="tx1"/>
                  </w14:solidFill>
                </w14:textFill>
              </w:rPr>
            </w:pPr>
            <w:r>
              <w:rPr>
                <w:rFonts w:hint="eastAsia" w:ascii="仿宋" w:hAnsi="仿宋" w:eastAsia="仿宋"/>
                <w:color w:val="000000" w:themeColor="text1"/>
                <w:sz w:val="24"/>
                <w:szCs w:val="28"/>
                <w14:textFill>
                  <w14:solidFill>
                    <w14:schemeClr w14:val="tx1"/>
                  </w14:solidFill>
                </w14:textFill>
              </w:rPr>
              <w:t>公司名称</w:t>
            </w:r>
          </w:p>
        </w:tc>
        <w:tc>
          <w:tcPr>
            <w:tcW w:w="7018" w:type="dxa"/>
            <w:vAlign w:val="center"/>
          </w:tcPr>
          <w:p w14:paraId="4925B5F6">
            <w:pPr>
              <w:spacing w:after="0" w:line="240" w:lineRule="auto"/>
              <w:rPr>
                <w:rFonts w:hint="eastAsia" w:ascii="仿宋" w:hAnsi="仿宋" w:eastAsia="仿宋"/>
                <w:color w:val="000000" w:themeColor="text1"/>
                <w:sz w:val="24"/>
                <w:szCs w:val="28"/>
                <w14:textFill>
                  <w14:solidFill>
                    <w14:schemeClr w14:val="tx1"/>
                  </w14:solidFill>
                </w14:textFill>
              </w:rPr>
            </w:pPr>
            <w:r>
              <w:rPr>
                <w:rFonts w:ascii="仿宋" w:hAnsi="仿宋" w:eastAsia="仿宋"/>
                <w:color w:val="000000" w:themeColor="text1"/>
                <w:sz w:val="24"/>
                <w:szCs w:val="28"/>
                <w14:textFill>
                  <w14:solidFill>
                    <w14:schemeClr w14:val="tx1"/>
                  </w14:solidFill>
                </w14:textFill>
              </w:rPr>
              <w:t>中科微感（深圳）科技有限公司</w:t>
            </w:r>
          </w:p>
        </w:tc>
      </w:tr>
      <w:tr w14:paraId="2B0CD41F">
        <w:trPr>
          <w:trHeight w:val="549" w:hRule="atLeast"/>
        </w:trPr>
        <w:tc>
          <w:tcPr>
            <w:tcW w:w="1980" w:type="dxa"/>
            <w:vAlign w:val="center"/>
          </w:tcPr>
          <w:p w14:paraId="2D11A05C">
            <w:pPr>
              <w:spacing w:after="0" w:line="240" w:lineRule="auto"/>
              <w:rPr>
                <w:rFonts w:hint="eastAsia" w:ascii="仿宋" w:hAnsi="仿宋" w:eastAsia="仿宋"/>
                <w:color w:val="000000" w:themeColor="text1"/>
                <w:sz w:val="24"/>
                <w:szCs w:val="28"/>
                <w14:textFill>
                  <w14:solidFill>
                    <w14:schemeClr w14:val="tx1"/>
                  </w14:solidFill>
                </w14:textFill>
              </w:rPr>
            </w:pPr>
            <w:r>
              <w:rPr>
                <w:rFonts w:ascii="仿宋" w:hAnsi="仿宋" w:eastAsia="仿宋"/>
                <w:color w:val="000000" w:themeColor="text1"/>
                <w:sz w:val="24"/>
                <w:szCs w:val="28"/>
                <w14:textFill>
                  <w14:solidFill>
                    <w14:schemeClr w14:val="tx1"/>
                  </w14:solidFill>
                </w14:textFill>
              </w:rPr>
              <w:t>成立日期</w:t>
            </w:r>
          </w:p>
        </w:tc>
        <w:tc>
          <w:tcPr>
            <w:tcW w:w="7018" w:type="dxa"/>
            <w:vAlign w:val="center"/>
          </w:tcPr>
          <w:p w14:paraId="1841B015">
            <w:pPr>
              <w:spacing w:after="0" w:line="240" w:lineRule="auto"/>
              <w:rPr>
                <w:rFonts w:hint="eastAsia" w:ascii="仿宋" w:hAnsi="仿宋" w:eastAsia="仿宋"/>
                <w:color w:val="000000" w:themeColor="text1"/>
                <w:sz w:val="24"/>
                <w:szCs w:val="28"/>
                <w14:textFill>
                  <w14:solidFill>
                    <w14:schemeClr w14:val="tx1"/>
                  </w14:solidFill>
                </w14:textFill>
              </w:rPr>
            </w:pPr>
            <w:r>
              <w:rPr>
                <w:rFonts w:ascii="仿宋" w:hAnsi="仿宋" w:eastAsia="仿宋"/>
                <w:color w:val="000000" w:themeColor="text1"/>
                <w:sz w:val="24"/>
                <w:szCs w:val="28"/>
                <w14:textFill>
                  <w14:solidFill>
                    <w14:schemeClr w14:val="tx1"/>
                  </w14:solidFill>
                </w14:textFill>
              </w:rPr>
              <w:t>2023-05-17</w:t>
            </w:r>
          </w:p>
        </w:tc>
      </w:tr>
      <w:tr w14:paraId="149D4EF0">
        <w:trPr>
          <w:trHeight w:val="536" w:hRule="atLeast"/>
        </w:trPr>
        <w:tc>
          <w:tcPr>
            <w:tcW w:w="1980" w:type="dxa"/>
            <w:vAlign w:val="center"/>
          </w:tcPr>
          <w:p w14:paraId="26326F79">
            <w:pPr>
              <w:spacing w:after="0" w:line="240" w:lineRule="auto"/>
              <w:rPr>
                <w:rFonts w:hint="eastAsia" w:ascii="仿宋" w:hAnsi="仿宋" w:eastAsia="仿宋"/>
                <w:color w:val="000000" w:themeColor="text1"/>
                <w:sz w:val="24"/>
                <w:szCs w:val="28"/>
                <w14:textFill>
                  <w14:solidFill>
                    <w14:schemeClr w14:val="tx1"/>
                  </w14:solidFill>
                </w14:textFill>
              </w:rPr>
            </w:pPr>
            <w:r>
              <w:rPr>
                <w:rFonts w:ascii="仿宋" w:hAnsi="仿宋" w:eastAsia="仿宋"/>
                <w:color w:val="000000" w:themeColor="text1"/>
                <w:sz w:val="24"/>
                <w:szCs w:val="28"/>
                <w14:textFill>
                  <w14:solidFill>
                    <w14:schemeClr w14:val="tx1"/>
                  </w14:solidFill>
                </w14:textFill>
              </w:rPr>
              <w:t>注册地址</w:t>
            </w:r>
          </w:p>
        </w:tc>
        <w:tc>
          <w:tcPr>
            <w:tcW w:w="7018" w:type="dxa"/>
            <w:vAlign w:val="center"/>
          </w:tcPr>
          <w:p w14:paraId="77EB2FFF">
            <w:pPr>
              <w:spacing w:after="0" w:line="240" w:lineRule="auto"/>
              <w:rPr>
                <w:rFonts w:hint="eastAsia" w:ascii="仿宋" w:hAnsi="仿宋" w:eastAsia="仿宋"/>
                <w:color w:val="000000" w:themeColor="text1"/>
                <w:sz w:val="24"/>
                <w:szCs w:val="28"/>
                <w14:textFill>
                  <w14:solidFill>
                    <w14:schemeClr w14:val="tx1"/>
                  </w14:solidFill>
                </w14:textFill>
              </w:rPr>
            </w:pPr>
            <w:r>
              <w:rPr>
                <w:rFonts w:hint="eastAsia" w:ascii="仿宋" w:hAnsi="仿宋" w:eastAsia="仿宋"/>
                <w:color w:val="000000" w:themeColor="text1"/>
                <w:sz w:val="24"/>
                <w:szCs w:val="28"/>
                <w14:textFill>
                  <w14:solidFill>
                    <w14:schemeClr w14:val="tx1"/>
                  </w14:solidFill>
                </w14:textFill>
              </w:rPr>
              <w:t>深圳市南山区粤海街道科技园社区科智西路</w:t>
            </w:r>
            <w:r>
              <w:rPr>
                <w:rFonts w:ascii="仿宋" w:hAnsi="仿宋" w:eastAsia="仿宋"/>
                <w:color w:val="000000" w:themeColor="text1"/>
                <w:sz w:val="24"/>
                <w:szCs w:val="28"/>
                <w14:textFill>
                  <w14:solidFill>
                    <w14:schemeClr w14:val="tx1"/>
                  </w14:solidFill>
                </w14:textFill>
              </w:rPr>
              <w:t>1</w:t>
            </w:r>
            <w:r>
              <w:rPr>
                <w:rFonts w:hint="eastAsia" w:ascii="仿宋" w:hAnsi="仿宋" w:eastAsia="仿宋"/>
                <w:color w:val="000000" w:themeColor="text1"/>
                <w:sz w:val="24"/>
                <w:szCs w:val="28"/>
                <w14:textFill>
                  <w14:solidFill>
                    <w14:schemeClr w14:val="tx1"/>
                  </w14:solidFill>
                </w14:textFill>
              </w:rPr>
              <w:t>号科苑西</w:t>
            </w:r>
            <w:r>
              <w:rPr>
                <w:rFonts w:ascii="仿宋" w:hAnsi="仿宋" w:eastAsia="仿宋"/>
                <w:color w:val="000000" w:themeColor="text1"/>
                <w:sz w:val="24"/>
                <w:szCs w:val="28"/>
                <w14:textFill>
                  <w14:solidFill>
                    <w14:schemeClr w14:val="tx1"/>
                  </w14:solidFill>
                </w14:textFill>
              </w:rPr>
              <w:t>23</w:t>
            </w:r>
            <w:r>
              <w:rPr>
                <w:rFonts w:hint="eastAsia" w:ascii="仿宋" w:hAnsi="仿宋" w:eastAsia="仿宋"/>
                <w:color w:val="000000" w:themeColor="text1"/>
                <w:sz w:val="24"/>
                <w:szCs w:val="28"/>
                <w14:textFill>
                  <w14:solidFill>
                    <w14:schemeClr w14:val="tx1"/>
                  </w14:solidFill>
                </w14:textFill>
              </w:rPr>
              <w:t>栋北</w:t>
            </w:r>
            <w:r>
              <w:rPr>
                <w:rFonts w:ascii="仿宋" w:hAnsi="仿宋" w:eastAsia="仿宋"/>
                <w:color w:val="000000" w:themeColor="text1"/>
                <w:sz w:val="24"/>
                <w:szCs w:val="28"/>
                <w14:textFill>
                  <w14:solidFill>
                    <w14:schemeClr w14:val="tx1"/>
                  </w14:solidFill>
                </w14:textFill>
              </w:rPr>
              <w:t>416</w:t>
            </w:r>
          </w:p>
        </w:tc>
      </w:tr>
      <w:tr w14:paraId="5DB05CA0">
        <w:trPr>
          <w:trHeight w:val="549" w:hRule="atLeast"/>
        </w:trPr>
        <w:tc>
          <w:tcPr>
            <w:tcW w:w="1980" w:type="dxa"/>
            <w:vAlign w:val="center"/>
          </w:tcPr>
          <w:p w14:paraId="71EA060E">
            <w:pPr>
              <w:spacing w:after="0" w:line="240" w:lineRule="auto"/>
              <w:jc w:val="both"/>
              <w:rPr>
                <w:rFonts w:hint="eastAsia" w:ascii="仿宋" w:hAnsi="仿宋" w:eastAsia="仿宋"/>
                <w:color w:val="000000" w:themeColor="text1"/>
                <w:sz w:val="24"/>
                <w:szCs w:val="28"/>
                <w14:textFill>
                  <w14:solidFill>
                    <w14:schemeClr w14:val="tx1"/>
                  </w14:solidFill>
                </w14:textFill>
              </w:rPr>
            </w:pPr>
            <w:r>
              <w:rPr>
                <w:rFonts w:hint="eastAsia" w:ascii="仿宋" w:hAnsi="仿宋" w:eastAsia="仿宋"/>
                <w:color w:val="000000" w:themeColor="text1"/>
                <w:sz w:val="24"/>
                <w:szCs w:val="28"/>
                <w14:textFill>
                  <w14:solidFill>
                    <w14:schemeClr w14:val="tx1"/>
                  </w14:solidFill>
                </w14:textFill>
              </w:rPr>
              <w:t>法定代表人</w:t>
            </w:r>
          </w:p>
        </w:tc>
        <w:tc>
          <w:tcPr>
            <w:tcW w:w="7018" w:type="dxa"/>
            <w:vAlign w:val="center"/>
          </w:tcPr>
          <w:p w14:paraId="39F7421E">
            <w:pPr>
              <w:spacing w:after="0" w:line="240" w:lineRule="auto"/>
              <w:jc w:val="both"/>
              <w:rPr>
                <w:rFonts w:hint="eastAsia" w:ascii="仿宋" w:hAnsi="仿宋" w:eastAsia="仿宋"/>
                <w:color w:val="000000" w:themeColor="text1"/>
                <w:sz w:val="24"/>
                <w:szCs w:val="28"/>
                <w14:textFill>
                  <w14:solidFill>
                    <w14:schemeClr w14:val="tx1"/>
                  </w14:solidFill>
                </w14:textFill>
              </w:rPr>
            </w:pPr>
            <w:r>
              <w:rPr>
                <w:rFonts w:hint="eastAsia" w:ascii="仿宋" w:hAnsi="仿宋" w:eastAsia="仿宋"/>
                <w:color w:val="000000" w:themeColor="text1"/>
                <w:sz w:val="24"/>
                <w:szCs w:val="28"/>
                <w14:textFill>
                  <w14:solidFill>
                    <w14:schemeClr w14:val="tx1"/>
                  </w14:solidFill>
                </w14:textFill>
              </w:rPr>
              <w:t>沈文锋</w:t>
            </w:r>
          </w:p>
        </w:tc>
      </w:tr>
      <w:tr w14:paraId="2C62DC0F">
        <w:trPr>
          <w:trHeight w:val="549" w:hRule="atLeast"/>
        </w:trPr>
        <w:tc>
          <w:tcPr>
            <w:tcW w:w="1980" w:type="dxa"/>
            <w:vAlign w:val="center"/>
          </w:tcPr>
          <w:p w14:paraId="51DE5D43">
            <w:pPr>
              <w:spacing w:after="0" w:line="240" w:lineRule="auto"/>
              <w:jc w:val="both"/>
              <w:rPr>
                <w:rFonts w:hint="eastAsia" w:ascii="仿宋" w:hAnsi="仿宋" w:eastAsia="仿宋"/>
                <w:color w:val="000000" w:themeColor="text1"/>
                <w:sz w:val="24"/>
                <w:szCs w:val="28"/>
                <w14:textFill>
                  <w14:solidFill>
                    <w14:schemeClr w14:val="tx1"/>
                  </w14:solidFill>
                </w14:textFill>
              </w:rPr>
            </w:pPr>
            <w:r>
              <w:rPr>
                <w:rFonts w:hint="eastAsia" w:ascii="仿宋" w:hAnsi="仿宋" w:eastAsia="仿宋"/>
                <w:color w:val="000000" w:themeColor="text1"/>
                <w:sz w:val="24"/>
                <w:szCs w:val="28"/>
                <w14:textFill>
                  <w14:solidFill>
                    <w14:schemeClr w14:val="tx1"/>
                  </w14:solidFill>
                </w14:textFill>
              </w:rPr>
              <w:t>注册资本</w:t>
            </w:r>
          </w:p>
        </w:tc>
        <w:tc>
          <w:tcPr>
            <w:tcW w:w="7018" w:type="dxa"/>
            <w:vAlign w:val="center"/>
          </w:tcPr>
          <w:p w14:paraId="5AACA5D6">
            <w:pPr>
              <w:spacing w:after="0" w:line="240" w:lineRule="auto"/>
              <w:jc w:val="both"/>
              <w:rPr>
                <w:rFonts w:hint="eastAsia" w:ascii="仿宋" w:hAnsi="仿宋" w:eastAsia="仿宋"/>
                <w:color w:val="000000" w:themeColor="text1"/>
                <w:sz w:val="24"/>
                <w:szCs w:val="28"/>
                <w14:textFill>
                  <w14:solidFill>
                    <w14:schemeClr w14:val="tx1"/>
                  </w14:solidFill>
                </w14:textFill>
              </w:rPr>
            </w:pPr>
            <w:r>
              <w:rPr>
                <w:rFonts w:hint="eastAsia" w:ascii="仿宋" w:hAnsi="仿宋" w:eastAsia="仿宋"/>
                <w:color w:val="000000" w:themeColor="text1"/>
                <w:sz w:val="24"/>
                <w:szCs w:val="28"/>
                <w14:textFill>
                  <w14:solidFill>
                    <w14:schemeClr w14:val="tx1"/>
                  </w14:solidFill>
                </w14:textFill>
              </w:rPr>
              <w:t>1000万元人民币</w:t>
            </w:r>
          </w:p>
        </w:tc>
      </w:tr>
      <w:tr w14:paraId="2428C118">
        <w:trPr>
          <w:trHeight w:val="549" w:hRule="atLeast"/>
        </w:trPr>
        <w:tc>
          <w:tcPr>
            <w:tcW w:w="1980" w:type="dxa"/>
            <w:vAlign w:val="center"/>
          </w:tcPr>
          <w:p w14:paraId="67A0F2B4">
            <w:pPr>
              <w:spacing w:after="0" w:line="240" w:lineRule="auto"/>
              <w:jc w:val="both"/>
              <w:rPr>
                <w:rFonts w:hint="eastAsia" w:ascii="仿宋" w:hAnsi="仿宋" w:eastAsia="仿宋"/>
                <w:color w:val="000000" w:themeColor="text1"/>
                <w:sz w:val="24"/>
                <w:szCs w:val="28"/>
                <w14:textFill>
                  <w14:solidFill>
                    <w14:schemeClr w14:val="tx1"/>
                  </w14:solidFill>
                </w14:textFill>
              </w:rPr>
            </w:pPr>
            <w:r>
              <w:rPr>
                <w:rFonts w:hint="eastAsia" w:ascii="仿宋" w:hAnsi="仿宋" w:eastAsia="仿宋"/>
                <w:color w:val="000000" w:themeColor="text1"/>
                <w:sz w:val="24"/>
                <w:szCs w:val="28"/>
                <w14:textFill>
                  <w14:solidFill>
                    <w14:schemeClr w14:val="tx1"/>
                  </w14:solidFill>
                </w14:textFill>
              </w:rPr>
              <w:t>所属行业</w:t>
            </w:r>
          </w:p>
        </w:tc>
        <w:tc>
          <w:tcPr>
            <w:tcW w:w="7018" w:type="dxa"/>
            <w:vAlign w:val="center"/>
          </w:tcPr>
          <w:p w14:paraId="248BD9A1">
            <w:pPr>
              <w:spacing w:after="0" w:line="240" w:lineRule="auto"/>
              <w:jc w:val="both"/>
              <w:rPr>
                <w:rFonts w:hint="eastAsia" w:ascii="仿宋" w:hAnsi="仿宋" w:eastAsia="仿宋"/>
                <w:color w:val="000000" w:themeColor="text1"/>
                <w:sz w:val="24"/>
                <w:szCs w:val="28"/>
                <w14:textFill>
                  <w14:solidFill>
                    <w14:schemeClr w14:val="tx1"/>
                  </w14:solidFill>
                </w14:textFill>
              </w:rPr>
            </w:pPr>
            <w:r>
              <w:rPr>
                <w:rFonts w:ascii="仿宋" w:hAnsi="仿宋" w:eastAsia="仿宋"/>
                <w:color w:val="000000" w:themeColor="text1"/>
                <w:sz w:val="24"/>
                <w:szCs w:val="28"/>
                <w14:textFill>
                  <w14:solidFill>
                    <w14:schemeClr w14:val="tx1"/>
                  </w14:solidFill>
                </w14:textFill>
              </w:rPr>
              <w:t>科技推广和应用服务业</w:t>
            </w:r>
          </w:p>
        </w:tc>
      </w:tr>
      <w:tr w14:paraId="4C8B61B7">
        <w:trPr>
          <w:trHeight w:val="549" w:hRule="atLeast"/>
        </w:trPr>
        <w:tc>
          <w:tcPr>
            <w:tcW w:w="1980" w:type="dxa"/>
            <w:vAlign w:val="center"/>
          </w:tcPr>
          <w:p w14:paraId="4A8473C2">
            <w:pPr>
              <w:spacing w:after="0" w:line="240" w:lineRule="auto"/>
              <w:jc w:val="both"/>
              <w:rPr>
                <w:rFonts w:hint="eastAsia" w:ascii="仿宋" w:hAnsi="仿宋" w:eastAsia="仿宋"/>
                <w:color w:val="000000" w:themeColor="text1"/>
                <w:sz w:val="24"/>
                <w:szCs w:val="28"/>
                <w14:textFill>
                  <w14:solidFill>
                    <w14:schemeClr w14:val="tx1"/>
                  </w14:solidFill>
                </w14:textFill>
              </w:rPr>
            </w:pPr>
            <w:r>
              <w:rPr>
                <w:rFonts w:hint="eastAsia" w:ascii="仿宋" w:hAnsi="仿宋" w:eastAsia="仿宋"/>
                <w:color w:val="000000" w:themeColor="text1"/>
                <w:sz w:val="24"/>
                <w:szCs w:val="28"/>
                <w14:textFill>
                  <w14:solidFill>
                    <w14:schemeClr w14:val="tx1"/>
                  </w14:solidFill>
                </w14:textFill>
              </w:rPr>
              <w:t>经营范围</w:t>
            </w:r>
          </w:p>
        </w:tc>
        <w:tc>
          <w:tcPr>
            <w:tcW w:w="7018" w:type="dxa"/>
            <w:vAlign w:val="center"/>
          </w:tcPr>
          <w:p w14:paraId="5659C29A">
            <w:pPr>
              <w:spacing w:after="0" w:line="240" w:lineRule="auto"/>
              <w:jc w:val="both"/>
              <w:rPr>
                <w:rFonts w:hint="eastAsia" w:ascii="仿宋" w:hAnsi="仿宋" w:eastAsia="仿宋"/>
                <w:color w:val="000000" w:themeColor="text1"/>
                <w:sz w:val="24"/>
                <w:szCs w:val="28"/>
                <w14:textFill>
                  <w14:solidFill>
                    <w14:schemeClr w14:val="tx1"/>
                  </w14:solidFill>
                </w14:textFill>
              </w:rPr>
            </w:pPr>
            <w:r>
              <w:rPr>
                <w:rFonts w:hint="eastAsia" w:ascii="仿宋" w:hAnsi="仿宋" w:eastAsia="仿宋"/>
                <w:color w:val="000000" w:themeColor="text1"/>
                <w:sz w:val="24"/>
                <w:szCs w:val="28"/>
                <w14:textFill>
                  <w14:solidFill>
                    <w14:schemeClr w14:val="tx1"/>
                  </w14:solidFill>
                </w14:textFill>
              </w:rPr>
              <w:t>工程和技术研究和试验发展；集成电路芯片设计及服务；信息系统集成服务；人工智能基础软件开发；人工智能应用软件开发；人工智能理论与算法软件开发；集成电路设计；智能控制系统集成；人工智能行业应用系统集成服务；信息技术咨询服务；数字技术服务；物联网技术服务；技术服务、技术开发、技术咨询、技术交流、技术转让、技术推广；新材料技术推广服务；新材料技术研发；仪器仪表制造；智能仪器仪表制造；实验分析仪器制造；供应用仪器仪表制造；环境监测专用仪器仪表制造；电子测量仪器制造；光学仪器制造；衡器制造；其他通用仪器制造；集成电路制造；集成电路芯片及产品制造；电子专用材料制造；电子元器件制造；电子产品销售；电子元器件批发；电子元器件零售；大数据服务；软件开发；人工智能公共服务平台技术咨询服务；信息系统运行维护服务；数据处理和存储支持服务；人工智能通用应用系统；新型膜材料销售；电子专用材料销售；计算机软硬件及外围设备制造；通讯设备销售；通信设备制造；计算机及通讯设备租赁。（除依法须经批准的项目外，凭营业执照依法自主开展经营活动）第三类医疗器械生产。（依法须经批准的项目，经相关部门批准后方可开展经营活动，具体经营项目以相关部门批准文件或许可证件为准。</w:t>
            </w:r>
          </w:p>
        </w:tc>
      </w:tr>
    </w:tbl>
    <w:p w14:paraId="5297ED8C">
      <w:pPr>
        <w:ind w:firstLine="562" w:firstLineChars="200"/>
        <w:jc w:val="both"/>
        <w:rPr>
          <w:rFonts w:hint="eastAsia" w:ascii="仿宋" w:hAnsi="仿宋" w:eastAsia="仿宋"/>
          <w:b/>
          <w:bCs/>
          <w:color w:val="000000" w:themeColor="text1"/>
          <w:sz w:val="28"/>
          <w:szCs w:val="32"/>
          <w14:textFill>
            <w14:solidFill>
              <w14:schemeClr w14:val="tx1"/>
            </w14:solidFill>
          </w14:textFill>
        </w:rPr>
      </w:pPr>
      <w:bookmarkStart w:id="56" w:name="page1_3"/>
      <w:bookmarkEnd w:id="56"/>
      <w:r>
        <w:rPr>
          <w:rFonts w:hint="eastAsia" w:ascii="仿宋" w:hAnsi="仿宋" w:eastAsia="仿宋"/>
          <w:b/>
          <w:bCs/>
          <w:color w:val="000000" w:themeColor="text1"/>
          <w:sz w:val="28"/>
          <w:szCs w:val="32"/>
          <w14:textFill>
            <w14:solidFill>
              <w14:schemeClr w14:val="tx1"/>
            </w14:solidFill>
          </w14:textFill>
        </w:rPr>
        <w:t>㈢安徽中科微感科技有限公司</w:t>
      </w:r>
    </w:p>
    <w:p w14:paraId="4E6A412F">
      <w:pPr>
        <w:ind w:firstLine="560" w:firstLineChars="200"/>
        <w:jc w:val="both"/>
        <w:rPr>
          <w:rFonts w:hint="eastAsia" w:ascii="仿宋" w:hAnsi="仿宋" w:eastAsia="仿宋"/>
          <w:color w:val="000000" w:themeColor="text1"/>
          <w:sz w:val="28"/>
          <w:szCs w:val="32"/>
          <w14:textFill>
            <w14:solidFill>
              <w14:schemeClr w14:val="tx1"/>
            </w14:solidFill>
          </w14:textFill>
        </w:rPr>
      </w:pPr>
      <w:r>
        <w:rPr>
          <w:rFonts w:ascii="仿宋" w:hAnsi="仿宋" w:eastAsia="仿宋"/>
          <w:color w:val="000000" w:themeColor="text1"/>
          <w:sz w:val="28"/>
          <w:szCs w:val="32"/>
          <w14:textFill>
            <w14:solidFill>
              <w14:schemeClr w14:val="tx1"/>
            </w14:solidFill>
          </w14:textFill>
        </w:rPr>
        <w:t>主要为传感器芯片研发及生产，并负责运营中国传感谷嗅觉研发制造基地，实际控制人为沈文锋。中科微感持股该公司</w:t>
      </w:r>
      <w:del w:id="287" w:author="沈文锋" w:date="2026-09-02T09:00:24Z">
        <w:r>
          <w:rPr>
            <w:rFonts w:ascii="仿宋" w:hAnsi="仿宋" w:eastAsia="仿宋"/>
            <w:color w:val="000000" w:themeColor="text1"/>
            <w:sz w:val="28"/>
            <w:szCs w:val="32"/>
            <w14:textFill>
              <w14:solidFill>
                <w14:schemeClr w14:val="tx1"/>
              </w14:solidFill>
            </w14:textFill>
          </w:rPr>
          <w:delText xml:space="preserve"> </w:delText>
        </w:r>
      </w:del>
      <w:del w:id="288" w:author="沈文锋" w:date="2026-09-02T09:00:14Z">
        <w:r>
          <w:rPr>
            <w:rFonts w:hint="default" w:ascii="仿宋" w:hAnsi="仿宋" w:eastAsia="仿宋"/>
            <w:color w:val="000000" w:themeColor="text1"/>
            <w:sz w:val="28"/>
            <w:szCs w:val="32"/>
            <w:lang w:val="en-US"/>
            <w14:textFill>
              <w14:solidFill>
                <w14:schemeClr w14:val="tx1"/>
              </w14:solidFill>
            </w14:textFill>
          </w:rPr>
          <w:delText>55</w:delText>
        </w:r>
      </w:del>
      <w:ins w:id="289" w:author="沈文锋" w:date="2026-09-02T09:00:14Z">
        <w:r>
          <w:rPr>
            <w:rFonts w:hint="eastAsia" w:ascii="仿宋" w:hAnsi="仿宋" w:eastAsia="仿宋"/>
            <w:color w:val="000000" w:themeColor="text1"/>
            <w:sz w:val="28"/>
            <w:szCs w:val="32"/>
            <w:lang w:val="en-US" w:eastAsia="zh-CN"/>
            <w14:textFill>
              <w14:solidFill>
                <w14:schemeClr w14:val="tx1"/>
              </w14:solidFill>
            </w14:textFill>
          </w:rPr>
          <w:t>80</w:t>
        </w:r>
      </w:ins>
      <w:r>
        <w:rPr>
          <w:rFonts w:ascii="仿宋" w:hAnsi="仿宋" w:eastAsia="仿宋"/>
          <w:color w:val="000000" w:themeColor="text1"/>
          <w:sz w:val="28"/>
          <w:szCs w:val="32"/>
          <w14:textFill>
            <w14:solidFill>
              <w14:schemeClr w14:val="tx1"/>
            </w14:solidFill>
          </w14:textFill>
        </w:rPr>
        <w:t>%股权。目前该公司截止本报告日已经完成 250 万的实缴注册资金</w:t>
      </w:r>
      <w:r>
        <w:rPr>
          <w:rFonts w:hint="eastAsia" w:ascii="仿宋" w:hAnsi="仿宋" w:eastAsia="仿宋"/>
          <w:color w:val="000000" w:themeColor="text1"/>
          <w:sz w:val="28"/>
          <w:szCs w:val="32"/>
          <w14:textFill>
            <w14:solidFill>
              <w14:schemeClr w14:val="tx1"/>
            </w14:solidFill>
          </w14:textFill>
        </w:rPr>
        <w:t>。</w:t>
      </w:r>
    </w:p>
    <w:tbl>
      <w:tblPr>
        <w:tblStyle w:val="22"/>
        <w:tblW w:w="899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80"/>
        <w:gridCol w:w="7018"/>
      </w:tblGrid>
      <w:tr w14:paraId="45E57AAA">
        <w:trPr>
          <w:trHeight w:val="549" w:hRule="atLeast"/>
        </w:trPr>
        <w:tc>
          <w:tcPr>
            <w:tcW w:w="8998" w:type="dxa"/>
            <w:gridSpan w:val="2"/>
            <w:vAlign w:val="center"/>
          </w:tcPr>
          <w:p w14:paraId="51A1C3E8">
            <w:pPr>
              <w:spacing w:after="0" w:line="240" w:lineRule="auto"/>
              <w:jc w:val="center"/>
              <w:rPr>
                <w:rFonts w:hint="eastAsia" w:ascii="仿宋" w:hAnsi="仿宋" w:eastAsia="仿宋"/>
                <w:b/>
                <w:bCs/>
                <w:color w:val="000000" w:themeColor="text1"/>
                <w:sz w:val="24"/>
                <w:szCs w:val="28"/>
                <w14:textFill>
                  <w14:solidFill>
                    <w14:schemeClr w14:val="tx1"/>
                  </w14:solidFill>
                </w14:textFill>
              </w:rPr>
            </w:pPr>
            <w:r>
              <w:rPr>
                <w:rFonts w:hint="eastAsia" w:ascii="仿宋" w:hAnsi="仿宋" w:eastAsia="仿宋"/>
                <w:b/>
                <w:bCs/>
                <w:color w:val="000000" w:themeColor="text1"/>
                <w:sz w:val="24"/>
                <w:szCs w:val="28"/>
                <w14:textFill>
                  <w14:solidFill>
                    <w14:schemeClr w14:val="tx1"/>
                  </w14:solidFill>
                </w14:textFill>
              </w:rPr>
              <w:t>工商信息</w:t>
            </w:r>
          </w:p>
        </w:tc>
      </w:tr>
      <w:tr w14:paraId="67C4EC35">
        <w:trPr>
          <w:trHeight w:val="549" w:hRule="atLeast"/>
        </w:trPr>
        <w:tc>
          <w:tcPr>
            <w:tcW w:w="1980" w:type="dxa"/>
            <w:vAlign w:val="center"/>
          </w:tcPr>
          <w:p w14:paraId="0F9FAE5E">
            <w:pPr>
              <w:spacing w:after="0" w:line="240" w:lineRule="auto"/>
              <w:rPr>
                <w:rFonts w:hint="eastAsia" w:ascii="仿宋" w:hAnsi="仿宋" w:eastAsia="仿宋"/>
                <w:color w:val="000000" w:themeColor="text1"/>
                <w:sz w:val="24"/>
                <w:szCs w:val="28"/>
                <w14:textFill>
                  <w14:solidFill>
                    <w14:schemeClr w14:val="tx1"/>
                  </w14:solidFill>
                </w14:textFill>
              </w:rPr>
            </w:pPr>
            <w:r>
              <w:rPr>
                <w:rFonts w:hint="eastAsia" w:ascii="仿宋" w:hAnsi="仿宋" w:eastAsia="仿宋"/>
                <w:color w:val="000000" w:themeColor="text1"/>
                <w:sz w:val="24"/>
                <w:szCs w:val="28"/>
                <w14:textFill>
                  <w14:solidFill>
                    <w14:schemeClr w14:val="tx1"/>
                  </w14:solidFill>
                </w14:textFill>
              </w:rPr>
              <w:t>公司名称</w:t>
            </w:r>
          </w:p>
        </w:tc>
        <w:tc>
          <w:tcPr>
            <w:tcW w:w="7018" w:type="dxa"/>
            <w:vAlign w:val="center"/>
          </w:tcPr>
          <w:p w14:paraId="7BF1011F">
            <w:pPr>
              <w:spacing w:after="0" w:line="240" w:lineRule="auto"/>
              <w:rPr>
                <w:rFonts w:hint="eastAsia" w:ascii="仿宋" w:hAnsi="仿宋" w:eastAsia="仿宋"/>
                <w:color w:val="000000" w:themeColor="text1"/>
                <w:sz w:val="24"/>
                <w:szCs w:val="28"/>
                <w14:textFill>
                  <w14:solidFill>
                    <w14:schemeClr w14:val="tx1"/>
                  </w14:solidFill>
                </w14:textFill>
              </w:rPr>
            </w:pPr>
            <w:r>
              <w:rPr>
                <w:rFonts w:hint="eastAsia" w:ascii="仿宋" w:hAnsi="仿宋" w:eastAsia="仿宋"/>
                <w:color w:val="000000" w:themeColor="text1"/>
                <w:sz w:val="24"/>
                <w:szCs w:val="28"/>
                <w14:textFill>
                  <w14:solidFill>
                    <w14:schemeClr w14:val="tx1"/>
                  </w14:solidFill>
                </w14:textFill>
              </w:rPr>
              <w:t>安徽中科微感科技有限公司</w:t>
            </w:r>
          </w:p>
        </w:tc>
      </w:tr>
      <w:tr w14:paraId="6C0C077B">
        <w:trPr>
          <w:trHeight w:val="549" w:hRule="atLeast"/>
        </w:trPr>
        <w:tc>
          <w:tcPr>
            <w:tcW w:w="1980" w:type="dxa"/>
            <w:vAlign w:val="center"/>
          </w:tcPr>
          <w:p w14:paraId="08A6A777">
            <w:pPr>
              <w:spacing w:after="0" w:line="240" w:lineRule="auto"/>
              <w:rPr>
                <w:rFonts w:hint="eastAsia" w:ascii="仿宋" w:hAnsi="仿宋" w:eastAsia="仿宋"/>
                <w:color w:val="000000" w:themeColor="text1"/>
                <w:sz w:val="24"/>
                <w:szCs w:val="28"/>
                <w14:textFill>
                  <w14:solidFill>
                    <w14:schemeClr w14:val="tx1"/>
                  </w14:solidFill>
                </w14:textFill>
              </w:rPr>
            </w:pPr>
            <w:r>
              <w:rPr>
                <w:rFonts w:ascii="仿宋" w:hAnsi="仿宋" w:eastAsia="仿宋"/>
                <w:color w:val="000000" w:themeColor="text1"/>
                <w:sz w:val="24"/>
                <w:szCs w:val="28"/>
                <w14:textFill>
                  <w14:solidFill>
                    <w14:schemeClr w14:val="tx1"/>
                  </w14:solidFill>
                </w14:textFill>
              </w:rPr>
              <w:t>成立日期</w:t>
            </w:r>
          </w:p>
        </w:tc>
        <w:tc>
          <w:tcPr>
            <w:tcW w:w="7018" w:type="dxa"/>
            <w:vAlign w:val="center"/>
          </w:tcPr>
          <w:p w14:paraId="7C733D85">
            <w:pPr>
              <w:spacing w:after="0" w:line="240" w:lineRule="auto"/>
              <w:rPr>
                <w:rFonts w:hint="eastAsia" w:ascii="仿宋" w:hAnsi="仿宋" w:eastAsia="仿宋"/>
                <w:color w:val="000000" w:themeColor="text1"/>
                <w:sz w:val="24"/>
                <w:szCs w:val="28"/>
                <w14:textFill>
                  <w14:solidFill>
                    <w14:schemeClr w14:val="tx1"/>
                  </w14:solidFill>
                </w14:textFill>
              </w:rPr>
            </w:pPr>
            <w:r>
              <w:rPr>
                <w:rFonts w:hint="eastAsia" w:ascii="仿宋" w:hAnsi="仿宋" w:eastAsia="仿宋"/>
                <w:color w:val="000000" w:themeColor="text1"/>
                <w:sz w:val="24"/>
                <w:szCs w:val="28"/>
                <w14:textFill>
                  <w14:solidFill>
                    <w14:schemeClr w14:val="tx1"/>
                  </w14:solidFill>
                </w14:textFill>
              </w:rPr>
              <w:t>2025-02-17</w:t>
            </w:r>
          </w:p>
        </w:tc>
      </w:tr>
      <w:tr w14:paraId="2FE6D792">
        <w:trPr>
          <w:trHeight w:val="536" w:hRule="atLeast"/>
        </w:trPr>
        <w:tc>
          <w:tcPr>
            <w:tcW w:w="1980" w:type="dxa"/>
            <w:vAlign w:val="center"/>
          </w:tcPr>
          <w:p w14:paraId="2487F6BE">
            <w:pPr>
              <w:spacing w:after="0" w:line="240" w:lineRule="auto"/>
              <w:rPr>
                <w:rFonts w:hint="eastAsia" w:ascii="仿宋" w:hAnsi="仿宋" w:eastAsia="仿宋"/>
                <w:color w:val="000000" w:themeColor="text1"/>
                <w:sz w:val="24"/>
                <w:szCs w:val="28"/>
                <w14:textFill>
                  <w14:solidFill>
                    <w14:schemeClr w14:val="tx1"/>
                  </w14:solidFill>
                </w14:textFill>
              </w:rPr>
            </w:pPr>
            <w:r>
              <w:rPr>
                <w:rFonts w:ascii="仿宋" w:hAnsi="仿宋" w:eastAsia="仿宋"/>
                <w:color w:val="000000" w:themeColor="text1"/>
                <w:sz w:val="24"/>
                <w:szCs w:val="28"/>
                <w14:textFill>
                  <w14:solidFill>
                    <w14:schemeClr w14:val="tx1"/>
                  </w14:solidFill>
                </w14:textFill>
              </w:rPr>
              <w:t>注册地址</w:t>
            </w:r>
          </w:p>
        </w:tc>
        <w:tc>
          <w:tcPr>
            <w:tcW w:w="7018" w:type="dxa"/>
            <w:vAlign w:val="center"/>
          </w:tcPr>
          <w:p w14:paraId="0F1190A6">
            <w:pPr>
              <w:spacing w:after="0" w:line="240" w:lineRule="auto"/>
              <w:rPr>
                <w:rFonts w:hint="eastAsia" w:ascii="仿宋" w:hAnsi="仿宋" w:eastAsia="仿宋"/>
                <w:color w:val="000000" w:themeColor="text1"/>
                <w:sz w:val="24"/>
                <w:szCs w:val="28"/>
                <w14:textFill>
                  <w14:solidFill>
                    <w14:schemeClr w14:val="tx1"/>
                  </w14:solidFill>
                </w14:textFill>
              </w:rPr>
            </w:pPr>
            <w:r>
              <w:rPr>
                <w:rFonts w:hint="eastAsia" w:ascii="仿宋" w:hAnsi="仿宋" w:eastAsia="仿宋"/>
                <w:color w:val="000000" w:themeColor="text1"/>
                <w:sz w:val="24"/>
                <w:szCs w:val="28"/>
                <w14:textFill>
                  <w14:solidFill>
                    <w14:schemeClr w14:val="tx1"/>
                  </w14:solidFill>
                </w14:textFill>
              </w:rPr>
              <w:t>安徽省蚌埠市经济开发区东海大道888号中国传感谷C3第七层。</w:t>
            </w:r>
          </w:p>
        </w:tc>
      </w:tr>
      <w:tr w14:paraId="2BE4DD75">
        <w:trPr>
          <w:trHeight w:val="549" w:hRule="atLeast"/>
        </w:trPr>
        <w:tc>
          <w:tcPr>
            <w:tcW w:w="1980" w:type="dxa"/>
            <w:vAlign w:val="center"/>
          </w:tcPr>
          <w:p w14:paraId="45E8B668">
            <w:pPr>
              <w:spacing w:after="0" w:line="240" w:lineRule="auto"/>
              <w:jc w:val="both"/>
              <w:rPr>
                <w:rFonts w:hint="eastAsia" w:ascii="仿宋" w:hAnsi="仿宋" w:eastAsia="仿宋"/>
                <w:color w:val="000000" w:themeColor="text1"/>
                <w:sz w:val="24"/>
                <w:szCs w:val="28"/>
                <w14:textFill>
                  <w14:solidFill>
                    <w14:schemeClr w14:val="tx1"/>
                  </w14:solidFill>
                </w14:textFill>
              </w:rPr>
            </w:pPr>
            <w:r>
              <w:rPr>
                <w:rFonts w:hint="eastAsia" w:ascii="仿宋" w:hAnsi="仿宋" w:eastAsia="仿宋"/>
                <w:color w:val="000000" w:themeColor="text1"/>
                <w:sz w:val="24"/>
                <w:szCs w:val="28"/>
                <w14:textFill>
                  <w14:solidFill>
                    <w14:schemeClr w14:val="tx1"/>
                  </w14:solidFill>
                </w14:textFill>
              </w:rPr>
              <w:t>法定代表人</w:t>
            </w:r>
          </w:p>
        </w:tc>
        <w:tc>
          <w:tcPr>
            <w:tcW w:w="7018" w:type="dxa"/>
            <w:vAlign w:val="center"/>
          </w:tcPr>
          <w:p w14:paraId="0BAAA0BB">
            <w:pPr>
              <w:spacing w:after="0" w:line="240" w:lineRule="auto"/>
              <w:jc w:val="both"/>
              <w:rPr>
                <w:rFonts w:hint="eastAsia" w:ascii="仿宋" w:hAnsi="仿宋" w:eastAsia="仿宋"/>
                <w:color w:val="000000" w:themeColor="text1"/>
                <w:sz w:val="24"/>
                <w:szCs w:val="28"/>
                <w14:textFill>
                  <w14:solidFill>
                    <w14:schemeClr w14:val="tx1"/>
                  </w14:solidFill>
                </w14:textFill>
              </w:rPr>
            </w:pPr>
            <w:r>
              <w:rPr>
                <w:rFonts w:hint="eastAsia" w:ascii="仿宋" w:hAnsi="仿宋" w:eastAsia="仿宋"/>
                <w:color w:val="000000" w:themeColor="text1"/>
                <w:sz w:val="24"/>
                <w:szCs w:val="28"/>
                <w14:textFill>
                  <w14:solidFill>
                    <w14:schemeClr w14:val="tx1"/>
                  </w14:solidFill>
                </w14:textFill>
              </w:rPr>
              <w:t>沈文锋</w:t>
            </w:r>
          </w:p>
        </w:tc>
      </w:tr>
      <w:tr w14:paraId="4B236D9A">
        <w:trPr>
          <w:trHeight w:val="549" w:hRule="atLeast"/>
        </w:trPr>
        <w:tc>
          <w:tcPr>
            <w:tcW w:w="1980" w:type="dxa"/>
            <w:vAlign w:val="center"/>
          </w:tcPr>
          <w:p w14:paraId="06109BD6">
            <w:pPr>
              <w:spacing w:after="0" w:line="240" w:lineRule="auto"/>
              <w:jc w:val="both"/>
              <w:rPr>
                <w:rFonts w:hint="eastAsia" w:ascii="仿宋" w:hAnsi="仿宋" w:eastAsia="仿宋"/>
                <w:color w:val="000000" w:themeColor="text1"/>
                <w:sz w:val="24"/>
                <w:szCs w:val="28"/>
                <w14:textFill>
                  <w14:solidFill>
                    <w14:schemeClr w14:val="tx1"/>
                  </w14:solidFill>
                </w14:textFill>
              </w:rPr>
            </w:pPr>
            <w:r>
              <w:rPr>
                <w:rFonts w:hint="eastAsia" w:ascii="仿宋" w:hAnsi="仿宋" w:eastAsia="仿宋"/>
                <w:color w:val="000000" w:themeColor="text1"/>
                <w:sz w:val="24"/>
                <w:szCs w:val="28"/>
                <w14:textFill>
                  <w14:solidFill>
                    <w14:schemeClr w14:val="tx1"/>
                  </w14:solidFill>
                </w14:textFill>
              </w:rPr>
              <w:t>注册资本</w:t>
            </w:r>
          </w:p>
        </w:tc>
        <w:tc>
          <w:tcPr>
            <w:tcW w:w="7018" w:type="dxa"/>
            <w:vAlign w:val="center"/>
          </w:tcPr>
          <w:p w14:paraId="46371B69">
            <w:pPr>
              <w:spacing w:after="0" w:line="240" w:lineRule="auto"/>
              <w:jc w:val="both"/>
              <w:rPr>
                <w:rFonts w:hint="eastAsia" w:ascii="仿宋" w:hAnsi="仿宋" w:eastAsia="仿宋"/>
                <w:color w:val="000000" w:themeColor="text1"/>
                <w:sz w:val="24"/>
                <w:szCs w:val="28"/>
                <w14:textFill>
                  <w14:solidFill>
                    <w14:schemeClr w14:val="tx1"/>
                  </w14:solidFill>
                </w14:textFill>
              </w:rPr>
            </w:pPr>
            <w:r>
              <w:rPr>
                <w:rFonts w:hint="eastAsia" w:ascii="仿宋" w:hAnsi="仿宋" w:eastAsia="仿宋"/>
                <w:color w:val="000000" w:themeColor="text1"/>
                <w:sz w:val="24"/>
                <w:szCs w:val="28"/>
                <w14:textFill>
                  <w14:solidFill>
                    <w14:schemeClr w14:val="tx1"/>
                  </w14:solidFill>
                </w14:textFill>
              </w:rPr>
              <w:t>1000万元人民币</w:t>
            </w:r>
          </w:p>
        </w:tc>
      </w:tr>
      <w:tr w14:paraId="7BBF1BD6">
        <w:trPr>
          <w:trHeight w:val="549" w:hRule="atLeast"/>
        </w:trPr>
        <w:tc>
          <w:tcPr>
            <w:tcW w:w="1980" w:type="dxa"/>
            <w:vAlign w:val="center"/>
          </w:tcPr>
          <w:p w14:paraId="29307A59">
            <w:pPr>
              <w:spacing w:after="0" w:line="240" w:lineRule="auto"/>
              <w:jc w:val="both"/>
              <w:rPr>
                <w:rFonts w:hint="eastAsia" w:ascii="仿宋" w:hAnsi="仿宋" w:eastAsia="仿宋"/>
                <w:color w:val="000000" w:themeColor="text1"/>
                <w:sz w:val="24"/>
                <w:szCs w:val="28"/>
                <w14:textFill>
                  <w14:solidFill>
                    <w14:schemeClr w14:val="tx1"/>
                  </w14:solidFill>
                </w14:textFill>
              </w:rPr>
            </w:pPr>
            <w:r>
              <w:rPr>
                <w:rFonts w:hint="eastAsia" w:ascii="仿宋" w:hAnsi="仿宋" w:eastAsia="仿宋"/>
                <w:color w:val="000000" w:themeColor="text1"/>
                <w:sz w:val="24"/>
                <w:szCs w:val="28"/>
                <w14:textFill>
                  <w14:solidFill>
                    <w14:schemeClr w14:val="tx1"/>
                  </w14:solidFill>
                </w14:textFill>
              </w:rPr>
              <w:t>所属行业</w:t>
            </w:r>
          </w:p>
        </w:tc>
        <w:tc>
          <w:tcPr>
            <w:tcW w:w="7018" w:type="dxa"/>
            <w:vAlign w:val="center"/>
          </w:tcPr>
          <w:p w14:paraId="43D27429">
            <w:pPr>
              <w:spacing w:after="0" w:line="240" w:lineRule="auto"/>
              <w:jc w:val="both"/>
              <w:rPr>
                <w:rFonts w:hint="eastAsia" w:ascii="仿宋" w:hAnsi="仿宋" w:eastAsia="仿宋"/>
                <w:color w:val="000000" w:themeColor="text1"/>
                <w:sz w:val="24"/>
                <w:szCs w:val="28"/>
                <w14:textFill>
                  <w14:solidFill>
                    <w14:schemeClr w14:val="tx1"/>
                  </w14:solidFill>
                </w14:textFill>
              </w:rPr>
            </w:pPr>
            <w:r>
              <w:rPr>
                <w:rFonts w:hint="eastAsia" w:ascii="仿宋" w:hAnsi="仿宋" w:eastAsia="仿宋"/>
                <w:color w:val="000000" w:themeColor="text1"/>
                <w:sz w:val="24"/>
                <w:szCs w:val="28"/>
                <w14:textFill>
                  <w14:solidFill>
                    <w14:schemeClr w14:val="tx1"/>
                  </w14:solidFill>
                </w14:textFill>
              </w:rPr>
              <w:t>制造业</w:t>
            </w:r>
          </w:p>
        </w:tc>
      </w:tr>
      <w:tr w14:paraId="12B82BF5">
        <w:trPr>
          <w:trHeight w:val="549" w:hRule="atLeast"/>
        </w:trPr>
        <w:tc>
          <w:tcPr>
            <w:tcW w:w="1980" w:type="dxa"/>
            <w:vAlign w:val="center"/>
          </w:tcPr>
          <w:p w14:paraId="6D9BE3DD">
            <w:pPr>
              <w:spacing w:after="0" w:line="240" w:lineRule="auto"/>
              <w:jc w:val="both"/>
              <w:rPr>
                <w:rFonts w:hint="eastAsia" w:ascii="仿宋" w:hAnsi="仿宋" w:eastAsia="仿宋"/>
                <w:color w:val="000000" w:themeColor="text1"/>
                <w:sz w:val="24"/>
                <w:szCs w:val="28"/>
                <w14:textFill>
                  <w14:solidFill>
                    <w14:schemeClr w14:val="tx1"/>
                  </w14:solidFill>
                </w14:textFill>
              </w:rPr>
            </w:pPr>
            <w:r>
              <w:rPr>
                <w:rFonts w:hint="eastAsia" w:ascii="仿宋" w:hAnsi="仿宋" w:eastAsia="仿宋"/>
                <w:color w:val="000000" w:themeColor="text1"/>
                <w:sz w:val="24"/>
                <w:szCs w:val="28"/>
                <w14:textFill>
                  <w14:solidFill>
                    <w14:schemeClr w14:val="tx1"/>
                  </w14:solidFill>
                </w14:textFill>
              </w:rPr>
              <w:t>经营范围</w:t>
            </w:r>
          </w:p>
        </w:tc>
        <w:tc>
          <w:tcPr>
            <w:tcW w:w="7018" w:type="dxa"/>
            <w:vAlign w:val="center"/>
          </w:tcPr>
          <w:p w14:paraId="108190B2">
            <w:pPr>
              <w:spacing w:after="0" w:line="240" w:lineRule="auto"/>
              <w:jc w:val="both"/>
              <w:rPr>
                <w:rFonts w:hint="eastAsia" w:ascii="仿宋" w:hAnsi="仿宋" w:eastAsia="仿宋"/>
                <w:color w:val="000000" w:themeColor="text1"/>
                <w:sz w:val="24"/>
                <w:szCs w:val="28"/>
                <w14:textFill>
                  <w14:solidFill>
                    <w14:schemeClr w14:val="tx1"/>
                  </w14:solidFill>
                </w14:textFill>
              </w:rPr>
            </w:pPr>
            <w:r>
              <w:rPr>
                <w:rFonts w:hint="eastAsia" w:ascii="仿宋" w:hAnsi="仿宋" w:eastAsia="仿宋"/>
                <w:color w:val="000000" w:themeColor="text1"/>
                <w:sz w:val="24"/>
                <w:szCs w:val="28"/>
                <w14:textFill>
                  <w14:solidFill>
                    <w14:schemeClr w14:val="tx1"/>
                  </w14:solidFill>
                </w14:textFill>
              </w:rPr>
              <w:t>一般项目：集成电路芯片及产品制造；电子元器件制造；仪器仪表制造；实验分析仪器制造；集成电路设计；智能仪器仪表制造；电子专用材料制造；可穿戴智能设备制造；智能控制系统集成；环境监测专用仪器仪表制造；电子产品销售；电子元器件批发；电子元器件零售；电子专用材料销售；新型膜材料销售；大数据服务；软件开发；信息系统集成服务；人工智能应用软件开发；物联网技术服务；信息技术咨询服务；信息系统运行维护服务；数据处理和存储支持服务；人工智能行业应用系统集成服务；人工智能公共服</w:t>
            </w:r>
          </w:p>
          <w:p w14:paraId="5598B66F">
            <w:pPr>
              <w:spacing w:after="0" w:line="240" w:lineRule="auto"/>
              <w:jc w:val="both"/>
              <w:rPr>
                <w:rFonts w:hint="eastAsia" w:ascii="仿宋" w:hAnsi="仿宋" w:eastAsia="仿宋"/>
                <w:color w:val="000000" w:themeColor="text1"/>
                <w:sz w:val="24"/>
                <w:szCs w:val="28"/>
                <w14:textFill>
                  <w14:solidFill>
                    <w14:schemeClr w14:val="tx1"/>
                  </w14:solidFill>
                </w14:textFill>
              </w:rPr>
            </w:pPr>
            <w:r>
              <w:rPr>
                <w:rFonts w:hint="eastAsia" w:ascii="仿宋" w:hAnsi="仿宋" w:eastAsia="仿宋"/>
                <w:color w:val="000000" w:themeColor="text1"/>
                <w:sz w:val="24"/>
                <w:szCs w:val="28"/>
                <w14:textFill>
                  <w14:solidFill>
                    <w14:schemeClr w14:val="tx1"/>
                  </w14:solidFill>
                </w14:textFill>
              </w:rPr>
              <w:t>务平台技术咨询服务；新材料技术研发；新材料技术推广服务；集成电路芯片设计及服务；集成电路制造；集成电路销售；技术服务、技术开发、技术咨询、技术交流、技术转让、技术推广；工程和技术研究和试验发展；人工智能通用应用系统；安防设备销售；电子测量仪器制造；光电子器件制造；光学仪器制造（除许可业务外，可自主依法经营法律法规非禁止或限制的项目）许可项目：检验检测服务；第三类医疗器械生产；第三类医疗器械经营（依法须经批准的项目，经相关部门批准后方可开展经营活动，具体经营项</w:t>
            </w:r>
          </w:p>
          <w:p w14:paraId="5E9B9BE3">
            <w:pPr>
              <w:spacing w:after="0" w:line="240" w:lineRule="auto"/>
              <w:jc w:val="both"/>
              <w:rPr>
                <w:rFonts w:hint="eastAsia" w:ascii="仿宋" w:hAnsi="仿宋" w:eastAsia="仿宋"/>
                <w:color w:val="000000" w:themeColor="text1"/>
                <w:sz w:val="24"/>
                <w:szCs w:val="28"/>
                <w14:textFill>
                  <w14:solidFill>
                    <w14:schemeClr w14:val="tx1"/>
                  </w14:solidFill>
                </w14:textFill>
              </w:rPr>
            </w:pPr>
            <w:r>
              <w:rPr>
                <w:rFonts w:hint="eastAsia" w:ascii="仿宋" w:hAnsi="仿宋" w:eastAsia="仿宋"/>
                <w:color w:val="000000" w:themeColor="text1"/>
                <w:sz w:val="24"/>
                <w:szCs w:val="28"/>
                <w14:textFill>
                  <w14:solidFill>
                    <w14:schemeClr w14:val="tx1"/>
                  </w14:solidFill>
                </w14:textFill>
              </w:rPr>
              <w:t>目以相关部门批准文件或许可证件为准）。</w:t>
            </w:r>
          </w:p>
        </w:tc>
      </w:tr>
    </w:tbl>
    <w:p w14:paraId="3E7B1D56">
      <w:pPr>
        <w:pStyle w:val="12"/>
        <w:spacing w:before="129" w:line="360" w:lineRule="auto"/>
        <w:ind w:left="34"/>
        <w:outlineLvl w:val="1"/>
        <w:rPr>
          <w:rFonts w:hint="eastAsia" w:ascii="华文楷体" w:hAnsi="华文楷体" w:eastAsia="华文楷体" w:cs="华文楷体"/>
          <w:b/>
          <w:bCs/>
          <w:spacing w:val="-4"/>
          <w:sz w:val="32"/>
          <w:szCs w:val="32"/>
          <w:lang w:eastAsia="zh-CN"/>
        </w:rPr>
      </w:pPr>
      <w:bookmarkStart w:id="57" w:name="_Toc236409673"/>
      <w:r>
        <w:rPr>
          <w:rFonts w:hint="eastAsia" w:ascii="华文楷体" w:hAnsi="华文楷体" w:eastAsia="华文楷体" w:cs="华文楷体"/>
          <w:b/>
          <w:bCs/>
          <w:spacing w:val="-4"/>
          <w:sz w:val="32"/>
          <w:szCs w:val="32"/>
          <w:lang w:eastAsia="zh-CN"/>
        </w:rPr>
        <w:t>1.5核心团队</w:t>
      </w:r>
      <w:bookmarkEnd w:id="57"/>
    </w:p>
    <w:p w14:paraId="2C5C88BD">
      <w:pPr>
        <w:ind w:firstLine="560" w:firstLineChars="200"/>
        <w:jc w:val="both"/>
        <w:rPr>
          <w:rFonts w:hint="eastAsia" w:ascii="仿宋" w:hAnsi="仿宋" w:eastAsia="仿宋"/>
          <w:color w:val="000000" w:themeColor="text1"/>
          <w:sz w:val="28"/>
          <w:szCs w:val="32"/>
          <w14:textFill>
            <w14:solidFill>
              <w14:schemeClr w14:val="tx1"/>
            </w14:solidFill>
          </w14:textFill>
        </w:rPr>
      </w:pPr>
      <w:r>
        <w:rPr>
          <w:rFonts w:hint="eastAsia" w:ascii="仿宋" w:hAnsi="仿宋" w:eastAsia="仿宋"/>
          <w:color w:val="000000" w:themeColor="text1"/>
          <w:sz w:val="28"/>
          <w:szCs w:val="32"/>
          <w14:textFill>
            <w14:solidFill>
              <w14:schemeClr w14:val="tx1"/>
            </w14:solidFill>
          </w14:textFill>
        </w:rPr>
        <w:t>核心团队拥有25年嗅觉传感领域技术积淀，核心成员主要来自中国科学院相关研究院所、东北大学、中国科学院大学等顶尖科研机构，及华为、中国钢研集团等头部企业，兼具深厚的理论功底与丰富的产业化实践经验；现有团队4</w:t>
      </w:r>
      <w:del w:id="290" w:author="沈文锋" w:date="2026-09-02T15:39:56Z">
        <w:r>
          <w:rPr>
            <w:rFonts w:hint="default" w:ascii="仿宋" w:hAnsi="仿宋" w:eastAsia="仿宋"/>
            <w:color w:val="000000" w:themeColor="text1"/>
            <w:sz w:val="28"/>
            <w:szCs w:val="32"/>
            <w:lang w:val="en-US"/>
            <w14:textFill>
              <w14:solidFill>
                <w14:schemeClr w14:val="tx1"/>
              </w14:solidFill>
            </w14:textFill>
          </w:rPr>
          <w:delText>2</w:delText>
        </w:r>
      </w:del>
      <w:ins w:id="291" w:author="沈文锋" w:date="2026-09-02T15:39:56Z">
        <w:r>
          <w:rPr>
            <w:rFonts w:hint="eastAsia" w:ascii="仿宋" w:hAnsi="仿宋" w:eastAsia="仿宋"/>
            <w:color w:val="000000" w:themeColor="text1"/>
            <w:sz w:val="28"/>
            <w:szCs w:val="32"/>
            <w:lang w:val="en-US" w:eastAsia="zh-CN"/>
            <w14:textFill>
              <w14:solidFill>
                <w14:schemeClr w14:val="tx1"/>
              </w14:solidFill>
            </w14:textFill>
          </w:rPr>
          <w:t>3</w:t>
        </w:r>
      </w:ins>
      <w:r>
        <w:rPr>
          <w:rFonts w:hint="eastAsia" w:ascii="仿宋" w:hAnsi="仿宋" w:eastAsia="仿宋"/>
          <w:color w:val="000000" w:themeColor="text1"/>
          <w:sz w:val="28"/>
          <w:szCs w:val="32"/>
          <w14:textFill>
            <w14:solidFill>
              <w14:schemeClr w14:val="tx1"/>
            </w14:solidFill>
          </w14:textFill>
        </w:rPr>
        <w:t>人，其中博士</w:t>
      </w:r>
      <w:del w:id="292" w:author="沈文锋" w:date="2026-09-02T15:39:58Z">
        <w:r>
          <w:rPr>
            <w:rFonts w:hint="default" w:ascii="仿宋" w:hAnsi="仿宋" w:eastAsia="仿宋"/>
            <w:color w:val="000000" w:themeColor="text1"/>
            <w:sz w:val="28"/>
            <w:szCs w:val="32"/>
            <w:lang w:val="en-US"/>
            <w14:textFill>
              <w14:solidFill>
                <w14:schemeClr w14:val="tx1"/>
              </w14:solidFill>
            </w14:textFill>
          </w:rPr>
          <w:delText>3</w:delText>
        </w:r>
      </w:del>
      <w:ins w:id="293" w:author="沈文锋" w:date="2026-09-02T15:39:58Z">
        <w:r>
          <w:rPr>
            <w:rFonts w:hint="eastAsia" w:ascii="仿宋" w:hAnsi="仿宋" w:eastAsia="仿宋"/>
            <w:color w:val="000000" w:themeColor="text1"/>
            <w:sz w:val="28"/>
            <w:szCs w:val="32"/>
            <w:lang w:val="en-US" w:eastAsia="zh-CN"/>
            <w14:textFill>
              <w14:solidFill>
                <w14:schemeClr w14:val="tx1"/>
              </w14:solidFill>
            </w14:textFill>
          </w:rPr>
          <w:t>2</w:t>
        </w:r>
      </w:ins>
      <w:r>
        <w:rPr>
          <w:rFonts w:hint="eastAsia" w:ascii="仿宋" w:hAnsi="仿宋" w:eastAsia="仿宋"/>
          <w:color w:val="000000" w:themeColor="text1"/>
          <w:sz w:val="28"/>
          <w:szCs w:val="32"/>
          <w14:textFill>
            <w14:solidFill>
              <w14:schemeClr w14:val="tx1"/>
            </w14:solidFill>
          </w14:textFill>
        </w:rPr>
        <w:t>人、硕士</w:t>
      </w:r>
      <w:del w:id="294" w:author="沈文锋" w:date="2026-09-02T15:40:02Z">
        <w:r>
          <w:rPr>
            <w:rFonts w:hint="default" w:ascii="仿宋" w:hAnsi="仿宋" w:eastAsia="仿宋"/>
            <w:color w:val="000000" w:themeColor="text1"/>
            <w:sz w:val="28"/>
            <w:szCs w:val="32"/>
            <w:lang w:val="en-US"/>
            <w14:textFill>
              <w14:solidFill>
                <w14:schemeClr w14:val="tx1"/>
              </w14:solidFill>
            </w14:textFill>
          </w:rPr>
          <w:delText>7</w:delText>
        </w:r>
      </w:del>
      <w:ins w:id="295" w:author="沈文锋" w:date="2026-09-02T15:40:02Z">
        <w:r>
          <w:rPr>
            <w:rFonts w:hint="eastAsia" w:ascii="仿宋" w:hAnsi="仿宋" w:eastAsia="仿宋"/>
            <w:color w:val="000000" w:themeColor="text1"/>
            <w:sz w:val="28"/>
            <w:szCs w:val="32"/>
            <w:lang w:val="en-US" w:eastAsia="zh-CN"/>
            <w14:textFill>
              <w14:solidFill>
                <w14:schemeClr w14:val="tx1"/>
              </w14:solidFill>
            </w14:textFill>
          </w:rPr>
          <w:t>6</w:t>
        </w:r>
      </w:ins>
      <w:r>
        <w:rPr>
          <w:rFonts w:hint="eastAsia" w:ascii="仿宋" w:hAnsi="仿宋" w:eastAsia="仿宋"/>
          <w:color w:val="000000" w:themeColor="text1"/>
          <w:sz w:val="28"/>
          <w:szCs w:val="32"/>
          <w14:textFill>
            <w14:solidFill>
              <w14:schemeClr w14:val="tx1"/>
            </w14:solidFill>
          </w14:textFill>
        </w:rPr>
        <w:t>人，高级职称</w:t>
      </w:r>
      <w:del w:id="296" w:author="沈文锋" w:date="2026-09-02T15:40:17Z">
        <w:r>
          <w:rPr>
            <w:rFonts w:hint="default" w:ascii="仿宋" w:hAnsi="仿宋" w:eastAsia="仿宋"/>
            <w:color w:val="000000" w:themeColor="text1"/>
            <w:sz w:val="28"/>
            <w:szCs w:val="32"/>
            <w:lang w:val="en-US"/>
            <w14:textFill>
              <w14:solidFill>
                <w14:schemeClr w14:val="tx1"/>
              </w14:solidFill>
            </w14:textFill>
          </w:rPr>
          <w:delText>3</w:delText>
        </w:r>
      </w:del>
      <w:ins w:id="297" w:author="沈文锋" w:date="2026-09-02T15:40:17Z">
        <w:r>
          <w:rPr>
            <w:rFonts w:hint="eastAsia" w:ascii="仿宋" w:hAnsi="仿宋" w:eastAsia="仿宋"/>
            <w:color w:val="000000" w:themeColor="text1"/>
            <w:sz w:val="28"/>
            <w:szCs w:val="32"/>
            <w:lang w:val="en-US" w:eastAsia="zh-CN"/>
            <w14:textFill>
              <w14:solidFill>
                <w14:schemeClr w14:val="tx1"/>
              </w14:solidFill>
            </w14:textFill>
          </w:rPr>
          <w:t>2</w:t>
        </w:r>
      </w:ins>
      <w:r>
        <w:rPr>
          <w:rFonts w:hint="eastAsia" w:ascii="仿宋" w:hAnsi="仿宋" w:eastAsia="仿宋"/>
          <w:color w:val="000000" w:themeColor="text1"/>
          <w:sz w:val="28"/>
          <w:szCs w:val="32"/>
          <w14:textFill>
            <w14:solidFill>
              <w14:schemeClr w14:val="tx1"/>
            </w14:solidFill>
          </w14:textFill>
        </w:rPr>
        <w:t>人，本科及以上学历占比90%，60%成员拥有传感器行业3年以上经验。</w:t>
      </w:r>
    </w:p>
    <w:p w14:paraId="2EAF5215">
      <w:pPr>
        <w:pStyle w:val="12"/>
        <w:spacing w:before="129" w:line="360" w:lineRule="auto"/>
        <w:ind w:left="34"/>
        <w:outlineLvl w:val="2"/>
        <w:rPr>
          <w:rFonts w:hint="eastAsia" w:ascii="华文楷体" w:hAnsi="华文楷体" w:eastAsia="华文楷体" w:cs="华文楷体"/>
          <w:b/>
          <w:bCs/>
          <w:color w:val="000000" w:themeColor="text1"/>
          <w:spacing w:val="-4"/>
          <w:sz w:val="30"/>
          <w:szCs w:val="30"/>
          <w:lang w:eastAsia="zh-CN"/>
          <w14:textFill>
            <w14:solidFill>
              <w14:schemeClr w14:val="tx1"/>
            </w14:solidFill>
          </w14:textFill>
        </w:rPr>
      </w:pPr>
      <w:bookmarkStart w:id="58" w:name="_Toc236409674"/>
      <w:bookmarkStart w:id="59" w:name="_Toc236409568"/>
      <w:bookmarkStart w:id="60" w:name="_Toc226042707"/>
      <w:r>
        <w:rPr>
          <w:rFonts w:hint="eastAsia" w:ascii="华文楷体" w:hAnsi="华文楷体" w:eastAsia="华文楷体" w:cs="华文楷体"/>
          <w:b/>
          <w:bCs/>
          <w:color w:val="000000" w:themeColor="text1"/>
          <w:spacing w:val="-4"/>
          <w:sz w:val="30"/>
          <w:szCs w:val="30"/>
          <w:lang w:eastAsia="zh-CN"/>
          <w14:textFill>
            <w14:solidFill>
              <w14:schemeClr w14:val="tx1"/>
            </w14:solidFill>
          </w14:textFill>
        </w:rPr>
        <w:t>1.5.1创始人简介</w:t>
      </w:r>
      <w:bookmarkEnd w:id="58"/>
      <w:bookmarkEnd w:id="59"/>
      <w:bookmarkEnd w:id="60"/>
    </w:p>
    <w:p w14:paraId="16ECCE44">
      <w:pPr>
        <w:pStyle w:val="38"/>
        <w:numPr>
          <w:ilvl w:val="0"/>
          <w:numId w:val="2"/>
        </w:numPr>
        <w:jc w:val="both"/>
        <w:rPr>
          <w:rFonts w:hint="eastAsia" w:ascii="仿宋" w:hAnsi="仿宋" w:eastAsia="仿宋"/>
          <w:b/>
          <w:bCs/>
          <w:color w:val="000000" w:themeColor="text1"/>
          <w:sz w:val="28"/>
          <w:szCs w:val="32"/>
          <w14:textFill>
            <w14:solidFill>
              <w14:schemeClr w14:val="tx1"/>
            </w14:solidFill>
          </w14:textFill>
        </w:rPr>
      </w:pPr>
      <w:r>
        <w:rPr>
          <w:rFonts w:hint="eastAsia" w:ascii="仿宋" w:hAnsi="仿宋" w:eastAsia="仿宋"/>
          <w:b/>
          <w:bCs/>
          <w:color w:val="000000" w:themeColor="text1"/>
          <w:sz w:val="28"/>
          <w:szCs w:val="32"/>
          <w14:textFill>
            <w14:solidFill>
              <w14:schemeClr w14:val="tx1"/>
            </w14:solidFill>
          </w14:textFill>
        </w:rPr>
        <w:t>创始人姓名：</w:t>
      </w:r>
      <w:r>
        <w:rPr>
          <w:rFonts w:ascii="仿宋" w:hAnsi="仿宋" w:eastAsia="仿宋"/>
          <w:color w:val="000000" w:themeColor="text1"/>
          <w:sz w:val="28"/>
          <w:szCs w:val="32"/>
          <w14:textFill>
            <w14:solidFill>
              <w14:schemeClr w14:val="tx1"/>
            </w14:solidFill>
          </w14:textFill>
        </w:rPr>
        <w:t>沈文锋</w:t>
      </w:r>
      <w:r>
        <w:rPr>
          <w:rFonts w:hint="eastAsia" w:ascii="仿宋" w:hAnsi="仿宋" w:eastAsia="仿宋"/>
          <w:color w:val="000000" w:themeColor="text1"/>
          <w:sz w:val="28"/>
          <w:szCs w:val="32"/>
          <w14:textFill>
            <w14:solidFill>
              <w14:schemeClr w14:val="tx1"/>
            </w14:solidFill>
          </w14:textFill>
        </w:rPr>
        <w:t>；</w:t>
      </w:r>
    </w:p>
    <w:p w14:paraId="15B1C9FE">
      <w:pPr>
        <w:pStyle w:val="38"/>
        <w:numPr>
          <w:ilvl w:val="0"/>
          <w:numId w:val="2"/>
        </w:numPr>
        <w:jc w:val="both"/>
        <w:rPr>
          <w:rFonts w:hint="eastAsia" w:ascii="仿宋" w:hAnsi="仿宋" w:eastAsia="仿宋"/>
          <w:color w:val="000000" w:themeColor="text1"/>
          <w:sz w:val="28"/>
          <w:szCs w:val="32"/>
          <w14:textFill>
            <w14:solidFill>
              <w14:schemeClr w14:val="tx1"/>
            </w14:solidFill>
          </w14:textFill>
        </w:rPr>
      </w:pPr>
      <w:r>
        <w:rPr>
          <w:rFonts w:ascii="仿宋" w:hAnsi="仿宋" w:eastAsia="仿宋"/>
          <w:b/>
          <w:bCs/>
          <w:color w:val="000000" w:themeColor="text1"/>
          <w:sz w:val="28"/>
          <w:szCs w:val="32"/>
          <w14:textFill>
            <w14:solidFill>
              <w14:schemeClr w14:val="tx1"/>
            </w14:solidFill>
          </w14:textFill>
        </w:rPr>
        <w:t>核心定位：</w:t>
      </w:r>
      <w:r>
        <w:rPr>
          <w:rFonts w:ascii="仿宋" w:hAnsi="仿宋" w:eastAsia="仿宋"/>
          <w:color w:val="000000" w:themeColor="text1"/>
          <w:sz w:val="28"/>
          <w:szCs w:val="32"/>
          <w14:textFill>
            <w14:solidFill>
              <w14:schemeClr w14:val="tx1"/>
            </w14:solidFill>
          </w14:textFill>
        </w:rPr>
        <w:t>创始人/首席科学家/总经理</w:t>
      </w:r>
      <w:r>
        <w:rPr>
          <w:rFonts w:hint="eastAsia" w:ascii="仿宋" w:hAnsi="仿宋" w:eastAsia="仿宋"/>
          <w:color w:val="000000" w:themeColor="text1"/>
          <w:sz w:val="28"/>
          <w:szCs w:val="32"/>
          <w14:textFill>
            <w14:solidFill>
              <w14:schemeClr w14:val="tx1"/>
            </w14:solidFill>
          </w14:textFill>
        </w:rPr>
        <w:t>，</w:t>
      </w:r>
      <w:r>
        <w:rPr>
          <w:rFonts w:ascii="仿宋" w:hAnsi="仿宋" w:eastAsia="仿宋"/>
          <w:color w:val="000000" w:themeColor="text1"/>
          <w:sz w:val="28"/>
          <w:szCs w:val="32"/>
          <w14:textFill>
            <w14:solidFill>
              <w14:schemeClr w14:val="tx1"/>
            </w14:solidFill>
          </w14:textFill>
        </w:rPr>
        <w:t>技术战略制定者</w:t>
      </w:r>
      <w:r>
        <w:rPr>
          <w:rFonts w:hint="eastAsia" w:ascii="仿宋" w:hAnsi="仿宋" w:eastAsia="仿宋"/>
          <w:color w:val="000000" w:themeColor="text1"/>
          <w:sz w:val="28"/>
          <w:szCs w:val="32"/>
          <w14:textFill>
            <w14:solidFill>
              <w14:schemeClr w14:val="tx1"/>
            </w14:solidFill>
          </w14:textFill>
        </w:rPr>
        <w:t>、</w:t>
      </w:r>
      <w:r>
        <w:rPr>
          <w:rFonts w:ascii="仿宋" w:hAnsi="仿宋" w:eastAsia="仿宋"/>
          <w:color w:val="000000" w:themeColor="text1"/>
          <w:sz w:val="28"/>
          <w:szCs w:val="32"/>
          <w14:textFill>
            <w14:solidFill>
              <w14:schemeClr w14:val="tx1"/>
            </w14:solidFill>
          </w14:textFill>
        </w:rPr>
        <w:t>气味数字化领域开拓者、团队核心领航者</w:t>
      </w:r>
      <w:r>
        <w:rPr>
          <w:rFonts w:hint="eastAsia" w:ascii="Cambria Math" w:hAnsi="Cambria Math" w:eastAsia="仿宋" w:cs="Cambria Math"/>
          <w:color w:val="000000" w:themeColor="text1"/>
          <w:sz w:val="28"/>
          <w:szCs w:val="32"/>
          <w14:textFill>
            <w14:solidFill>
              <w14:schemeClr w14:val="tx1"/>
            </w14:solidFill>
          </w14:textFill>
        </w:rPr>
        <w:t>；</w:t>
      </w:r>
    </w:p>
    <w:p w14:paraId="609ECD18">
      <w:pPr>
        <w:pStyle w:val="38"/>
        <w:numPr>
          <w:ilvl w:val="0"/>
          <w:numId w:val="2"/>
        </w:numPr>
        <w:jc w:val="both"/>
        <w:rPr>
          <w:rFonts w:hint="eastAsia" w:ascii="仿宋" w:hAnsi="仿宋" w:eastAsia="仿宋"/>
          <w:color w:val="000000" w:themeColor="text1"/>
          <w:sz w:val="28"/>
          <w:szCs w:val="32"/>
          <w14:textFill>
            <w14:solidFill>
              <w14:schemeClr w14:val="tx1"/>
            </w14:solidFill>
          </w14:textFill>
        </w:rPr>
      </w:pPr>
      <w:r>
        <w:rPr>
          <w:rFonts w:ascii="仿宋" w:hAnsi="仿宋" w:eastAsia="仿宋"/>
          <w:b/>
          <w:bCs/>
          <w:color w:val="000000" w:themeColor="text1"/>
          <w:sz w:val="28"/>
          <w:szCs w:val="32"/>
          <w14:textFill>
            <w14:solidFill>
              <w14:schemeClr w14:val="tx1"/>
            </w14:solidFill>
          </w14:textFill>
        </w:rPr>
        <w:t>背景履历：</w:t>
      </w:r>
      <w:r>
        <w:rPr>
          <w:rFonts w:ascii="仿宋" w:hAnsi="仿宋" w:eastAsia="仿宋"/>
          <w:color w:val="000000" w:themeColor="text1"/>
          <w:sz w:val="28"/>
          <w:szCs w:val="32"/>
          <w14:textFill>
            <w14:solidFill>
              <w14:schemeClr w14:val="tx1"/>
            </w14:solidFill>
          </w14:textFill>
        </w:rPr>
        <w:t>沈文锋（创始人/首席科学家/总经理）——AI 嗅觉传感“产学研用”领军者1978 年生，中共党员，浙江乐清人，中国科学院金属所材料科学与工程博士、美国 UMass Amherst 访问学者，深耕智能嗅觉传感领域 25 年，兼具深厚研发积淀与丰富产业服务经验。现任中科微感科技有限公司创始人、中国传感谷示范基地首席科学家，中国科学院宁波材料所副研究员</w:t>
      </w:r>
      <w:r>
        <w:rPr>
          <w:rFonts w:hint="eastAsia" w:ascii="仿宋" w:hAnsi="仿宋" w:eastAsia="仿宋"/>
          <w:color w:val="000000" w:themeColor="text1"/>
          <w:sz w:val="28"/>
          <w:szCs w:val="32"/>
          <w14:textFill>
            <w14:solidFill>
              <w14:schemeClr w14:val="tx1"/>
            </w14:solidFill>
          </w14:textFill>
        </w:rPr>
        <w:t>；</w:t>
      </w:r>
      <w:r>
        <w:rPr>
          <w:rFonts w:ascii="仿宋" w:hAnsi="仿宋" w:eastAsia="仿宋"/>
          <w:color w:val="000000" w:themeColor="text1"/>
          <w:sz w:val="28"/>
          <w:szCs w:val="32"/>
          <w14:textFill>
            <w14:solidFill>
              <w14:schemeClr w14:val="tx1"/>
            </w14:solidFill>
          </w14:textFill>
        </w:rPr>
        <w:t>同时兼任国科大、中科大、西交大、浙大研究生导师，已培养硕博士研究生20余人，具备顶尖科研视野、企业全周期运营能力与核心人才培育实力。</w:t>
      </w:r>
      <w:r>
        <w:rPr>
          <w:rFonts w:ascii="Cambria Math" w:hAnsi="Cambria Math" w:eastAsia="仿宋" w:cs="Cambria Math"/>
          <w:color w:val="000000" w:themeColor="text1"/>
          <w:sz w:val="28"/>
          <w:szCs w:val="32"/>
          <w14:textFill>
            <w14:solidFill>
              <w14:schemeClr w14:val="tx1"/>
            </w14:solidFill>
          </w14:textFill>
        </w:rPr>
        <w:t>​</w:t>
      </w:r>
    </w:p>
    <w:p w14:paraId="472EF7EC">
      <w:pPr>
        <w:pStyle w:val="38"/>
        <w:numPr>
          <w:ilvl w:val="0"/>
          <w:numId w:val="2"/>
        </w:numPr>
        <w:jc w:val="both"/>
        <w:rPr>
          <w:rFonts w:ascii="Cambria Math" w:hAnsi="Cambria Math" w:eastAsia="仿宋" w:cs="Cambria Math"/>
          <w:b/>
          <w:bCs/>
          <w:color w:val="000000" w:themeColor="text1"/>
          <w:sz w:val="28"/>
          <w:szCs w:val="32"/>
          <w14:textFill>
            <w14:solidFill>
              <w14:schemeClr w14:val="tx1"/>
            </w14:solidFill>
          </w14:textFill>
        </w:rPr>
      </w:pPr>
      <w:r>
        <w:rPr>
          <w:rFonts w:ascii="仿宋" w:hAnsi="仿宋" w:eastAsia="仿宋"/>
          <w:b/>
          <w:bCs/>
          <w:color w:val="000000" w:themeColor="text1"/>
          <w:sz w:val="28"/>
          <w:szCs w:val="32"/>
          <w14:textFill>
            <w14:solidFill>
              <w14:schemeClr w14:val="tx1"/>
            </w14:solidFill>
          </w14:textFill>
        </w:rPr>
        <w:t>核心贡献：</w:t>
      </w:r>
      <w:r>
        <w:rPr>
          <w:rFonts w:ascii="Cambria Math" w:hAnsi="Cambria Math" w:eastAsia="仿宋" w:cs="Cambria Math"/>
          <w:b/>
          <w:bCs/>
          <w:color w:val="000000" w:themeColor="text1"/>
          <w:sz w:val="28"/>
          <w:szCs w:val="32"/>
          <w14:textFill>
            <w14:solidFill>
              <w14:schemeClr w14:val="tx1"/>
            </w14:solidFill>
          </w14:textFill>
        </w:rPr>
        <w:t>​</w:t>
      </w:r>
    </w:p>
    <w:p w14:paraId="6FE9E948">
      <w:pPr>
        <w:pStyle w:val="38"/>
        <w:ind w:left="1002"/>
        <w:jc w:val="both"/>
        <w:rPr>
          <w:rFonts w:hint="eastAsia" w:ascii="仿宋" w:hAnsi="仿宋" w:eastAsia="仿宋"/>
          <w:color w:val="000000" w:themeColor="text1"/>
          <w:sz w:val="28"/>
          <w:szCs w:val="32"/>
          <w14:textFill>
            <w14:solidFill>
              <w14:schemeClr w14:val="tx1"/>
            </w14:solidFill>
          </w14:textFill>
        </w:rPr>
      </w:pPr>
      <w:r>
        <w:rPr>
          <w:rFonts w:ascii="仿宋" w:hAnsi="仿宋" w:eastAsia="仿宋"/>
          <w:b/>
          <w:bCs/>
          <w:color w:val="000000" w:themeColor="text1"/>
          <w:sz w:val="28"/>
          <w:szCs w:val="32"/>
          <w14:textFill>
            <w14:solidFill>
              <w14:schemeClr w14:val="tx1"/>
            </w14:solidFill>
          </w14:textFill>
        </w:rPr>
        <w:t>技术创新引领行业：</w:t>
      </w:r>
      <w:r>
        <w:rPr>
          <w:rFonts w:ascii="仿宋" w:hAnsi="仿宋" w:eastAsia="仿宋"/>
          <w:color w:val="000000" w:themeColor="text1"/>
          <w:sz w:val="28"/>
          <w:szCs w:val="32"/>
          <w14:textFill>
            <w14:solidFill>
              <w14:schemeClr w14:val="tx1"/>
            </w14:solidFill>
          </w14:textFill>
        </w:rPr>
        <w:t>主持智能嗅觉传感器相关的国家、省、市及企业横向项目20余项，发表传感器相关 SCI 论文 70 余篇，申请发明专利近 30 项（多项实现产业化转化），参与制定国标1项、团队标准</w:t>
      </w:r>
      <w:del w:id="298" w:author="沈文锋" w:date="2026-09-02T15:41:00Z">
        <w:r>
          <w:rPr>
            <w:rFonts w:hint="default" w:ascii="仿宋" w:hAnsi="仿宋" w:eastAsia="仿宋"/>
            <w:color w:val="000000" w:themeColor="text1"/>
            <w:sz w:val="28"/>
            <w:szCs w:val="32"/>
            <w:lang w:val="en-US"/>
            <w14:textFill>
              <w14:solidFill>
                <w14:schemeClr w14:val="tx1"/>
              </w14:solidFill>
            </w14:textFill>
          </w:rPr>
          <w:delText>2</w:delText>
        </w:r>
      </w:del>
      <w:ins w:id="299" w:author="沈文锋" w:date="2026-09-02T15:41:00Z">
        <w:r>
          <w:rPr>
            <w:rFonts w:hint="eastAsia" w:ascii="仿宋" w:hAnsi="仿宋" w:eastAsia="仿宋"/>
            <w:color w:val="000000" w:themeColor="text1"/>
            <w:sz w:val="28"/>
            <w:szCs w:val="32"/>
            <w:lang w:val="en-US" w:eastAsia="zh-CN"/>
            <w14:textFill>
              <w14:solidFill>
                <w14:schemeClr w14:val="tx1"/>
              </w14:solidFill>
            </w14:textFill>
          </w:rPr>
          <w:t>4</w:t>
        </w:r>
      </w:ins>
      <w:r>
        <w:rPr>
          <w:rFonts w:ascii="仿宋" w:hAnsi="仿宋" w:eastAsia="仿宋"/>
          <w:color w:val="000000" w:themeColor="text1"/>
          <w:sz w:val="28"/>
          <w:szCs w:val="32"/>
          <w14:textFill>
            <w14:solidFill>
              <w14:schemeClr w14:val="tx1"/>
            </w14:solidFill>
          </w14:textFill>
        </w:rPr>
        <w:t>项，奠定行业技术话语权。</w:t>
      </w:r>
    </w:p>
    <w:p w14:paraId="7BA7531B">
      <w:pPr>
        <w:pStyle w:val="38"/>
        <w:ind w:left="1002"/>
        <w:jc w:val="both"/>
        <w:rPr>
          <w:rFonts w:hint="eastAsia" w:ascii="仿宋" w:hAnsi="仿宋" w:eastAsia="仿宋"/>
          <w:color w:val="000000" w:themeColor="text1"/>
          <w:sz w:val="28"/>
          <w:szCs w:val="32"/>
          <w14:textFill>
            <w14:solidFill>
              <w14:schemeClr w14:val="tx1"/>
            </w14:solidFill>
          </w14:textFill>
        </w:rPr>
      </w:pPr>
      <w:r>
        <w:rPr>
          <w:rFonts w:ascii="仿宋" w:hAnsi="仿宋" w:eastAsia="仿宋"/>
          <w:b/>
          <w:bCs/>
          <w:color w:val="000000" w:themeColor="text1"/>
          <w:sz w:val="28"/>
          <w:szCs w:val="32"/>
          <w14:textFill>
            <w14:solidFill>
              <w14:schemeClr w14:val="tx1"/>
            </w14:solidFill>
          </w14:textFill>
        </w:rPr>
        <w:t>产业化成果突出：</w:t>
      </w:r>
      <w:r>
        <w:rPr>
          <w:rFonts w:ascii="仿宋" w:hAnsi="仿宋" w:eastAsia="仿宋"/>
          <w:color w:val="000000" w:themeColor="text1"/>
          <w:sz w:val="28"/>
          <w:szCs w:val="32"/>
          <w14:textFill>
            <w14:solidFill>
              <w14:schemeClr w14:val="tx1"/>
            </w14:solidFill>
          </w14:textFill>
        </w:rPr>
        <w:t>2022年创办中科微感后，带领团队加速技术落地：2023年实现 MEMS 气体传感器芯片量产，2024 年推出全球首款量产 MEMS 基 AI 嗅觉传感器（CM-ENose），填补国内领域空白，斩获“人工智能优秀产品”、“感知领航”杰出产品奖等 10 余项行业奖项；2025 年第三季度推动公司实现年度现金净盈利，验证技术商业化可行性。</w:t>
      </w:r>
    </w:p>
    <w:p w14:paraId="5D2C3EFF">
      <w:pPr>
        <w:pStyle w:val="38"/>
        <w:ind w:left="1002"/>
        <w:jc w:val="both"/>
        <w:rPr>
          <w:rFonts w:hint="eastAsia" w:ascii="仿宋" w:hAnsi="仿宋" w:eastAsia="仿宋"/>
          <w:color w:val="000000" w:themeColor="text1"/>
          <w:sz w:val="28"/>
          <w:szCs w:val="32"/>
          <w14:textFill>
            <w14:solidFill>
              <w14:schemeClr w14:val="tx1"/>
            </w14:solidFill>
          </w14:textFill>
        </w:rPr>
      </w:pPr>
      <w:r>
        <w:rPr>
          <w:rFonts w:ascii="仿宋" w:hAnsi="仿宋" w:eastAsia="仿宋"/>
          <w:b/>
          <w:bCs/>
          <w:color w:val="000000" w:themeColor="text1"/>
          <w:sz w:val="28"/>
          <w:szCs w:val="32"/>
          <w14:textFill>
            <w14:solidFill>
              <w14:schemeClr w14:val="tx1"/>
            </w14:solidFill>
          </w14:textFill>
        </w:rPr>
        <w:t>生态资源整合：</w:t>
      </w:r>
      <w:r>
        <w:rPr>
          <w:rFonts w:ascii="仿宋" w:hAnsi="仿宋" w:eastAsia="仿宋"/>
          <w:color w:val="000000" w:themeColor="text1"/>
          <w:sz w:val="28"/>
          <w:szCs w:val="32"/>
          <w14:textFill>
            <w14:solidFill>
              <w14:schemeClr w14:val="tx1"/>
            </w14:solidFill>
          </w14:textFill>
        </w:rPr>
        <w:t>牵头搭建高校、科研院所及企业协同网络，在安徽蚌埠建成国内首家“MEMS 基智能嗅觉传感器研发与制造示范基地”，推动技术标准化与产学研协同创新，为产业规模化发展筑牢载体。</w:t>
      </w:r>
    </w:p>
    <w:p w14:paraId="0579B726">
      <w:pPr>
        <w:pStyle w:val="38"/>
        <w:numPr>
          <w:ilvl w:val="0"/>
          <w:numId w:val="2"/>
        </w:numPr>
        <w:jc w:val="both"/>
        <w:rPr>
          <w:rFonts w:hint="eastAsia" w:ascii="仿宋" w:hAnsi="仿宋" w:eastAsia="仿宋"/>
          <w:b/>
          <w:bCs/>
          <w:color w:val="000000" w:themeColor="text1"/>
          <w:sz w:val="28"/>
          <w:szCs w:val="32"/>
          <w14:textFill>
            <w14:solidFill>
              <w14:schemeClr w14:val="tx1"/>
            </w14:solidFill>
          </w14:textFill>
        </w:rPr>
      </w:pPr>
      <w:r>
        <w:rPr>
          <w:rFonts w:ascii="仿宋" w:hAnsi="仿宋" w:eastAsia="仿宋"/>
          <w:b/>
          <w:bCs/>
          <w:color w:val="000000" w:themeColor="text1"/>
          <w:sz w:val="28"/>
          <w:szCs w:val="32"/>
          <w14:textFill>
            <w14:solidFill>
              <w14:schemeClr w14:val="tx1"/>
            </w14:solidFill>
          </w14:textFill>
        </w:rPr>
        <w:t>教育与职业经历：</w:t>
      </w:r>
      <w:r>
        <w:rPr>
          <w:rFonts w:ascii="Cambria Math" w:hAnsi="Cambria Math" w:eastAsia="仿宋" w:cs="Cambria Math"/>
          <w:b/>
          <w:bCs/>
          <w:color w:val="000000" w:themeColor="text1"/>
          <w:sz w:val="28"/>
          <w:szCs w:val="32"/>
          <w14:textFill>
            <w14:solidFill>
              <w14:schemeClr w14:val="tx1"/>
            </w14:solidFill>
          </w14:textFill>
        </w:rPr>
        <w:t>​</w:t>
      </w:r>
    </w:p>
    <w:p w14:paraId="2973DF9C">
      <w:pPr>
        <w:pStyle w:val="38"/>
        <w:ind w:left="1002"/>
        <w:jc w:val="both"/>
        <w:rPr>
          <w:rFonts w:hint="eastAsia" w:ascii="仿宋" w:hAnsi="仿宋" w:eastAsia="仿宋"/>
          <w:color w:val="000000" w:themeColor="text1"/>
          <w:sz w:val="28"/>
          <w:szCs w:val="32"/>
          <w14:textFill>
            <w14:solidFill>
              <w14:schemeClr w14:val="tx1"/>
            </w14:solidFill>
          </w14:textFill>
        </w:rPr>
      </w:pPr>
      <w:r>
        <w:rPr>
          <w:rFonts w:ascii="仿宋" w:hAnsi="仿宋" w:eastAsia="仿宋"/>
          <w:b/>
          <w:bCs/>
          <w:color w:val="000000" w:themeColor="text1"/>
          <w:sz w:val="28"/>
          <w:szCs w:val="32"/>
          <w14:textFill>
            <w14:solidFill>
              <w14:schemeClr w14:val="tx1"/>
            </w14:solidFill>
          </w14:textFill>
        </w:rPr>
        <w:t>教育：</w:t>
      </w:r>
      <w:r>
        <w:rPr>
          <w:rFonts w:ascii="仿宋" w:hAnsi="仿宋" w:eastAsia="仿宋"/>
          <w:color w:val="000000" w:themeColor="text1"/>
          <w:sz w:val="28"/>
          <w:szCs w:val="32"/>
          <w14:textFill>
            <w14:solidFill>
              <w14:schemeClr w14:val="tx1"/>
            </w14:solidFill>
          </w14:textFill>
        </w:rPr>
        <w:t>1996-2000年东北大学材料物理专业/计算机专业（辅修）学士；2000-2003年东北大学/中国科学院金属所材料物理与化学硕士（联合培养）；2003-2010 年国科学院金属所材料科学与工程博士；期间主导完成国家863项目——喷墨印刷电子鼻研究，开启嗅觉传感器领域深耕之路。</w:t>
      </w:r>
    </w:p>
    <w:p w14:paraId="493B1BC5">
      <w:pPr>
        <w:pStyle w:val="38"/>
        <w:ind w:left="1002"/>
        <w:jc w:val="both"/>
        <w:rPr>
          <w:rFonts w:hint="eastAsia" w:ascii="仿宋" w:hAnsi="仿宋" w:eastAsia="仿宋"/>
          <w:color w:val="000000" w:themeColor="text1"/>
          <w:sz w:val="28"/>
          <w:szCs w:val="32"/>
          <w14:textFill>
            <w14:solidFill>
              <w14:schemeClr w14:val="tx1"/>
            </w14:solidFill>
          </w14:textFill>
        </w:rPr>
      </w:pPr>
      <w:r>
        <w:rPr>
          <w:rFonts w:ascii="仿宋" w:hAnsi="仿宋" w:eastAsia="仿宋"/>
          <w:b/>
          <w:bCs/>
          <w:color w:val="000000" w:themeColor="text1"/>
          <w:sz w:val="28"/>
          <w:szCs w:val="32"/>
          <w14:textFill>
            <w14:solidFill>
              <w14:schemeClr w14:val="tx1"/>
            </w14:solidFill>
          </w14:textFill>
        </w:rPr>
        <w:t>职业：</w:t>
      </w:r>
      <w:r>
        <w:rPr>
          <w:rFonts w:ascii="仿宋" w:hAnsi="仿宋" w:eastAsia="仿宋"/>
          <w:color w:val="000000" w:themeColor="text1"/>
          <w:sz w:val="28"/>
          <w:szCs w:val="32"/>
          <w14:textFill>
            <w14:solidFill>
              <w14:schemeClr w14:val="tx1"/>
            </w14:solidFill>
          </w14:textFill>
        </w:rPr>
        <w:t>2010-2012年中国科学院宁波材料所博士后；2012-2015年助理研究员；2016 年美国UMass</w:t>
      </w:r>
      <w:r>
        <w:rPr>
          <w:rFonts w:hint="eastAsia" w:ascii="仿宋" w:hAnsi="仿宋" w:eastAsia="仿宋"/>
          <w:color w:val="000000" w:themeColor="text1"/>
          <w:sz w:val="28"/>
          <w:szCs w:val="32"/>
          <w14:textFill>
            <w14:solidFill>
              <w14:schemeClr w14:val="tx1"/>
            </w14:solidFill>
          </w14:textFill>
        </w:rPr>
        <w:t xml:space="preserve"> </w:t>
      </w:r>
      <w:r>
        <w:rPr>
          <w:rFonts w:ascii="仿宋" w:hAnsi="仿宋" w:eastAsia="仿宋"/>
          <w:color w:val="000000" w:themeColor="text1"/>
          <w:sz w:val="28"/>
          <w:szCs w:val="32"/>
          <w14:textFill>
            <w14:solidFill>
              <w14:schemeClr w14:val="tx1"/>
            </w14:solidFill>
          </w14:textFill>
        </w:rPr>
        <w:t>Amherst访问学者；2016年至今中国科学院宁波材料所副研究员；2020年后历任：南昌攀藤科技有限公司，MEMS气体传感器项目负责人兼技术顾问；福建德普乐科技有限公司与中国科学院宁波材料所共建的先进能源传感器材料中心主任；宁波德微新材料科技有限公司副总经理，积累丰富企业运营经验。2023年5月起，或中国科学院宁波材料所批准停薪留职，全职执掌中科微感，全面统筹公司技术研发与企业发展</w:t>
      </w:r>
      <w:r>
        <w:rPr>
          <w:rFonts w:hint="eastAsia" w:ascii="仿宋" w:hAnsi="仿宋" w:eastAsia="仿宋"/>
          <w:color w:val="000000" w:themeColor="text1"/>
          <w:sz w:val="28"/>
          <w:szCs w:val="32"/>
          <w14:textFill>
            <w14:solidFill>
              <w14:schemeClr w14:val="tx1"/>
            </w14:solidFill>
          </w14:textFill>
        </w:rPr>
        <w:t>。</w:t>
      </w:r>
      <w:bookmarkStart w:id="61" w:name="page1_5"/>
      <w:bookmarkEnd w:id="61"/>
      <w:bookmarkStart w:id="62" w:name="_Toc226042708"/>
    </w:p>
    <w:p w14:paraId="4A520B2E">
      <w:pPr>
        <w:pStyle w:val="12"/>
        <w:spacing w:before="129" w:line="360" w:lineRule="auto"/>
        <w:ind w:left="34"/>
        <w:outlineLvl w:val="2"/>
        <w:rPr>
          <w:rFonts w:hint="eastAsia" w:ascii="华文楷体" w:hAnsi="华文楷体" w:eastAsia="华文楷体" w:cs="华文楷体"/>
          <w:b/>
          <w:bCs/>
          <w:color w:val="000000" w:themeColor="text1"/>
          <w:spacing w:val="-4"/>
          <w:sz w:val="30"/>
          <w:szCs w:val="30"/>
          <w:lang w:eastAsia="zh-CN"/>
          <w14:textFill>
            <w14:solidFill>
              <w14:schemeClr w14:val="tx1"/>
            </w14:solidFill>
          </w14:textFill>
        </w:rPr>
      </w:pPr>
      <w:bookmarkStart w:id="63" w:name="_Toc236409675"/>
      <w:bookmarkStart w:id="64" w:name="_Toc236409569"/>
      <w:r>
        <w:rPr>
          <w:rFonts w:hint="eastAsia" w:ascii="华文楷体" w:hAnsi="华文楷体" w:eastAsia="华文楷体" w:cs="华文楷体"/>
          <w:b/>
          <w:bCs/>
          <w:color w:val="000000" w:themeColor="text1"/>
          <w:spacing w:val="-4"/>
          <w:sz w:val="30"/>
          <w:szCs w:val="30"/>
          <w:lang w:eastAsia="zh-CN"/>
          <w14:textFill>
            <w14:solidFill>
              <w14:schemeClr w14:val="tx1"/>
            </w14:solidFill>
          </w14:textFill>
        </w:rPr>
        <w:t>1.5.2其他核心成员简介</w:t>
      </w:r>
      <w:bookmarkEnd w:id="62"/>
      <w:bookmarkEnd w:id="63"/>
      <w:bookmarkEnd w:id="64"/>
    </w:p>
    <w:p w14:paraId="4883CF28">
      <w:pPr>
        <w:ind w:firstLine="562" w:firstLineChars="200"/>
        <w:jc w:val="both"/>
        <w:rPr>
          <w:rFonts w:hint="eastAsia" w:ascii="仿宋" w:hAnsi="仿宋" w:eastAsia="仿宋"/>
          <w:color w:val="000000" w:themeColor="text1"/>
          <w:sz w:val="28"/>
          <w:szCs w:val="32"/>
          <w14:textFill>
            <w14:solidFill>
              <w14:schemeClr w14:val="tx1"/>
            </w14:solidFill>
          </w14:textFill>
        </w:rPr>
      </w:pPr>
      <w:bookmarkStart w:id="65" w:name="OLE_LINK17"/>
      <w:r>
        <w:rPr>
          <w:rFonts w:hint="eastAsia" w:ascii="仿宋" w:hAnsi="仿宋" w:eastAsia="仿宋"/>
          <w:b/>
          <w:bCs/>
          <w:color w:val="000000" w:themeColor="text1"/>
          <w:sz w:val="28"/>
          <w:szCs w:val="32"/>
          <w14:textFill>
            <w14:solidFill>
              <w14:schemeClr w14:val="tx1"/>
            </w14:solidFill>
          </w14:textFill>
        </w:rPr>
        <w:t>联合创始人、市场负责人：</w:t>
      </w:r>
      <w:r>
        <w:rPr>
          <w:rFonts w:hint="eastAsia" w:ascii="仿宋" w:hAnsi="仿宋" w:eastAsia="仿宋"/>
          <w:color w:val="000000" w:themeColor="text1"/>
          <w:sz w:val="28"/>
          <w:szCs w:val="32"/>
          <w14:textFill>
            <w14:solidFill>
              <w14:schemeClr w14:val="tx1"/>
            </w14:solidFill>
          </w14:textFill>
        </w:rPr>
        <w:t>王明高，</w:t>
      </w:r>
      <w:bookmarkStart w:id="66" w:name="OLE_LINK119"/>
      <w:r>
        <w:rPr>
          <w:rFonts w:hint="eastAsia" w:ascii="仿宋" w:hAnsi="仿宋" w:eastAsia="仿宋"/>
          <w:color w:val="000000" w:themeColor="text1"/>
          <w:sz w:val="28"/>
          <w:szCs w:val="32"/>
          <w14:textFill>
            <w14:solidFill>
              <w14:schemeClr w14:val="tx1"/>
            </w14:solidFill>
          </w14:textFill>
        </w:rPr>
        <w:t>1976年生，负责标准化行业客户拓展体系搭建，</w:t>
      </w:r>
      <w:bookmarkEnd w:id="66"/>
      <w:r>
        <w:rPr>
          <w:rFonts w:hint="eastAsia" w:ascii="仿宋" w:hAnsi="仿宋" w:eastAsia="仿宋"/>
          <w:color w:val="000000" w:themeColor="text1"/>
          <w:sz w:val="28"/>
          <w:szCs w:val="32"/>
          <w14:textFill>
            <w14:solidFill>
              <w14:schemeClr w14:val="tx1"/>
            </w14:solidFill>
          </w14:textFill>
        </w:rPr>
        <w:t>依托华为生态资源，加速市场渗透与生态构建；东北大学材料物理专业学士，沈阳理工大学计算机专业硕士，拥有13年华为市场重要岗位任职经历，后自主创业深耕物联网领域。目前全职加入，但社保在深圳。</w:t>
      </w:r>
    </w:p>
    <w:p w14:paraId="03AF1D82">
      <w:pPr>
        <w:ind w:firstLine="562" w:firstLineChars="200"/>
        <w:jc w:val="both"/>
        <w:rPr>
          <w:rFonts w:hint="eastAsia" w:ascii="仿宋" w:hAnsi="仿宋" w:eastAsia="仿宋"/>
          <w:color w:val="000000" w:themeColor="text1"/>
          <w:sz w:val="28"/>
          <w:szCs w:val="32"/>
          <w14:textFill>
            <w14:solidFill>
              <w14:schemeClr w14:val="tx1"/>
            </w14:solidFill>
          </w14:textFill>
        </w:rPr>
      </w:pPr>
      <w:r>
        <w:rPr>
          <w:rFonts w:ascii="仿宋" w:hAnsi="仿宋" w:eastAsia="仿宋"/>
          <w:b/>
          <w:bCs/>
          <w:color w:val="000000" w:themeColor="text1"/>
          <w:sz w:val="28"/>
          <w:szCs w:val="32"/>
          <w14:textFill>
            <w14:solidFill>
              <w14:schemeClr w14:val="tx1"/>
            </w14:solidFill>
          </w14:textFill>
        </w:rPr>
        <w:t>研发中心负责人</w:t>
      </w:r>
      <w:r>
        <w:rPr>
          <w:rFonts w:hint="eastAsia" w:ascii="仿宋" w:hAnsi="仿宋" w:eastAsia="仿宋"/>
          <w:b/>
          <w:bCs/>
          <w:color w:val="000000" w:themeColor="text1"/>
          <w:sz w:val="28"/>
          <w:szCs w:val="32"/>
          <w14:textFill>
            <w14:solidFill>
              <w14:schemeClr w14:val="tx1"/>
            </w14:solidFill>
          </w14:textFill>
        </w:rPr>
        <w:t>：</w:t>
      </w:r>
      <w:r>
        <w:rPr>
          <w:rFonts w:hint="eastAsia" w:ascii="仿宋" w:hAnsi="仿宋" w:eastAsia="仿宋"/>
          <w:color w:val="000000" w:themeColor="text1"/>
          <w:sz w:val="28"/>
          <w:szCs w:val="32"/>
          <w14:textFill>
            <w14:solidFill>
              <w14:schemeClr w14:val="tx1"/>
            </w14:solidFill>
          </w14:textFill>
        </w:rPr>
        <w:t>吕大伍，1991年生，</w:t>
      </w:r>
      <w:ins w:id="300" w:author="沈文锋" w:date="2026-09-03T08:08:45Z">
        <w:r>
          <w:rPr>
            <w:rFonts w:hint="eastAsia" w:ascii="仿宋" w:hAnsi="仿宋" w:eastAsia="仿宋"/>
            <w:color w:val="000000" w:themeColor="text1"/>
            <w:sz w:val="28"/>
            <w:szCs w:val="32"/>
            <w:lang w:val="en-US" w:eastAsia="zh-CN"/>
            <w14:textFill>
              <w14:solidFill>
                <w14:schemeClr w14:val="tx1"/>
              </w14:solidFill>
            </w14:textFill>
          </w:rPr>
          <w:t>202</w:t>
        </w:r>
      </w:ins>
      <w:ins w:id="301" w:author="沈文锋" w:date="2026-09-03T08:08:46Z">
        <w:r>
          <w:rPr>
            <w:rFonts w:hint="eastAsia" w:ascii="仿宋" w:hAnsi="仿宋" w:eastAsia="仿宋"/>
            <w:color w:val="000000" w:themeColor="text1"/>
            <w:sz w:val="28"/>
            <w:szCs w:val="32"/>
            <w:lang w:val="en-US" w:eastAsia="zh-CN"/>
            <w14:textFill>
              <w14:solidFill>
                <w14:schemeClr w14:val="tx1"/>
              </w14:solidFill>
            </w14:textFill>
          </w:rPr>
          <w:t>3</w:t>
        </w:r>
      </w:ins>
      <w:ins w:id="302" w:author="沈文锋" w:date="2026-09-03T08:08:47Z">
        <w:r>
          <w:rPr>
            <w:rFonts w:hint="eastAsia" w:ascii="仿宋" w:hAnsi="仿宋" w:eastAsia="仿宋"/>
            <w:color w:val="000000" w:themeColor="text1"/>
            <w:sz w:val="28"/>
            <w:szCs w:val="32"/>
            <w:lang w:val="en-US" w:eastAsia="zh-CN"/>
            <w14:textFill>
              <w14:solidFill>
                <w14:schemeClr w14:val="tx1"/>
              </w14:solidFill>
            </w14:textFill>
          </w:rPr>
          <w:t>年</w:t>
        </w:r>
      </w:ins>
      <w:ins w:id="303" w:author="沈文锋" w:date="2026-09-03T08:08:48Z">
        <w:r>
          <w:rPr>
            <w:rFonts w:hint="eastAsia" w:ascii="仿宋" w:hAnsi="仿宋" w:eastAsia="仿宋"/>
            <w:color w:val="000000" w:themeColor="text1"/>
            <w:sz w:val="28"/>
            <w:szCs w:val="32"/>
            <w:lang w:val="en-US" w:eastAsia="zh-CN"/>
            <w14:textFill>
              <w14:solidFill>
                <w14:schemeClr w14:val="tx1"/>
              </w14:solidFill>
            </w14:textFill>
          </w:rPr>
          <w:t>起</w:t>
        </w:r>
      </w:ins>
      <w:ins w:id="304" w:author="沈文锋" w:date="2026-09-03T08:08:49Z">
        <w:r>
          <w:rPr>
            <w:rFonts w:hint="eastAsia" w:ascii="仿宋" w:hAnsi="仿宋" w:eastAsia="仿宋"/>
            <w:color w:val="000000" w:themeColor="text1"/>
            <w:sz w:val="28"/>
            <w:szCs w:val="32"/>
            <w:lang w:val="en-US" w:eastAsia="zh-CN"/>
            <w14:textFill>
              <w14:solidFill>
                <w14:schemeClr w14:val="tx1"/>
              </w14:solidFill>
            </w14:textFill>
          </w:rPr>
          <w:t>以</w:t>
        </w:r>
      </w:ins>
      <w:ins w:id="305" w:author="沈文锋" w:date="2026-09-03T08:08:51Z">
        <w:r>
          <w:rPr>
            <w:rFonts w:hint="eastAsia" w:ascii="仿宋" w:hAnsi="仿宋" w:eastAsia="仿宋"/>
            <w:color w:val="000000" w:themeColor="text1"/>
            <w:sz w:val="28"/>
            <w:szCs w:val="32"/>
            <w:lang w:val="en-US" w:eastAsia="zh-CN"/>
            <w14:textFill>
              <w14:solidFill>
                <w14:schemeClr w14:val="tx1"/>
              </w14:solidFill>
            </w14:textFill>
          </w:rPr>
          <w:t>联合</w:t>
        </w:r>
      </w:ins>
      <w:ins w:id="306" w:author="沈文锋" w:date="2026-09-03T08:08:53Z">
        <w:r>
          <w:rPr>
            <w:rFonts w:hint="eastAsia" w:ascii="仿宋" w:hAnsi="仿宋" w:eastAsia="仿宋"/>
            <w:color w:val="000000" w:themeColor="text1"/>
            <w:sz w:val="28"/>
            <w:szCs w:val="32"/>
            <w:lang w:val="en-US" w:eastAsia="zh-CN"/>
            <w14:textFill>
              <w14:solidFill>
                <w14:schemeClr w14:val="tx1"/>
              </w14:solidFill>
            </w14:textFill>
          </w:rPr>
          <w:t>培养</w:t>
        </w:r>
      </w:ins>
      <w:ins w:id="307" w:author="沈文锋" w:date="2026-09-03T08:09:05Z">
        <w:r>
          <w:rPr>
            <w:rFonts w:hint="eastAsia" w:ascii="仿宋" w:hAnsi="仿宋" w:eastAsia="仿宋"/>
            <w:color w:val="000000" w:themeColor="text1"/>
            <w:sz w:val="28"/>
            <w:szCs w:val="32"/>
            <w:lang w:val="en-US" w:eastAsia="zh-CN"/>
            <w14:textFill>
              <w14:solidFill>
                <w14:schemeClr w14:val="tx1"/>
              </w14:solidFill>
            </w14:textFill>
          </w:rPr>
          <w:t>博士后</w:t>
        </w:r>
      </w:ins>
      <w:ins w:id="308" w:author="沈文锋" w:date="2026-09-03T08:09:06Z">
        <w:r>
          <w:rPr>
            <w:rFonts w:hint="eastAsia" w:ascii="仿宋" w:hAnsi="仿宋" w:eastAsia="仿宋"/>
            <w:color w:val="000000" w:themeColor="text1"/>
            <w:sz w:val="28"/>
            <w:szCs w:val="32"/>
            <w:lang w:val="en-US" w:eastAsia="zh-CN"/>
            <w14:textFill>
              <w14:solidFill>
                <w14:schemeClr w14:val="tx1"/>
              </w14:solidFill>
            </w14:textFill>
          </w:rPr>
          <w:t>的</w:t>
        </w:r>
      </w:ins>
      <w:ins w:id="309" w:author="沈文锋" w:date="2026-09-03T08:09:10Z">
        <w:r>
          <w:rPr>
            <w:rFonts w:hint="eastAsia" w:ascii="仿宋" w:hAnsi="仿宋" w:eastAsia="仿宋"/>
            <w:color w:val="000000" w:themeColor="text1"/>
            <w:sz w:val="28"/>
            <w:szCs w:val="32"/>
            <w:lang w:val="en-US" w:eastAsia="zh-CN"/>
            <w14:textFill>
              <w14:solidFill>
                <w14:schemeClr w14:val="tx1"/>
              </w14:solidFill>
            </w14:textFill>
          </w:rPr>
          <w:t>身份，</w:t>
        </w:r>
      </w:ins>
      <w:ins w:id="310" w:author="沈文锋" w:date="2026-09-03T08:09:11Z">
        <w:r>
          <w:rPr>
            <w:rFonts w:hint="eastAsia" w:ascii="仿宋" w:hAnsi="仿宋" w:eastAsia="仿宋"/>
            <w:color w:val="000000" w:themeColor="text1"/>
            <w:sz w:val="28"/>
            <w:szCs w:val="32"/>
            <w:lang w:val="en-US" w:eastAsia="zh-CN"/>
            <w14:textFill>
              <w14:solidFill>
                <w14:schemeClr w14:val="tx1"/>
              </w14:solidFill>
            </w14:textFill>
          </w:rPr>
          <w:t>在</w:t>
        </w:r>
      </w:ins>
      <w:ins w:id="311" w:author="沈文锋" w:date="2026-09-03T08:09:13Z">
        <w:r>
          <w:rPr>
            <w:rFonts w:hint="eastAsia" w:ascii="仿宋" w:hAnsi="仿宋" w:eastAsia="仿宋"/>
            <w:color w:val="000000" w:themeColor="text1"/>
            <w:sz w:val="28"/>
            <w:szCs w:val="32"/>
            <w:lang w:val="en-US" w:eastAsia="zh-CN"/>
            <w14:textFill>
              <w14:solidFill>
                <w14:schemeClr w14:val="tx1"/>
              </w14:solidFill>
            </w14:textFill>
          </w:rPr>
          <w:t>公司</w:t>
        </w:r>
      </w:ins>
      <w:ins w:id="312" w:author="沈文锋" w:date="2026-09-03T08:09:15Z">
        <w:r>
          <w:rPr>
            <w:rFonts w:hint="eastAsia" w:ascii="仿宋" w:hAnsi="仿宋" w:eastAsia="仿宋"/>
            <w:color w:val="000000" w:themeColor="text1"/>
            <w:sz w:val="28"/>
            <w:szCs w:val="32"/>
            <w:lang w:val="en-US" w:eastAsia="zh-CN"/>
            <w14:textFill>
              <w14:solidFill>
                <w14:schemeClr w14:val="tx1"/>
              </w14:solidFill>
            </w14:textFill>
          </w:rPr>
          <w:t>负责</w:t>
        </w:r>
      </w:ins>
      <w:ins w:id="313" w:author="沈文锋" w:date="2026-09-03T08:09:18Z">
        <w:r>
          <w:rPr>
            <w:rFonts w:hint="eastAsia" w:ascii="仿宋" w:hAnsi="仿宋" w:eastAsia="仿宋"/>
            <w:color w:val="000000" w:themeColor="text1"/>
            <w:sz w:val="28"/>
            <w:szCs w:val="32"/>
            <w:lang w:val="en-US" w:eastAsia="zh-CN"/>
            <w14:textFill>
              <w14:solidFill>
                <w14:schemeClr w14:val="tx1"/>
              </w14:solidFill>
            </w14:textFill>
          </w:rPr>
          <w:t>敏感</w:t>
        </w:r>
      </w:ins>
      <w:ins w:id="314" w:author="沈文锋" w:date="2026-09-03T08:09:28Z">
        <w:r>
          <w:rPr>
            <w:rFonts w:hint="eastAsia" w:ascii="仿宋" w:hAnsi="仿宋" w:eastAsia="仿宋"/>
            <w:color w:val="000000" w:themeColor="text1"/>
            <w:sz w:val="28"/>
            <w:szCs w:val="32"/>
            <w:lang w:val="en-US" w:eastAsia="zh-CN"/>
            <w14:textFill>
              <w14:solidFill>
                <w14:schemeClr w14:val="tx1"/>
              </w14:solidFill>
            </w14:textFill>
          </w:rPr>
          <w:t>的</w:t>
        </w:r>
      </w:ins>
      <w:ins w:id="315" w:author="沈文锋" w:date="2026-09-03T08:09:32Z">
        <w:r>
          <w:rPr>
            <w:rFonts w:hint="eastAsia" w:ascii="仿宋" w:hAnsi="仿宋" w:eastAsia="仿宋"/>
            <w:color w:val="000000" w:themeColor="text1"/>
            <w:sz w:val="28"/>
            <w:szCs w:val="32"/>
            <w:lang w:val="en-US" w:eastAsia="zh-CN"/>
            <w14:textFill>
              <w14:solidFill>
                <w14:schemeClr w14:val="tx1"/>
              </w14:solidFill>
            </w14:textFill>
          </w:rPr>
          <w:t>研发</w:t>
        </w:r>
      </w:ins>
      <w:ins w:id="316" w:author="沈文锋" w:date="2026-09-03T08:09:33Z">
        <w:r>
          <w:rPr>
            <w:rFonts w:hint="eastAsia" w:ascii="仿宋" w:hAnsi="仿宋" w:eastAsia="仿宋"/>
            <w:color w:val="000000" w:themeColor="text1"/>
            <w:sz w:val="28"/>
            <w:szCs w:val="32"/>
            <w:lang w:val="en-US" w:eastAsia="zh-CN"/>
            <w14:textFill>
              <w14:solidFill>
                <w14:schemeClr w14:val="tx1"/>
              </w14:solidFill>
            </w14:textFill>
          </w:rPr>
          <w:t>。</w:t>
        </w:r>
      </w:ins>
      <w:ins w:id="317" w:author="沈文锋" w:date="2026-09-03T08:09:35Z">
        <w:r>
          <w:rPr>
            <w:rFonts w:hint="eastAsia" w:ascii="仿宋" w:hAnsi="仿宋" w:eastAsia="仿宋"/>
            <w:color w:val="000000" w:themeColor="text1"/>
            <w:sz w:val="28"/>
            <w:szCs w:val="32"/>
            <w:lang w:val="en-US" w:eastAsia="zh-CN"/>
            <w14:textFill>
              <w14:solidFill>
                <w14:schemeClr w14:val="tx1"/>
              </w14:solidFill>
            </w14:textFill>
          </w:rPr>
          <w:t>预计</w:t>
        </w:r>
      </w:ins>
      <w:r>
        <w:rPr>
          <w:rFonts w:hint="eastAsia" w:ascii="仿宋" w:hAnsi="仿宋" w:eastAsia="仿宋"/>
          <w:color w:val="000000" w:themeColor="text1"/>
          <w:sz w:val="28"/>
          <w:szCs w:val="32"/>
          <w14:textFill>
            <w14:solidFill>
              <w14:schemeClr w14:val="tx1"/>
            </w14:solidFill>
          </w14:textFill>
        </w:rPr>
        <w:t>今年</w:t>
      </w:r>
      <w:ins w:id="318" w:author="沈文锋" w:date="2026-09-03T08:09:36Z">
        <w:r>
          <w:rPr>
            <w:rFonts w:hint="eastAsia" w:ascii="仿宋" w:hAnsi="仿宋" w:eastAsia="仿宋"/>
            <w:color w:val="000000" w:themeColor="text1"/>
            <w:sz w:val="28"/>
            <w:szCs w:val="32"/>
            <w:lang w:val="en-US" w:eastAsia="zh-CN"/>
            <w14:textFill>
              <w14:solidFill>
                <w14:schemeClr w14:val="tx1"/>
              </w14:solidFill>
            </w14:textFill>
          </w:rPr>
          <w:t>1</w:t>
        </w:r>
      </w:ins>
      <w:ins w:id="319" w:author="沈文锋" w:date="2026-09-03T08:09:37Z">
        <w:r>
          <w:rPr>
            <w:rFonts w:hint="eastAsia" w:ascii="仿宋" w:hAnsi="仿宋" w:eastAsia="仿宋"/>
            <w:color w:val="000000" w:themeColor="text1"/>
            <w:sz w:val="28"/>
            <w:szCs w:val="32"/>
            <w:lang w:val="en-US" w:eastAsia="zh-CN"/>
            <w14:textFill>
              <w14:solidFill>
                <w14:schemeClr w14:val="tx1"/>
              </w14:solidFill>
            </w14:textFill>
          </w:rPr>
          <w:t>1</w:t>
        </w:r>
      </w:ins>
      <w:ins w:id="320" w:author="沈文锋" w:date="2026-09-03T08:09:38Z">
        <w:r>
          <w:rPr>
            <w:rFonts w:hint="eastAsia" w:ascii="仿宋" w:hAnsi="仿宋" w:eastAsia="仿宋"/>
            <w:color w:val="000000" w:themeColor="text1"/>
            <w:sz w:val="28"/>
            <w:szCs w:val="32"/>
            <w:lang w:val="en-US" w:eastAsia="zh-CN"/>
            <w14:textFill>
              <w14:solidFill>
                <w14:schemeClr w14:val="tx1"/>
              </w14:solidFill>
            </w14:textFill>
          </w:rPr>
          <w:t>月</w:t>
        </w:r>
      </w:ins>
      <w:del w:id="321" w:author="沈文锋" w:date="2026-09-03T08:08:19Z">
        <w:r>
          <w:rPr>
            <w:rFonts w:hint="default" w:ascii="仿宋" w:hAnsi="仿宋" w:eastAsia="仿宋"/>
            <w:color w:val="000000" w:themeColor="text1"/>
            <w:sz w:val="28"/>
            <w:szCs w:val="32"/>
            <w:lang w:val="en-US"/>
            <w14:textFill>
              <w14:solidFill>
                <w14:schemeClr w14:val="tx1"/>
              </w14:solidFill>
            </w14:textFill>
          </w:rPr>
          <w:delText>毕业</w:delText>
        </w:r>
      </w:del>
      <w:ins w:id="322" w:author="沈文锋" w:date="2026-09-03T08:08:21Z">
        <w:r>
          <w:rPr>
            <w:rFonts w:hint="eastAsia" w:ascii="仿宋" w:hAnsi="仿宋" w:eastAsia="仿宋"/>
            <w:color w:val="000000" w:themeColor="text1"/>
            <w:sz w:val="28"/>
            <w:szCs w:val="32"/>
            <w:lang w:val="en-US" w:eastAsia="zh-CN"/>
            <w14:textFill>
              <w14:solidFill>
                <w14:schemeClr w14:val="tx1"/>
              </w14:solidFill>
            </w14:textFill>
          </w:rPr>
          <w:t>博后</w:t>
        </w:r>
      </w:ins>
      <w:ins w:id="323" w:author="沈文锋" w:date="2026-09-03T08:08:23Z">
        <w:r>
          <w:rPr>
            <w:rFonts w:hint="eastAsia" w:ascii="仿宋" w:hAnsi="仿宋" w:eastAsia="仿宋"/>
            <w:color w:val="000000" w:themeColor="text1"/>
            <w:sz w:val="28"/>
            <w:szCs w:val="32"/>
            <w:lang w:val="en-US" w:eastAsia="zh-CN"/>
            <w14:textFill>
              <w14:solidFill>
                <w14:schemeClr w14:val="tx1"/>
              </w14:solidFill>
            </w14:textFill>
          </w:rPr>
          <w:t>出站</w:t>
        </w:r>
      </w:ins>
      <w:r>
        <w:rPr>
          <w:rFonts w:hint="eastAsia" w:ascii="仿宋" w:hAnsi="仿宋" w:eastAsia="仿宋"/>
          <w:color w:val="000000" w:themeColor="text1"/>
          <w:sz w:val="28"/>
          <w:szCs w:val="32"/>
          <w14:textFill>
            <w14:solidFill>
              <w14:schemeClr w14:val="tx1"/>
            </w14:solidFill>
          </w14:textFill>
        </w:rPr>
        <w:t>后</w:t>
      </w:r>
      <w:ins w:id="324" w:author="沈文锋" w:date="2026-09-03T08:09:46Z">
        <w:r>
          <w:rPr>
            <w:rFonts w:hint="eastAsia" w:ascii="仿宋" w:hAnsi="仿宋" w:eastAsia="仿宋"/>
            <w:color w:val="000000" w:themeColor="text1"/>
            <w:sz w:val="28"/>
            <w:szCs w:val="32"/>
            <w:lang w:eastAsia="zh-CN"/>
            <w14:textFill>
              <w14:solidFill>
                <w14:schemeClr w14:val="tx1"/>
              </w14:solidFill>
            </w14:textFill>
          </w:rPr>
          <w:t>，</w:t>
        </w:r>
      </w:ins>
      <w:ins w:id="325" w:author="沈文锋" w:date="2026-09-03T08:09:49Z">
        <w:r>
          <w:rPr>
            <w:rFonts w:hint="eastAsia" w:ascii="仿宋" w:hAnsi="仿宋" w:eastAsia="仿宋"/>
            <w:color w:val="000000" w:themeColor="text1"/>
            <w:sz w:val="28"/>
            <w:szCs w:val="32"/>
            <w:lang w:val="en-US" w:eastAsia="zh-CN"/>
            <w14:textFill>
              <w14:solidFill>
                <w14:schemeClr w14:val="tx1"/>
              </w14:solidFill>
            </w14:textFill>
          </w:rPr>
          <w:t>将</w:t>
        </w:r>
      </w:ins>
      <w:r>
        <w:rPr>
          <w:rFonts w:hint="eastAsia" w:ascii="仿宋" w:hAnsi="仿宋" w:eastAsia="仿宋"/>
          <w:color w:val="000000" w:themeColor="text1"/>
          <w:sz w:val="28"/>
          <w:szCs w:val="32"/>
          <w14:textFill>
            <w14:solidFill>
              <w14:schemeClr w14:val="tx1"/>
            </w14:solidFill>
          </w14:textFill>
        </w:rPr>
        <w:t>全职加入公司，</w:t>
      </w:r>
      <w:r>
        <w:rPr>
          <w:rFonts w:ascii="仿宋" w:hAnsi="仿宋" w:eastAsia="仿宋"/>
          <w:color w:val="000000" w:themeColor="text1"/>
          <w:sz w:val="28"/>
          <w:szCs w:val="32"/>
          <w14:textFill>
            <w14:solidFill>
              <w14:schemeClr w14:val="tx1"/>
            </w14:solidFill>
          </w14:textFill>
        </w:rPr>
        <w:t>中</w:t>
      </w:r>
      <w:del w:id="326" w:author="沈文锋" w:date="2026-09-03T08:10:00Z">
        <w:r>
          <w:rPr>
            <w:rFonts w:hint="default" w:ascii="仿宋" w:hAnsi="仿宋" w:eastAsia="仿宋"/>
            <w:color w:val="000000" w:themeColor="text1"/>
            <w:sz w:val="28"/>
            <w:szCs w:val="32"/>
            <w:lang w:val="en-US"/>
            <w14:textFill>
              <w14:solidFill>
                <w14:schemeClr w14:val="tx1"/>
              </w14:solidFill>
            </w14:textFill>
          </w:rPr>
          <w:delText>科院</w:delText>
        </w:r>
      </w:del>
      <w:ins w:id="327" w:author="沈文锋" w:date="2026-09-03T08:10:01Z">
        <w:r>
          <w:rPr>
            <w:rFonts w:hint="eastAsia" w:ascii="仿宋" w:hAnsi="仿宋" w:eastAsia="仿宋"/>
            <w:color w:val="000000" w:themeColor="text1"/>
            <w:sz w:val="28"/>
            <w:szCs w:val="32"/>
            <w:lang w:val="en-US" w:eastAsia="zh-CN"/>
            <w14:textFill>
              <w14:solidFill>
                <w14:schemeClr w14:val="tx1"/>
              </w14:solidFill>
            </w14:textFill>
          </w:rPr>
          <w:t>国</w:t>
        </w:r>
      </w:ins>
      <w:ins w:id="328" w:author="沈文锋" w:date="2026-09-03T08:10:03Z">
        <w:r>
          <w:rPr>
            <w:rFonts w:hint="eastAsia" w:ascii="仿宋" w:hAnsi="仿宋" w:eastAsia="仿宋"/>
            <w:color w:val="000000" w:themeColor="text1"/>
            <w:sz w:val="28"/>
            <w:szCs w:val="32"/>
            <w:lang w:val="en-US" w:eastAsia="zh-CN"/>
            <w14:textFill>
              <w14:solidFill>
                <w14:schemeClr w14:val="tx1"/>
              </w14:solidFill>
            </w14:textFill>
          </w:rPr>
          <w:t>科学院</w:t>
        </w:r>
      </w:ins>
      <w:ins w:id="329" w:author="沈文锋" w:date="2026-09-03T08:10:04Z">
        <w:r>
          <w:rPr>
            <w:rFonts w:hint="eastAsia" w:ascii="仿宋" w:hAnsi="仿宋" w:eastAsia="仿宋"/>
            <w:color w:val="000000" w:themeColor="text1"/>
            <w:sz w:val="28"/>
            <w:szCs w:val="32"/>
            <w:lang w:val="en-US" w:eastAsia="zh-CN"/>
            <w14:textFill>
              <w14:solidFill>
                <w14:schemeClr w14:val="tx1"/>
              </w14:solidFill>
            </w14:textFill>
          </w:rPr>
          <w:t>大学</w:t>
        </w:r>
      </w:ins>
      <w:r>
        <w:rPr>
          <w:rFonts w:hint="eastAsia" w:ascii="仿宋" w:hAnsi="仿宋" w:eastAsia="仿宋"/>
          <w:color w:val="000000" w:themeColor="text1"/>
          <w:sz w:val="28"/>
          <w:szCs w:val="32"/>
          <w14:textFill>
            <w14:solidFill>
              <w14:schemeClr w14:val="tx1"/>
            </w14:solidFill>
          </w14:textFill>
        </w:rPr>
        <w:t>材料</w:t>
      </w:r>
      <w:r>
        <w:rPr>
          <w:rFonts w:ascii="仿宋" w:hAnsi="仿宋" w:eastAsia="仿宋"/>
          <w:color w:val="000000" w:themeColor="text1"/>
          <w:sz w:val="28"/>
          <w:szCs w:val="32"/>
          <w14:textFill>
            <w14:solidFill>
              <w14:schemeClr w14:val="tx1"/>
            </w14:solidFill>
          </w14:textFill>
        </w:rPr>
        <w:t>物理与化学</w:t>
      </w:r>
      <w:ins w:id="330" w:author="沈文锋" w:date="2026-09-03T08:10:08Z">
        <w:r>
          <w:rPr>
            <w:rFonts w:hint="eastAsia" w:ascii="仿宋" w:hAnsi="仿宋" w:eastAsia="仿宋"/>
            <w:color w:val="000000" w:themeColor="text1"/>
            <w:sz w:val="28"/>
            <w:szCs w:val="32"/>
            <w:lang w:val="en-US" w:eastAsia="zh-CN"/>
            <w14:textFill>
              <w14:solidFill>
                <w14:schemeClr w14:val="tx1"/>
              </w14:solidFill>
            </w14:textFill>
          </w:rPr>
          <w:t>专业</w:t>
        </w:r>
      </w:ins>
      <w:r>
        <w:rPr>
          <w:rFonts w:ascii="仿宋" w:hAnsi="仿宋" w:eastAsia="仿宋"/>
          <w:color w:val="000000" w:themeColor="text1"/>
          <w:sz w:val="28"/>
          <w:szCs w:val="32"/>
          <w14:textFill>
            <w14:solidFill>
              <w14:schemeClr w14:val="tx1"/>
            </w14:solidFill>
          </w14:textFill>
        </w:rPr>
        <w:t>博士、中科院宁波材料所博士后，师从中科微感创始人沈文锋（含硕士、博士阶段8年培养）。深耕嗅觉传感器材料研发领域，是中科微感MEMS传感器材料研发核心骨干，全程参与从基础材料研发到技术产业化的关键过程。</w:t>
      </w:r>
    </w:p>
    <w:p w14:paraId="75C3449A">
      <w:pPr>
        <w:ind w:firstLine="562" w:firstLineChars="200"/>
        <w:jc w:val="both"/>
        <w:rPr>
          <w:rFonts w:hint="eastAsia" w:ascii="仿宋" w:hAnsi="仿宋" w:eastAsia="仿宋"/>
          <w:color w:val="000000" w:themeColor="text1"/>
          <w:sz w:val="28"/>
          <w:szCs w:val="32"/>
          <w14:textFill>
            <w14:solidFill>
              <w14:schemeClr w14:val="tx1"/>
            </w14:solidFill>
          </w14:textFill>
        </w:rPr>
      </w:pPr>
      <w:r>
        <w:rPr>
          <w:rFonts w:hint="eastAsia" w:ascii="仿宋" w:hAnsi="仿宋" w:eastAsia="仿宋"/>
          <w:b/>
          <w:bCs/>
          <w:color w:val="000000" w:themeColor="text1"/>
          <w:sz w:val="28"/>
          <w:szCs w:val="32"/>
          <w14:textFill>
            <w14:solidFill>
              <w14:schemeClr w14:val="tx1"/>
            </w14:solidFill>
          </w14:textFill>
        </w:rPr>
        <w:t>制造中心负责人：</w:t>
      </w:r>
      <w:r>
        <w:rPr>
          <w:rFonts w:hint="eastAsia" w:ascii="仿宋" w:hAnsi="仿宋" w:eastAsia="仿宋"/>
          <w:color w:val="000000" w:themeColor="text1"/>
          <w:sz w:val="28"/>
          <w:szCs w:val="32"/>
          <w14:textFill>
            <w14:solidFill>
              <w14:schemeClr w14:val="tx1"/>
            </w14:solidFill>
          </w14:textFill>
        </w:rPr>
        <w:t>孙铭，2001年生，本科毕业后入职中科微感，</w:t>
      </w:r>
      <w:r>
        <w:rPr>
          <w:rFonts w:ascii="仿宋" w:hAnsi="仿宋" w:eastAsia="仿宋"/>
          <w:color w:val="000000" w:themeColor="text1"/>
          <w:sz w:val="28"/>
          <w:szCs w:val="32"/>
          <w14:textFill>
            <w14:solidFill>
              <w14:schemeClr w14:val="tx1"/>
            </w14:solidFill>
          </w14:textFill>
        </w:rPr>
        <w:t>承担核心气敏材料及MEMS气体传感器相关</w:t>
      </w:r>
      <w:r>
        <w:rPr>
          <w:rFonts w:hint="eastAsia" w:ascii="仿宋" w:hAnsi="仿宋" w:eastAsia="仿宋"/>
          <w:color w:val="000000" w:themeColor="text1"/>
          <w:sz w:val="28"/>
          <w:szCs w:val="32"/>
          <w14:textFill>
            <w14:solidFill>
              <w14:schemeClr w14:val="tx1"/>
            </w14:solidFill>
          </w14:textFill>
        </w:rPr>
        <w:t>的</w:t>
      </w:r>
      <w:r>
        <w:rPr>
          <w:rFonts w:ascii="仿宋" w:hAnsi="仿宋" w:eastAsia="仿宋"/>
          <w:color w:val="000000" w:themeColor="text1"/>
          <w:sz w:val="28"/>
          <w:szCs w:val="32"/>
          <w14:textFill>
            <w14:solidFill>
              <w14:schemeClr w14:val="tx1"/>
            </w14:solidFill>
          </w14:textFill>
        </w:rPr>
        <w:t>技术攻关，负责蚌埠生产基地及制造中心相关工作推进，组织生产计划、过程测试、现场整改、批次管理和制造端问题闭环。</w:t>
      </w:r>
    </w:p>
    <w:p w14:paraId="6A8CE0E3">
      <w:pPr>
        <w:ind w:firstLine="562" w:firstLineChars="200"/>
        <w:jc w:val="both"/>
        <w:rPr>
          <w:rFonts w:hint="eastAsia" w:ascii="仿宋" w:hAnsi="仿宋" w:eastAsia="仿宋"/>
          <w:color w:val="000000" w:themeColor="text1"/>
          <w:sz w:val="28"/>
          <w:szCs w:val="32"/>
          <w14:textFill>
            <w14:solidFill>
              <w14:schemeClr w14:val="tx1"/>
            </w14:solidFill>
          </w14:textFill>
        </w:rPr>
      </w:pPr>
      <w:r>
        <w:rPr>
          <w:rFonts w:hint="eastAsia" w:ascii="仿宋" w:hAnsi="仿宋" w:eastAsia="仿宋"/>
          <w:b/>
          <w:bCs/>
          <w:color w:val="000000" w:themeColor="text1"/>
          <w:sz w:val="28"/>
          <w:szCs w:val="32"/>
          <w14:textFill>
            <w14:solidFill>
              <w14:schemeClr w14:val="tx1"/>
            </w14:solidFill>
          </w14:textFill>
        </w:rPr>
        <w:t>销售负责人：</w:t>
      </w:r>
      <w:r>
        <w:rPr>
          <w:rFonts w:hint="eastAsia" w:ascii="仿宋" w:hAnsi="仿宋" w:eastAsia="仿宋"/>
          <w:color w:val="000000" w:themeColor="text1"/>
          <w:sz w:val="28"/>
          <w:szCs w:val="32"/>
          <w14:textFill>
            <w14:solidFill>
              <w14:schemeClr w14:val="tx1"/>
            </w14:solidFill>
          </w14:textFill>
        </w:rPr>
        <w:t>芦建明，</w:t>
      </w:r>
      <w:r>
        <w:rPr>
          <w:rFonts w:ascii="仿宋" w:hAnsi="仿宋" w:eastAsia="仿宋"/>
          <w:color w:val="000000" w:themeColor="text1"/>
          <w:sz w:val="28"/>
          <w:szCs w:val="32"/>
          <w14:textFill>
            <w14:solidFill>
              <w14:schemeClr w14:val="tx1"/>
            </w14:solidFill>
          </w14:textFill>
        </w:rPr>
        <w:t>1978年生，</w:t>
      </w:r>
      <w:r>
        <w:rPr>
          <w:rFonts w:hint="eastAsia" w:ascii="仿宋" w:hAnsi="仿宋" w:eastAsia="仿宋"/>
          <w:color w:val="000000" w:themeColor="text1"/>
          <w:sz w:val="28"/>
          <w:szCs w:val="32"/>
          <w14:textFill>
            <w14:solidFill>
              <w14:schemeClr w14:val="tx1"/>
            </w14:solidFill>
          </w14:textFill>
        </w:rPr>
        <w:t>负责统筹商务谈判与供应链体系， 23年加入，</w:t>
      </w:r>
      <w:r>
        <w:rPr>
          <w:rFonts w:ascii="仿宋" w:hAnsi="仿宋" w:eastAsia="仿宋"/>
          <w:color w:val="000000" w:themeColor="text1"/>
          <w:sz w:val="28"/>
          <w:szCs w:val="32"/>
          <w14:textFill>
            <w14:solidFill>
              <w14:schemeClr w14:val="tx1"/>
            </w14:solidFill>
          </w14:textFill>
        </w:rPr>
        <w:t>华东政法大学毕业，拥有近 20 年电子元器件及制造业生产管理、业务拓展与中高层管理经验</w:t>
      </w:r>
      <w:r>
        <w:rPr>
          <w:rFonts w:hint="eastAsia" w:ascii="仿宋" w:hAnsi="仿宋" w:eastAsia="仿宋"/>
          <w:color w:val="000000" w:themeColor="text1"/>
          <w:sz w:val="28"/>
          <w:szCs w:val="32"/>
          <w14:textFill>
            <w14:solidFill>
              <w14:schemeClr w14:val="tx1"/>
            </w14:solidFill>
          </w14:textFill>
        </w:rPr>
        <w:t>。</w:t>
      </w:r>
    </w:p>
    <w:p w14:paraId="0B1AB702">
      <w:pPr>
        <w:ind w:firstLine="562" w:firstLineChars="200"/>
        <w:jc w:val="both"/>
        <w:rPr>
          <w:rFonts w:hint="eastAsia" w:ascii="仿宋" w:hAnsi="仿宋" w:eastAsia="仿宋"/>
          <w:color w:val="000000" w:themeColor="text1"/>
          <w:sz w:val="28"/>
          <w:szCs w:val="32"/>
          <w14:textFill>
            <w14:solidFill>
              <w14:schemeClr w14:val="tx1"/>
            </w14:solidFill>
          </w14:textFill>
        </w:rPr>
      </w:pPr>
      <w:r>
        <w:rPr>
          <w:rFonts w:hint="eastAsia" w:ascii="仿宋" w:hAnsi="仿宋" w:eastAsia="仿宋"/>
          <w:b/>
          <w:bCs/>
          <w:color w:val="000000" w:themeColor="text1"/>
          <w:sz w:val="28"/>
          <w:szCs w:val="32"/>
          <w14:textFill>
            <w14:solidFill>
              <w14:schemeClr w14:val="tx1"/>
            </w14:solidFill>
          </w14:textFill>
        </w:rPr>
        <w:t>财务与综合管理负责人：</w:t>
      </w:r>
      <w:r>
        <w:rPr>
          <w:rFonts w:ascii="仿宋" w:hAnsi="仿宋" w:eastAsia="仿宋"/>
          <w:color w:val="000000" w:themeColor="text1"/>
          <w:sz w:val="28"/>
          <w:szCs w:val="32"/>
          <w14:textFill>
            <w14:solidFill>
              <w14:schemeClr w14:val="tx1"/>
            </w14:solidFill>
          </w14:textFill>
        </w:rPr>
        <w:t>王汉娟</w:t>
      </w:r>
      <w:r>
        <w:rPr>
          <w:rFonts w:hint="eastAsia" w:ascii="仿宋" w:hAnsi="仿宋" w:eastAsia="仿宋"/>
          <w:color w:val="000000" w:themeColor="text1"/>
          <w:sz w:val="28"/>
          <w:szCs w:val="32"/>
          <w14:textFill>
            <w14:solidFill>
              <w14:schemeClr w14:val="tx1"/>
            </w14:solidFill>
          </w14:textFill>
        </w:rPr>
        <w:t>，1982年生，</w:t>
      </w:r>
      <w:r>
        <w:rPr>
          <w:rFonts w:ascii="仿宋" w:hAnsi="仿宋" w:eastAsia="仿宋"/>
          <w:color w:val="000000" w:themeColor="text1"/>
          <w:sz w:val="28"/>
          <w:szCs w:val="32"/>
          <w14:textFill>
            <w14:solidFill>
              <w14:schemeClr w14:val="tx1"/>
            </w14:solidFill>
          </w14:textFill>
        </w:rPr>
        <w:t>负责财务管控与综合运营，</w:t>
      </w:r>
      <w:r>
        <w:rPr>
          <w:rFonts w:hint="eastAsia" w:ascii="仿宋" w:hAnsi="仿宋" w:eastAsia="仿宋"/>
          <w:color w:val="000000" w:themeColor="text1"/>
          <w:sz w:val="28"/>
          <w:szCs w:val="32"/>
          <w14:textFill>
            <w14:solidFill>
              <w14:schemeClr w14:val="tx1"/>
            </w14:solidFill>
          </w14:textFill>
        </w:rPr>
        <w:t>东北大学信息与计算科学本科。曾任职华为服务有限公司、戴尔经销商等知名企业，深耕财务领域近</w:t>
      </w:r>
      <w:r>
        <w:rPr>
          <w:rFonts w:ascii="仿宋" w:hAnsi="仿宋" w:eastAsia="仿宋"/>
          <w:color w:val="000000" w:themeColor="text1"/>
          <w:sz w:val="28"/>
          <w:szCs w:val="32"/>
          <w14:textFill>
            <w14:solidFill>
              <w14:schemeClr w14:val="tx1"/>
            </w14:solidFill>
          </w14:textFill>
        </w:rPr>
        <w:t>10</w:t>
      </w:r>
      <w:r>
        <w:rPr>
          <w:rFonts w:hint="eastAsia" w:ascii="仿宋" w:hAnsi="仿宋" w:eastAsia="仿宋"/>
          <w:color w:val="000000" w:themeColor="text1"/>
          <w:sz w:val="28"/>
          <w:szCs w:val="32"/>
          <w14:textFill>
            <w14:solidFill>
              <w14:schemeClr w14:val="tx1"/>
            </w14:solidFill>
          </w14:textFill>
        </w:rPr>
        <w:t>年。曾任宁波德微新材料财务负责人，</w:t>
      </w:r>
      <w:r>
        <w:rPr>
          <w:rFonts w:ascii="仿宋" w:hAnsi="仿宋" w:eastAsia="仿宋"/>
          <w:color w:val="000000" w:themeColor="text1"/>
          <w:sz w:val="28"/>
          <w:szCs w:val="32"/>
          <w14:textFill>
            <w14:solidFill>
              <w14:schemeClr w14:val="tx1"/>
            </w14:solidFill>
          </w14:textFill>
        </w:rPr>
        <w:t>2023年起担任公司财务</w:t>
      </w:r>
      <w:r>
        <w:rPr>
          <w:rFonts w:hint="eastAsia" w:ascii="仿宋" w:hAnsi="仿宋" w:eastAsia="仿宋"/>
          <w:color w:val="000000" w:themeColor="text1"/>
          <w:sz w:val="28"/>
          <w:szCs w:val="32"/>
          <w14:textFill>
            <w14:solidFill>
              <w14:schemeClr w14:val="tx1"/>
            </w14:solidFill>
          </w14:textFill>
        </w:rPr>
        <w:t>和人事行政</w:t>
      </w:r>
      <w:r>
        <w:rPr>
          <w:rFonts w:ascii="仿宋" w:hAnsi="仿宋" w:eastAsia="仿宋"/>
          <w:color w:val="000000" w:themeColor="text1"/>
          <w:sz w:val="28"/>
          <w:szCs w:val="32"/>
          <w14:textFill>
            <w14:solidFill>
              <w14:schemeClr w14:val="tx1"/>
            </w14:solidFill>
          </w14:textFill>
        </w:rPr>
        <w:t>负责人</w:t>
      </w:r>
      <w:r>
        <w:rPr>
          <w:rFonts w:hint="eastAsia" w:ascii="仿宋" w:hAnsi="仿宋" w:eastAsia="仿宋"/>
          <w:color w:val="000000" w:themeColor="text1"/>
          <w:sz w:val="28"/>
          <w:szCs w:val="32"/>
          <w14:textFill>
            <w14:solidFill>
              <w14:schemeClr w14:val="tx1"/>
            </w14:solidFill>
          </w14:textFill>
        </w:rPr>
        <w:t>。</w:t>
      </w:r>
    </w:p>
    <w:p w14:paraId="3D244959">
      <w:pPr>
        <w:ind w:firstLine="562" w:firstLineChars="200"/>
        <w:jc w:val="both"/>
        <w:rPr>
          <w:rFonts w:hint="eastAsia" w:ascii="仿宋" w:hAnsi="仿宋" w:eastAsia="仿宋"/>
          <w:color w:val="000000" w:themeColor="text1"/>
          <w:sz w:val="28"/>
          <w:szCs w:val="32"/>
          <w14:textFill>
            <w14:solidFill>
              <w14:schemeClr w14:val="tx1"/>
            </w14:solidFill>
          </w14:textFill>
        </w:rPr>
      </w:pPr>
      <w:r>
        <w:rPr>
          <w:rFonts w:ascii="仿宋" w:hAnsi="仿宋" w:eastAsia="仿宋"/>
          <w:b/>
          <w:bCs/>
          <w:color w:val="000000" w:themeColor="text1"/>
          <w:sz w:val="28"/>
          <w:szCs w:val="32"/>
          <w14:textFill>
            <w14:solidFill>
              <w14:schemeClr w14:val="tx1"/>
            </w14:solidFill>
          </w14:textFill>
        </w:rPr>
        <w:t>总经理助理、知识产权及项目规划负责人</w:t>
      </w:r>
      <w:r>
        <w:rPr>
          <w:rFonts w:hint="eastAsia" w:ascii="仿宋" w:hAnsi="仿宋" w:eastAsia="仿宋"/>
          <w:b/>
          <w:bCs/>
          <w:color w:val="000000" w:themeColor="text1"/>
          <w:sz w:val="28"/>
          <w:szCs w:val="32"/>
          <w14:textFill>
            <w14:solidFill>
              <w14:schemeClr w14:val="tx1"/>
            </w14:solidFill>
          </w14:textFill>
        </w:rPr>
        <w:t>：</w:t>
      </w:r>
      <w:r>
        <w:rPr>
          <w:rFonts w:ascii="仿宋" w:hAnsi="仿宋" w:eastAsia="仿宋"/>
          <w:color w:val="000000" w:themeColor="text1"/>
          <w:sz w:val="28"/>
          <w:szCs w:val="32"/>
          <w14:textFill>
            <w14:solidFill>
              <w14:schemeClr w14:val="tx1"/>
            </w14:solidFill>
          </w14:textFill>
        </w:rPr>
        <w:t>朱晓东</w:t>
      </w:r>
      <w:r>
        <w:rPr>
          <w:rFonts w:hint="eastAsia" w:ascii="仿宋" w:hAnsi="仿宋" w:eastAsia="仿宋"/>
          <w:color w:val="000000" w:themeColor="text1"/>
          <w:sz w:val="28"/>
          <w:szCs w:val="32"/>
          <w14:textFill>
            <w14:solidFill>
              <w14:schemeClr w14:val="tx1"/>
            </w14:solidFill>
          </w14:textFill>
        </w:rPr>
        <w:t>， 2001年生，本科毕业后入职中科微感，</w:t>
      </w:r>
      <w:r>
        <w:rPr>
          <w:rFonts w:ascii="仿宋" w:hAnsi="仿宋" w:eastAsia="仿宋"/>
          <w:color w:val="000000" w:themeColor="text1"/>
          <w:sz w:val="28"/>
          <w:szCs w:val="32"/>
          <w14:textFill>
            <w14:solidFill>
              <w14:schemeClr w14:val="tx1"/>
            </w14:solidFill>
          </w14:textFill>
        </w:rPr>
        <w:t>长期参与公司项目规划、政策申报、知识产权管理、客户审厂及内部体系资料建设，</w:t>
      </w:r>
      <w:r>
        <w:rPr>
          <w:rFonts w:hint="eastAsia" w:ascii="仿宋" w:hAnsi="仿宋" w:eastAsia="仿宋"/>
          <w:color w:val="000000" w:themeColor="text1"/>
          <w:sz w:val="28"/>
          <w:szCs w:val="32"/>
          <w14:textFill>
            <w14:solidFill>
              <w14:schemeClr w14:val="tx1"/>
            </w14:solidFill>
          </w14:textFill>
        </w:rPr>
        <w:t>负责</w:t>
      </w:r>
      <w:r>
        <w:rPr>
          <w:rFonts w:ascii="仿宋" w:hAnsi="仿宋" w:eastAsia="仿宋"/>
          <w:color w:val="000000" w:themeColor="text1"/>
          <w:sz w:val="28"/>
          <w:szCs w:val="32"/>
          <w14:textFill>
            <w14:solidFill>
              <w14:schemeClr w14:val="tx1"/>
            </w14:solidFill>
          </w14:textFill>
        </w:rPr>
        <w:t>协助总经理推进公司战略资料、知识产权布局、政府项目申报、资质认定及重点专项工作。</w:t>
      </w:r>
    </w:p>
    <w:bookmarkEnd w:id="65"/>
    <w:p w14:paraId="0B46E935">
      <w:pPr>
        <w:pStyle w:val="12"/>
        <w:spacing w:before="129" w:line="360" w:lineRule="auto"/>
        <w:ind w:left="34"/>
        <w:outlineLvl w:val="1"/>
        <w:rPr>
          <w:rFonts w:hint="eastAsia" w:ascii="华文楷体" w:hAnsi="华文楷体" w:eastAsia="华文楷体" w:cs="华文楷体"/>
          <w:b/>
          <w:bCs/>
          <w:spacing w:val="-4"/>
          <w:sz w:val="32"/>
          <w:szCs w:val="32"/>
          <w:lang w:eastAsia="zh-CN"/>
        </w:rPr>
      </w:pPr>
      <w:bookmarkStart w:id="67" w:name="_Toc236409676"/>
      <w:r>
        <w:rPr>
          <w:rFonts w:hint="eastAsia" w:ascii="华文楷体" w:hAnsi="华文楷体" w:eastAsia="华文楷体" w:cs="华文楷体"/>
          <w:b/>
          <w:bCs/>
          <w:spacing w:val="-4"/>
          <w:sz w:val="32"/>
          <w:szCs w:val="32"/>
          <w:lang w:eastAsia="zh-CN"/>
        </w:rPr>
        <w:t>1.6组织架构</w:t>
      </w:r>
      <w:bookmarkEnd w:id="67"/>
    </w:p>
    <w:p w14:paraId="3A6D4A1B">
      <w:pPr>
        <w:ind w:firstLine="560" w:firstLineChars="200"/>
        <w:jc w:val="both"/>
        <w:rPr>
          <w:rFonts w:hint="eastAsia" w:ascii="仿宋" w:hAnsi="仿宋" w:eastAsia="仿宋"/>
          <w:sz w:val="28"/>
          <w:szCs w:val="32"/>
        </w:rPr>
      </w:pPr>
    </w:p>
    <w:p w14:paraId="0DC0BBF6">
      <w:pPr>
        <w:jc w:val="both"/>
        <w:rPr>
          <w:rFonts w:hint="eastAsia" w:ascii="仿宋" w:hAnsi="仿宋" w:eastAsia="仿宋"/>
          <w:sz w:val="28"/>
          <w:szCs w:val="32"/>
        </w:rPr>
      </w:pPr>
      <w:del w:id="331" w:author="沈文锋" w:date="2026-09-06T14:34:09Z">
        <w:r>
          <w:rPr>
            <w:rFonts w:ascii="仿宋" w:hAnsi="仿宋" w:eastAsia="仿宋"/>
            <w:sz w:val="28"/>
            <w:szCs w:val="32"/>
          </w:rPr>
          <w:drawing>
            <wp:inline distT="0" distB="0" distL="0" distR="0">
              <wp:extent cx="5188585" cy="3345815"/>
              <wp:effectExtent l="0" t="0" r="18415" b="6985"/>
              <wp:docPr id="37966196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661963" name="图片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a:xfrm>
                        <a:off x="0" y="0"/>
                        <a:ext cx="5188585" cy="3345815"/>
                      </a:xfrm>
                      <a:prstGeom prst="rect">
                        <a:avLst/>
                      </a:prstGeom>
                      <a:noFill/>
                      <a:ln>
                        <a:noFill/>
                      </a:ln>
                    </pic:spPr>
                  </pic:pic>
                </a:graphicData>
              </a:graphic>
            </wp:inline>
          </w:drawing>
        </w:r>
      </w:del>
      <w:ins w:id="333" w:author="沈文锋" w:date="2026-09-06T14:34:09Z">
        <w:r>
          <w:rPr>
            <w:rFonts w:ascii="仿宋" w:hAnsi="仿宋" w:eastAsia="仿宋"/>
            <w:sz w:val="28"/>
            <w:szCs w:val="32"/>
          </w:rPr>
          <w:drawing>
            <wp:inline distT="0" distB="0" distL="0" distR="0">
              <wp:extent cx="5188585" cy="3345815"/>
              <wp:effectExtent l="0" t="0" r="18415" b="698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a:xfrm>
                        <a:off x="0" y="0"/>
                        <a:ext cx="5188585" cy="3345815"/>
                      </a:xfrm>
                      <a:prstGeom prst="rect">
                        <a:avLst/>
                      </a:prstGeom>
                      <a:noFill/>
                      <a:ln>
                        <a:noFill/>
                      </a:ln>
                    </pic:spPr>
                  </pic:pic>
                </a:graphicData>
              </a:graphic>
            </wp:inline>
          </w:drawing>
        </w:r>
      </w:ins>
    </w:p>
    <w:p w14:paraId="35F79127">
      <w:pPr>
        <w:ind w:firstLine="562" w:firstLineChars="200"/>
        <w:jc w:val="both"/>
        <w:rPr>
          <w:rFonts w:hint="eastAsia" w:ascii="仿宋" w:hAnsi="仿宋" w:eastAsia="仿宋"/>
          <w:color w:val="000000" w:themeColor="text1"/>
          <w:sz w:val="28"/>
          <w:szCs w:val="32"/>
          <w14:textFill>
            <w14:solidFill>
              <w14:schemeClr w14:val="tx1"/>
            </w14:solidFill>
          </w14:textFill>
        </w:rPr>
      </w:pPr>
      <w:bookmarkStart w:id="68" w:name="OLE_LINK12"/>
      <w:r>
        <w:rPr>
          <w:rFonts w:hint="eastAsia" w:ascii="仿宋" w:hAnsi="仿宋" w:eastAsia="仿宋"/>
          <w:b/>
          <w:bCs/>
          <w:color w:val="000000" w:themeColor="text1"/>
          <w:sz w:val="28"/>
          <w:szCs w:val="32"/>
          <w14:textFill>
            <w14:solidFill>
              <w14:schemeClr w14:val="tx1"/>
            </w14:solidFill>
          </w14:textFill>
        </w:rPr>
        <w:t>研发中心：</w:t>
      </w:r>
      <w:r>
        <w:rPr>
          <w:rFonts w:hint="eastAsia" w:ascii="仿宋" w:hAnsi="仿宋" w:eastAsia="仿宋"/>
          <w:color w:val="000000" w:themeColor="text1"/>
          <w:sz w:val="28"/>
          <w:szCs w:val="32"/>
          <w14:textFill>
            <w14:solidFill>
              <w14:schemeClr w14:val="tx1"/>
            </w14:solidFill>
          </w14:textFill>
        </w:rPr>
        <w:t>18人，</w:t>
      </w:r>
      <w:bookmarkStart w:id="69" w:name="OLE_LINK129"/>
      <w:r>
        <w:rPr>
          <w:rFonts w:hint="eastAsia" w:ascii="仿宋" w:hAnsi="仿宋" w:eastAsia="仿宋"/>
          <w:color w:val="000000" w:themeColor="text1"/>
          <w:sz w:val="28"/>
          <w:szCs w:val="32"/>
          <w14:textFill>
            <w14:solidFill>
              <w14:schemeClr w14:val="tx1"/>
            </w14:solidFill>
          </w14:textFill>
        </w:rPr>
        <w:t>分为</w:t>
      </w:r>
      <w:bookmarkEnd w:id="69"/>
      <w:r>
        <w:rPr>
          <w:rFonts w:hint="eastAsia" w:ascii="仿宋" w:hAnsi="仿宋" w:eastAsia="仿宋"/>
          <w:color w:val="000000" w:themeColor="text1"/>
          <w:sz w:val="28"/>
          <w:szCs w:val="32"/>
          <w14:textFill>
            <w14:solidFill>
              <w14:schemeClr w14:val="tx1"/>
            </w14:solidFill>
          </w14:textFill>
        </w:rPr>
        <w:t>材料研发组、数据算法组、传感器测试组、产品开发部、概念创新组；</w:t>
      </w:r>
    </w:p>
    <w:p w14:paraId="75885543">
      <w:pPr>
        <w:ind w:firstLine="562" w:firstLineChars="200"/>
        <w:jc w:val="both"/>
        <w:rPr>
          <w:rFonts w:hint="eastAsia" w:ascii="仿宋" w:hAnsi="仿宋" w:eastAsia="仿宋"/>
          <w:color w:val="000000" w:themeColor="text1"/>
          <w:sz w:val="28"/>
          <w:szCs w:val="32"/>
          <w14:textFill>
            <w14:solidFill>
              <w14:schemeClr w14:val="tx1"/>
            </w14:solidFill>
          </w14:textFill>
        </w:rPr>
      </w:pPr>
      <w:r>
        <w:rPr>
          <w:rFonts w:hint="eastAsia" w:ascii="仿宋" w:hAnsi="仿宋" w:eastAsia="仿宋"/>
          <w:b/>
          <w:bCs/>
          <w:color w:val="000000" w:themeColor="text1"/>
          <w:sz w:val="28"/>
          <w:szCs w:val="32"/>
          <w14:textFill>
            <w14:solidFill>
              <w14:schemeClr w14:val="tx1"/>
            </w14:solidFill>
          </w14:textFill>
        </w:rPr>
        <w:t>制造中心：</w:t>
      </w:r>
      <w:r>
        <w:rPr>
          <w:rFonts w:hint="eastAsia" w:ascii="仿宋" w:hAnsi="仿宋" w:eastAsia="仿宋"/>
          <w:color w:val="000000" w:themeColor="text1"/>
          <w:sz w:val="28"/>
          <w:szCs w:val="32"/>
          <w14:textFill>
            <w14:solidFill>
              <w14:schemeClr w14:val="tx1"/>
            </w14:solidFill>
          </w14:textFill>
        </w:rPr>
        <w:t>7人，分为</w:t>
      </w:r>
      <w:r>
        <w:rPr>
          <w:rFonts w:ascii="仿宋" w:hAnsi="仿宋" w:eastAsia="仿宋"/>
          <w:color w:val="000000" w:themeColor="text1"/>
          <w:sz w:val="28"/>
          <w:szCs w:val="32"/>
          <w14:textFill>
            <w14:solidFill>
              <w14:schemeClr w14:val="tx1"/>
            </w14:solidFill>
          </w14:textFill>
        </w:rPr>
        <w:t>芯片制造组</w:t>
      </w:r>
      <w:r>
        <w:rPr>
          <w:rFonts w:hint="eastAsia" w:ascii="仿宋" w:hAnsi="仿宋" w:eastAsia="仿宋"/>
          <w:color w:val="000000" w:themeColor="text1"/>
          <w:sz w:val="28"/>
          <w:szCs w:val="32"/>
          <w14:textFill>
            <w14:solidFill>
              <w14:schemeClr w14:val="tx1"/>
            </w14:solidFill>
          </w14:textFill>
        </w:rPr>
        <w:t>、</w:t>
      </w:r>
      <w:r>
        <w:rPr>
          <w:rFonts w:ascii="仿宋" w:hAnsi="仿宋" w:eastAsia="仿宋"/>
          <w:color w:val="000000" w:themeColor="text1"/>
          <w:sz w:val="28"/>
          <w:szCs w:val="32"/>
          <w14:textFill>
            <w14:solidFill>
              <w14:schemeClr w14:val="tx1"/>
            </w14:solidFill>
          </w14:textFill>
        </w:rPr>
        <w:t>模组生产组（测试组协同）</w:t>
      </w:r>
      <w:r>
        <w:rPr>
          <w:rFonts w:hint="eastAsia" w:ascii="仿宋" w:hAnsi="仿宋" w:eastAsia="仿宋"/>
          <w:color w:val="000000" w:themeColor="text1"/>
          <w:sz w:val="28"/>
          <w:szCs w:val="32"/>
          <w14:textFill>
            <w14:solidFill>
              <w14:schemeClr w14:val="tx1"/>
            </w14:solidFill>
          </w14:textFill>
        </w:rPr>
        <w:t>、</w:t>
      </w:r>
      <w:r>
        <w:rPr>
          <w:rFonts w:ascii="仿宋" w:hAnsi="仿宋" w:eastAsia="仿宋"/>
          <w:color w:val="000000" w:themeColor="text1"/>
          <w:sz w:val="28"/>
          <w:szCs w:val="32"/>
          <w14:textFill>
            <w14:solidFill>
              <w14:schemeClr w14:val="tx1"/>
            </w14:solidFill>
          </w14:textFill>
        </w:rPr>
        <w:t>终端装备组</w:t>
      </w:r>
      <w:r>
        <w:rPr>
          <w:rFonts w:hint="eastAsia" w:ascii="仿宋" w:hAnsi="仿宋" w:eastAsia="仿宋"/>
          <w:color w:val="000000" w:themeColor="text1"/>
          <w:sz w:val="28"/>
          <w:szCs w:val="32"/>
          <w14:textFill>
            <w14:solidFill>
              <w14:schemeClr w14:val="tx1"/>
            </w14:solidFill>
          </w14:textFill>
        </w:rPr>
        <w:t>、</w:t>
      </w:r>
      <w:r>
        <w:rPr>
          <w:rFonts w:ascii="仿宋" w:hAnsi="仿宋" w:eastAsia="仿宋"/>
          <w:color w:val="000000" w:themeColor="text1"/>
          <w:sz w:val="28"/>
          <w:szCs w:val="32"/>
          <w14:textFill>
            <w14:solidFill>
              <w14:schemeClr w14:val="tx1"/>
            </w14:solidFill>
          </w14:textFill>
        </w:rPr>
        <w:t>终端装备组</w:t>
      </w:r>
      <w:r>
        <w:rPr>
          <w:rFonts w:hint="eastAsia" w:ascii="仿宋" w:hAnsi="仿宋" w:eastAsia="仿宋"/>
          <w:color w:val="000000" w:themeColor="text1"/>
          <w:sz w:val="28"/>
          <w:szCs w:val="32"/>
          <w14:textFill>
            <w14:solidFill>
              <w14:schemeClr w14:val="tx1"/>
            </w14:solidFill>
          </w14:textFill>
        </w:rPr>
        <w:t>；</w:t>
      </w:r>
    </w:p>
    <w:p w14:paraId="0A3BF237">
      <w:pPr>
        <w:ind w:firstLine="562" w:firstLineChars="200"/>
        <w:jc w:val="both"/>
        <w:rPr>
          <w:rFonts w:hint="eastAsia" w:ascii="仿宋" w:hAnsi="仿宋" w:eastAsia="仿宋"/>
          <w:color w:val="000000" w:themeColor="text1"/>
          <w:sz w:val="28"/>
          <w:szCs w:val="32"/>
          <w14:textFill>
            <w14:solidFill>
              <w14:schemeClr w14:val="tx1"/>
            </w14:solidFill>
          </w14:textFill>
        </w:rPr>
      </w:pPr>
      <w:r>
        <w:rPr>
          <w:rFonts w:hint="eastAsia" w:ascii="仿宋" w:hAnsi="仿宋" w:eastAsia="仿宋"/>
          <w:b/>
          <w:bCs/>
          <w:color w:val="000000" w:themeColor="text1"/>
          <w:sz w:val="28"/>
          <w:szCs w:val="32"/>
          <w14:textFill>
            <w14:solidFill>
              <w14:schemeClr w14:val="tx1"/>
            </w14:solidFill>
          </w14:textFill>
        </w:rPr>
        <w:t>运营部：</w:t>
      </w:r>
      <w:r>
        <w:rPr>
          <w:rFonts w:hint="eastAsia" w:ascii="仿宋" w:hAnsi="仿宋" w:eastAsia="仿宋"/>
          <w:color w:val="000000" w:themeColor="text1"/>
          <w:sz w:val="28"/>
          <w:szCs w:val="32"/>
          <w14:textFill>
            <w14:solidFill>
              <w14:schemeClr w14:val="tx1"/>
            </w14:solidFill>
          </w14:textFill>
        </w:rPr>
        <w:t>3人，分为</w:t>
      </w:r>
      <w:r>
        <w:rPr>
          <w:rFonts w:ascii="仿宋" w:hAnsi="仿宋" w:eastAsia="仿宋"/>
          <w:color w:val="000000" w:themeColor="text1"/>
          <w:sz w:val="28"/>
          <w:szCs w:val="32"/>
          <w14:textFill>
            <w14:solidFill>
              <w14:schemeClr w14:val="tx1"/>
            </w14:solidFill>
          </w14:textFill>
        </w:rPr>
        <w:t>采购模块</w:t>
      </w:r>
      <w:r>
        <w:rPr>
          <w:rFonts w:hint="eastAsia" w:ascii="仿宋" w:hAnsi="仿宋" w:eastAsia="仿宋"/>
          <w:color w:val="000000" w:themeColor="text1"/>
          <w:sz w:val="28"/>
          <w:szCs w:val="32"/>
          <w14:textFill>
            <w14:solidFill>
              <w14:schemeClr w14:val="tx1"/>
            </w14:solidFill>
          </w14:textFill>
        </w:rPr>
        <w:t>、</w:t>
      </w:r>
      <w:r>
        <w:rPr>
          <w:rFonts w:ascii="仿宋" w:hAnsi="仿宋" w:eastAsia="仿宋"/>
          <w:color w:val="000000" w:themeColor="text1"/>
          <w:sz w:val="28"/>
          <w:szCs w:val="32"/>
          <w14:textFill>
            <w14:solidFill>
              <w14:schemeClr w14:val="tx1"/>
            </w14:solidFill>
          </w14:textFill>
        </w:rPr>
        <w:t>供应链与库存模块</w:t>
      </w:r>
      <w:r>
        <w:rPr>
          <w:rFonts w:hint="eastAsia" w:ascii="仿宋" w:hAnsi="仿宋" w:eastAsia="仿宋"/>
          <w:color w:val="000000" w:themeColor="text1"/>
          <w:sz w:val="28"/>
          <w:szCs w:val="32"/>
          <w14:textFill>
            <w14:solidFill>
              <w14:schemeClr w14:val="tx1"/>
            </w14:solidFill>
          </w14:textFill>
        </w:rPr>
        <w:t>、</w:t>
      </w:r>
      <w:r>
        <w:rPr>
          <w:rFonts w:ascii="仿宋" w:hAnsi="仿宋" w:eastAsia="仿宋"/>
          <w:color w:val="000000" w:themeColor="text1"/>
          <w:sz w:val="28"/>
          <w:szCs w:val="32"/>
          <w14:textFill>
            <w14:solidFill>
              <w14:schemeClr w14:val="tx1"/>
            </w14:solidFill>
          </w14:textFill>
        </w:rPr>
        <w:t>质量模块</w:t>
      </w:r>
      <w:r>
        <w:rPr>
          <w:rFonts w:hint="eastAsia" w:ascii="仿宋" w:hAnsi="仿宋" w:eastAsia="仿宋"/>
          <w:color w:val="000000" w:themeColor="text1"/>
          <w:sz w:val="28"/>
          <w:szCs w:val="32"/>
          <w14:textFill>
            <w14:solidFill>
              <w14:schemeClr w14:val="tx1"/>
            </w14:solidFill>
          </w14:textFill>
        </w:rPr>
        <w:t>；</w:t>
      </w:r>
    </w:p>
    <w:p w14:paraId="38C7D9A9">
      <w:pPr>
        <w:ind w:firstLine="562" w:firstLineChars="200"/>
        <w:jc w:val="both"/>
        <w:rPr>
          <w:rFonts w:hint="eastAsia" w:ascii="仿宋" w:hAnsi="仿宋" w:eastAsia="仿宋"/>
          <w:color w:val="000000" w:themeColor="text1"/>
          <w:sz w:val="28"/>
          <w:szCs w:val="32"/>
          <w14:textFill>
            <w14:solidFill>
              <w14:schemeClr w14:val="tx1"/>
            </w14:solidFill>
          </w14:textFill>
        </w:rPr>
      </w:pPr>
      <w:r>
        <w:rPr>
          <w:rFonts w:hint="eastAsia" w:ascii="仿宋" w:hAnsi="仿宋" w:eastAsia="仿宋"/>
          <w:b/>
          <w:bCs/>
          <w:color w:val="000000" w:themeColor="text1"/>
          <w:sz w:val="28"/>
          <w:szCs w:val="32"/>
          <w14:textFill>
            <w14:solidFill>
              <w14:schemeClr w14:val="tx1"/>
            </w14:solidFill>
          </w14:textFill>
        </w:rPr>
        <w:t>市场销售部：</w:t>
      </w:r>
      <w:r>
        <w:rPr>
          <w:rFonts w:hint="eastAsia" w:ascii="仿宋" w:hAnsi="仿宋" w:eastAsia="仿宋"/>
          <w:color w:val="000000" w:themeColor="text1"/>
          <w:sz w:val="28"/>
          <w:szCs w:val="32"/>
          <w14:textFill>
            <w14:solidFill>
              <w14:schemeClr w14:val="tx1"/>
            </w14:solidFill>
          </w14:textFill>
        </w:rPr>
        <w:t>4人，分为销售组、市场组、售后组；</w:t>
      </w:r>
    </w:p>
    <w:p w14:paraId="65F5EC47">
      <w:pPr>
        <w:ind w:firstLine="562" w:firstLineChars="200"/>
        <w:jc w:val="both"/>
        <w:rPr>
          <w:rFonts w:hint="eastAsia" w:ascii="仿宋" w:hAnsi="仿宋" w:eastAsia="仿宋"/>
          <w:color w:val="000000" w:themeColor="text1"/>
          <w:sz w:val="28"/>
          <w:szCs w:val="32"/>
          <w14:textFill>
            <w14:solidFill>
              <w14:schemeClr w14:val="tx1"/>
            </w14:solidFill>
          </w14:textFill>
        </w:rPr>
      </w:pPr>
      <w:r>
        <w:rPr>
          <w:rFonts w:hint="eastAsia" w:ascii="仿宋" w:hAnsi="仿宋" w:eastAsia="仿宋"/>
          <w:b/>
          <w:bCs/>
          <w:color w:val="000000" w:themeColor="text1"/>
          <w:sz w:val="28"/>
          <w:szCs w:val="32"/>
          <w14:textFill>
            <w14:solidFill>
              <w14:schemeClr w14:val="tx1"/>
            </w14:solidFill>
          </w14:textFill>
        </w:rPr>
        <w:t>综合管理部：</w:t>
      </w:r>
      <w:r>
        <w:rPr>
          <w:rFonts w:hint="eastAsia" w:ascii="仿宋" w:hAnsi="仿宋" w:eastAsia="仿宋"/>
          <w:color w:val="000000" w:themeColor="text1"/>
          <w:sz w:val="28"/>
          <w:szCs w:val="32"/>
          <w14:textFill>
            <w14:solidFill>
              <w14:schemeClr w14:val="tx1"/>
            </w14:solidFill>
          </w14:textFill>
        </w:rPr>
        <w:t>2人，分为人事兼财务、行政助理，其中财务核心账务会议由外部专业会计公司代理，内部设专人统筹对接。</w:t>
      </w:r>
    </w:p>
    <w:bookmarkEnd w:id="68"/>
    <w:p w14:paraId="26764F5D">
      <w:pPr>
        <w:pStyle w:val="12"/>
        <w:spacing w:before="109" w:line="360" w:lineRule="auto"/>
        <w:outlineLvl w:val="0"/>
        <w:rPr>
          <w:rFonts w:hint="eastAsia" w:ascii="华文楷体" w:hAnsi="华文楷体" w:eastAsia="华文楷体" w:cs="华文楷体"/>
          <w:b/>
          <w:bCs/>
          <w:spacing w:val="-8"/>
          <w:sz w:val="36"/>
          <w:szCs w:val="36"/>
          <w:lang w:eastAsia="zh-CN"/>
        </w:rPr>
      </w:pPr>
      <w:bookmarkStart w:id="70" w:name="_Toc10536"/>
      <w:bookmarkStart w:id="71" w:name="_Toc5835"/>
      <w:bookmarkStart w:id="72" w:name="_Toc236409677"/>
      <w:bookmarkStart w:id="73" w:name="OLE_LINK41"/>
      <w:r>
        <w:rPr>
          <w:rFonts w:hint="eastAsia" w:ascii="华文楷体" w:hAnsi="华文楷体" w:eastAsia="华文楷体" w:cs="华文楷体"/>
          <w:b/>
          <w:bCs/>
          <w:spacing w:val="-8"/>
          <w:sz w:val="36"/>
          <w:szCs w:val="36"/>
          <w:lang w:eastAsia="zh-CN"/>
        </w:rPr>
        <w:t>2.</w:t>
      </w:r>
      <w:bookmarkEnd w:id="70"/>
      <w:bookmarkEnd w:id="71"/>
      <w:r>
        <w:rPr>
          <w:rFonts w:hint="eastAsia" w:ascii="华文楷体" w:hAnsi="华文楷体" w:eastAsia="华文楷体" w:cs="华文楷体"/>
          <w:b/>
          <w:bCs/>
          <w:spacing w:val="-8"/>
          <w:sz w:val="36"/>
          <w:szCs w:val="36"/>
          <w:lang w:eastAsia="zh-CN"/>
        </w:rPr>
        <w:t>行业及市场分析</w:t>
      </w:r>
      <w:bookmarkEnd w:id="72"/>
      <w:bookmarkStart w:id="74" w:name="_Hlk224805238"/>
    </w:p>
    <w:p w14:paraId="23CF6805">
      <w:pPr>
        <w:pStyle w:val="12"/>
        <w:spacing w:before="129" w:line="360" w:lineRule="auto"/>
        <w:ind w:left="34"/>
        <w:outlineLvl w:val="1"/>
        <w:rPr>
          <w:rFonts w:hint="eastAsia" w:ascii="华文楷体" w:hAnsi="华文楷体" w:eastAsia="华文楷体" w:cs="华文楷体"/>
          <w:b/>
          <w:bCs/>
          <w:spacing w:val="-4"/>
          <w:sz w:val="32"/>
          <w:szCs w:val="32"/>
          <w:lang w:eastAsia="zh-CN"/>
        </w:rPr>
      </w:pPr>
      <w:bookmarkStart w:id="75" w:name="_Toc236409678"/>
      <w:bookmarkStart w:id="76" w:name="OLE_LINK76"/>
      <w:bookmarkStart w:id="77" w:name="OLE_LINK49"/>
      <w:r>
        <w:rPr>
          <w:rFonts w:hint="eastAsia" w:ascii="华文楷体" w:hAnsi="华文楷体" w:eastAsia="华文楷体" w:cs="华文楷体"/>
          <w:b/>
          <w:bCs/>
          <w:spacing w:val="-4"/>
          <w:sz w:val="32"/>
          <w:szCs w:val="32"/>
          <w:lang w:eastAsia="zh-CN"/>
        </w:rPr>
        <w:t>2.1主流技术路线</w:t>
      </w:r>
      <w:bookmarkEnd w:id="75"/>
    </w:p>
    <w:bookmarkEnd w:id="76"/>
    <w:p w14:paraId="66D65B5C">
      <w:pPr>
        <w:ind w:firstLine="560" w:firstLineChars="200"/>
        <w:jc w:val="both"/>
        <w:rPr>
          <w:rFonts w:hint="eastAsia" w:ascii="仿宋" w:hAnsi="仿宋" w:eastAsia="仿宋"/>
          <w:sz w:val="28"/>
          <w:szCs w:val="32"/>
        </w:rPr>
      </w:pPr>
      <w:r>
        <w:rPr>
          <w:rFonts w:hint="eastAsia" w:ascii="仿宋" w:hAnsi="仿宋" w:eastAsia="仿宋"/>
          <w:sz w:val="28"/>
          <w:szCs w:val="32"/>
        </w:rPr>
        <w:t>目前气体传感器已形成多元化技术体系，各路线在原理、性能、成本上差异显著，多路线分化适配不同应用场景需求。其中，MEMS 传感器凭借微型化、低功耗、智能化优势成为主流方向。根据气体感知、测量原理的不同，MEMS气体传感器又可细分为以下五种主流技术路线，各技术路线的核心原理和优劣势对比如下：</w:t>
      </w:r>
    </w:p>
    <w:tbl>
      <w:tblPr>
        <w:tblStyle w:val="22"/>
        <w:tblW w:w="10523" w:type="dxa"/>
        <w:tblInd w:w="-99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64"/>
        <w:gridCol w:w="1176"/>
        <w:gridCol w:w="1536"/>
        <w:gridCol w:w="1252"/>
        <w:gridCol w:w="1656"/>
        <w:gridCol w:w="1766"/>
        <w:gridCol w:w="2073"/>
      </w:tblGrid>
      <w:tr w14:paraId="26BD5BD9">
        <w:trPr>
          <w:trHeight w:val="613" w:hRule="atLeast"/>
        </w:trPr>
        <w:tc>
          <w:tcPr>
            <w:tcW w:w="1139" w:type="dxa"/>
            <w:shd w:val="clear" w:color="auto" w:fill="4472C4"/>
            <w:vAlign w:val="center"/>
          </w:tcPr>
          <w:p w14:paraId="487BC691">
            <w:pPr>
              <w:spacing w:after="0" w:line="240" w:lineRule="auto"/>
              <w:jc w:val="center"/>
              <w:rPr>
                <w:rFonts w:hint="eastAsia" w:ascii="仿宋" w:hAnsi="仿宋" w:eastAsia="仿宋"/>
                <w:b/>
                <w:bCs/>
                <w:color w:val="FFFFFF" w:themeColor="background1"/>
                <w:sz w:val="24"/>
                <w:szCs w:val="28"/>
                <w14:textFill>
                  <w14:solidFill>
                    <w14:schemeClr w14:val="bg1"/>
                  </w14:solidFill>
                </w14:textFill>
              </w:rPr>
            </w:pPr>
            <w:r>
              <w:rPr>
                <w:rFonts w:hint="eastAsia" w:ascii="仿宋" w:hAnsi="仿宋" w:eastAsia="仿宋"/>
                <w:b/>
                <w:bCs/>
                <w:color w:val="FFFFFF" w:themeColor="background1"/>
                <w:sz w:val="24"/>
                <w:szCs w:val="28"/>
                <w14:textFill>
                  <w14:solidFill>
                    <w14:schemeClr w14:val="bg1"/>
                  </w14:solidFill>
                </w14:textFill>
              </w:rPr>
              <w:t>技术路线</w:t>
            </w:r>
          </w:p>
        </w:tc>
        <w:tc>
          <w:tcPr>
            <w:tcW w:w="1274" w:type="dxa"/>
            <w:shd w:val="clear" w:color="auto" w:fill="4472C4"/>
            <w:vAlign w:val="center"/>
          </w:tcPr>
          <w:p w14:paraId="4F7D82F7">
            <w:pPr>
              <w:spacing w:after="0" w:line="240" w:lineRule="auto"/>
              <w:jc w:val="center"/>
              <w:rPr>
                <w:rFonts w:hint="eastAsia" w:ascii="仿宋" w:hAnsi="仿宋" w:eastAsia="仿宋"/>
                <w:b/>
                <w:bCs/>
                <w:color w:val="FFFFFF" w:themeColor="background1"/>
                <w:sz w:val="24"/>
                <w:szCs w:val="28"/>
                <w14:textFill>
                  <w14:solidFill>
                    <w14:schemeClr w14:val="bg1"/>
                  </w14:solidFill>
                </w14:textFill>
              </w:rPr>
            </w:pPr>
            <w:r>
              <w:rPr>
                <w:rFonts w:hint="eastAsia" w:ascii="仿宋" w:hAnsi="仿宋" w:eastAsia="仿宋"/>
                <w:b/>
                <w:bCs/>
                <w:color w:val="FFFFFF" w:themeColor="background1"/>
                <w:sz w:val="24"/>
                <w:szCs w:val="28"/>
                <w14:textFill>
                  <w14:solidFill>
                    <w14:schemeClr w14:val="bg1"/>
                  </w14:solidFill>
                </w14:textFill>
              </w:rPr>
              <w:t>核心原理</w:t>
            </w:r>
          </w:p>
        </w:tc>
        <w:tc>
          <w:tcPr>
            <w:tcW w:w="1236" w:type="dxa"/>
            <w:shd w:val="clear" w:color="auto" w:fill="4472C4"/>
            <w:vAlign w:val="center"/>
          </w:tcPr>
          <w:p w14:paraId="1D1612DA">
            <w:pPr>
              <w:spacing w:after="0" w:line="240" w:lineRule="auto"/>
              <w:jc w:val="center"/>
              <w:rPr>
                <w:rFonts w:hint="eastAsia" w:ascii="仿宋" w:hAnsi="仿宋" w:eastAsia="仿宋"/>
                <w:b/>
                <w:bCs/>
                <w:color w:val="FFFFFF" w:themeColor="background1"/>
                <w:sz w:val="24"/>
                <w:szCs w:val="28"/>
                <w14:textFill>
                  <w14:solidFill>
                    <w14:schemeClr w14:val="bg1"/>
                  </w14:solidFill>
                </w14:textFill>
              </w:rPr>
            </w:pPr>
            <w:r>
              <w:rPr>
                <w:rFonts w:hint="eastAsia" w:ascii="仿宋" w:hAnsi="仿宋" w:eastAsia="仿宋"/>
                <w:b/>
                <w:bCs/>
                <w:color w:val="FFFFFF" w:themeColor="background1"/>
                <w:sz w:val="24"/>
                <w:szCs w:val="28"/>
                <w14:textFill>
                  <w14:solidFill>
                    <w14:schemeClr w14:val="bg1"/>
                  </w14:solidFill>
                </w14:textFill>
              </w:rPr>
              <w:t>主要优势</w:t>
            </w:r>
          </w:p>
        </w:tc>
        <w:tc>
          <w:tcPr>
            <w:tcW w:w="1317" w:type="dxa"/>
            <w:shd w:val="clear" w:color="auto" w:fill="4472C4"/>
            <w:vAlign w:val="center"/>
          </w:tcPr>
          <w:p w14:paraId="72DDF5DB">
            <w:pPr>
              <w:spacing w:after="0" w:line="240" w:lineRule="auto"/>
              <w:jc w:val="center"/>
              <w:rPr>
                <w:rFonts w:hint="eastAsia" w:ascii="仿宋" w:hAnsi="仿宋" w:eastAsia="仿宋"/>
                <w:b/>
                <w:bCs/>
                <w:color w:val="FFFFFF" w:themeColor="background1"/>
                <w:sz w:val="24"/>
                <w:szCs w:val="28"/>
                <w14:textFill>
                  <w14:solidFill>
                    <w14:schemeClr w14:val="bg1"/>
                  </w14:solidFill>
                </w14:textFill>
              </w:rPr>
            </w:pPr>
            <w:r>
              <w:rPr>
                <w:rFonts w:hint="eastAsia" w:ascii="仿宋" w:hAnsi="仿宋" w:eastAsia="仿宋"/>
                <w:b/>
                <w:bCs/>
                <w:color w:val="FFFFFF" w:themeColor="background1"/>
                <w:sz w:val="24"/>
                <w:szCs w:val="28"/>
                <w14:textFill>
                  <w14:solidFill>
                    <w14:schemeClr w14:val="bg1"/>
                  </w14:solidFill>
                </w14:textFill>
              </w:rPr>
              <w:t>主要局限</w:t>
            </w:r>
          </w:p>
        </w:tc>
        <w:tc>
          <w:tcPr>
            <w:tcW w:w="1536" w:type="dxa"/>
            <w:shd w:val="clear" w:color="auto" w:fill="4472C4"/>
            <w:vAlign w:val="center"/>
          </w:tcPr>
          <w:p w14:paraId="482DC965">
            <w:pPr>
              <w:spacing w:after="0" w:line="240" w:lineRule="auto"/>
              <w:jc w:val="center"/>
              <w:rPr>
                <w:rFonts w:hint="eastAsia" w:ascii="仿宋" w:hAnsi="仿宋" w:eastAsia="仿宋"/>
                <w:b/>
                <w:bCs/>
                <w:color w:val="FFFFFF" w:themeColor="background1"/>
                <w:sz w:val="24"/>
                <w:szCs w:val="28"/>
                <w14:textFill>
                  <w14:solidFill>
                    <w14:schemeClr w14:val="bg1"/>
                  </w14:solidFill>
                </w14:textFill>
              </w:rPr>
            </w:pPr>
            <w:r>
              <w:rPr>
                <w:rFonts w:hint="eastAsia" w:ascii="仿宋" w:hAnsi="仿宋" w:eastAsia="仿宋"/>
                <w:b/>
                <w:bCs/>
                <w:color w:val="FFFFFF" w:themeColor="background1"/>
                <w:sz w:val="24"/>
                <w:szCs w:val="28"/>
                <w14:textFill>
                  <w14:solidFill>
                    <w14:schemeClr w14:val="bg1"/>
                  </w14:solidFill>
                </w14:textFill>
              </w:rPr>
              <w:t>应用场景</w:t>
            </w:r>
          </w:p>
        </w:tc>
        <w:tc>
          <w:tcPr>
            <w:tcW w:w="1862" w:type="dxa"/>
            <w:shd w:val="clear" w:color="auto" w:fill="4472C4"/>
            <w:vAlign w:val="center"/>
          </w:tcPr>
          <w:p w14:paraId="1F9404D4">
            <w:pPr>
              <w:spacing w:after="0" w:line="240" w:lineRule="auto"/>
              <w:jc w:val="center"/>
              <w:rPr>
                <w:rFonts w:hint="eastAsia" w:ascii="仿宋" w:hAnsi="仿宋" w:eastAsia="仿宋"/>
                <w:b/>
                <w:bCs/>
                <w:color w:val="FFFFFF" w:themeColor="background1"/>
                <w:sz w:val="24"/>
                <w:szCs w:val="28"/>
                <w14:textFill>
                  <w14:solidFill>
                    <w14:schemeClr w14:val="bg1"/>
                  </w14:solidFill>
                </w14:textFill>
              </w:rPr>
            </w:pPr>
            <w:r>
              <w:rPr>
                <w:rFonts w:hint="eastAsia" w:ascii="仿宋" w:hAnsi="仿宋" w:eastAsia="仿宋"/>
                <w:b/>
                <w:bCs/>
                <w:color w:val="FFFFFF" w:themeColor="background1"/>
                <w:sz w:val="24"/>
                <w:szCs w:val="28"/>
                <w14:textFill>
                  <w14:solidFill>
                    <w14:schemeClr w14:val="bg1"/>
                  </w14:solidFill>
                </w14:textFill>
              </w:rPr>
              <w:t>成本区间</w:t>
            </w:r>
          </w:p>
        </w:tc>
        <w:tc>
          <w:tcPr>
            <w:tcW w:w="2159" w:type="dxa"/>
            <w:shd w:val="clear" w:color="auto" w:fill="4472C4"/>
            <w:vAlign w:val="center"/>
          </w:tcPr>
          <w:p w14:paraId="0C8A0A64">
            <w:pPr>
              <w:spacing w:after="0" w:line="240" w:lineRule="auto"/>
              <w:jc w:val="center"/>
              <w:rPr>
                <w:rFonts w:hint="eastAsia" w:ascii="仿宋" w:hAnsi="仿宋" w:eastAsia="仿宋"/>
                <w:b/>
                <w:bCs/>
                <w:color w:val="FFFFFF" w:themeColor="background1"/>
                <w:sz w:val="24"/>
                <w:szCs w:val="28"/>
                <w14:textFill>
                  <w14:solidFill>
                    <w14:schemeClr w14:val="bg1"/>
                  </w14:solidFill>
                </w14:textFill>
              </w:rPr>
            </w:pPr>
            <w:r>
              <w:rPr>
                <w:rFonts w:hint="eastAsia" w:ascii="仿宋" w:hAnsi="仿宋" w:eastAsia="仿宋"/>
                <w:b/>
                <w:bCs/>
                <w:color w:val="FFFFFF" w:themeColor="background1"/>
                <w:sz w:val="24"/>
                <w:szCs w:val="28"/>
                <w14:textFill>
                  <w14:solidFill>
                    <w14:schemeClr w14:val="bg1"/>
                  </w14:solidFill>
                </w14:textFill>
              </w:rPr>
              <w:t>代表厂商</w:t>
            </w:r>
          </w:p>
        </w:tc>
      </w:tr>
      <w:tr w14:paraId="2B5F4FE4">
        <w:trPr>
          <w:trHeight w:val="597" w:hRule="atLeast"/>
        </w:trPr>
        <w:tc>
          <w:tcPr>
            <w:tcW w:w="1139" w:type="dxa"/>
            <w:vAlign w:val="center"/>
          </w:tcPr>
          <w:p w14:paraId="49794C2E">
            <w:pPr>
              <w:spacing w:after="0" w:line="240" w:lineRule="auto"/>
              <w:jc w:val="center"/>
              <w:rPr>
                <w:rFonts w:hint="eastAsia" w:ascii="仿宋" w:hAnsi="仿宋" w:eastAsia="仿宋"/>
                <w:sz w:val="24"/>
                <w:szCs w:val="28"/>
              </w:rPr>
            </w:pPr>
            <w:del w:id="335" w:author="沈文锋" w:date="2026-09-07T08:24:31Z">
              <w:r>
                <w:rPr>
                  <w:rFonts w:hint="eastAsia" w:ascii="仿宋" w:hAnsi="仿宋" w:eastAsia="仿宋"/>
                  <w:sz w:val="24"/>
                  <w:szCs w:val="28"/>
                </w:rPr>
                <w:delText>MEMS</w:delText>
              </w:r>
            </w:del>
            <w:del w:id="336" w:author="沈文锋" w:date="2026-09-07T08:24:33Z">
              <w:r>
                <w:rPr>
                  <w:rFonts w:hint="eastAsia" w:ascii="仿宋" w:hAnsi="仿宋" w:eastAsia="仿宋"/>
                  <w:sz w:val="24"/>
                  <w:szCs w:val="28"/>
                </w:rPr>
                <w:delText xml:space="preserve"> </w:delText>
              </w:r>
            </w:del>
            <w:r>
              <w:rPr>
                <w:rFonts w:hint="eastAsia" w:ascii="仿宋" w:hAnsi="仿宋" w:eastAsia="仿宋"/>
                <w:sz w:val="24"/>
                <w:szCs w:val="28"/>
              </w:rPr>
              <w:t>电化学</w:t>
            </w:r>
          </w:p>
        </w:tc>
        <w:tc>
          <w:tcPr>
            <w:tcW w:w="1274" w:type="dxa"/>
            <w:vAlign w:val="center"/>
          </w:tcPr>
          <w:p w14:paraId="4D6C4AF7">
            <w:pPr>
              <w:spacing w:after="0" w:line="240" w:lineRule="auto"/>
              <w:jc w:val="center"/>
              <w:rPr>
                <w:rFonts w:hint="eastAsia" w:ascii="仿宋" w:hAnsi="仿宋" w:eastAsia="仿宋"/>
                <w:sz w:val="24"/>
                <w:szCs w:val="28"/>
              </w:rPr>
            </w:pPr>
            <w:r>
              <w:rPr>
                <w:rFonts w:hint="eastAsia" w:ascii="仿宋" w:hAnsi="仿宋" w:eastAsia="仿宋"/>
                <w:sz w:val="24"/>
                <w:szCs w:val="28"/>
              </w:rPr>
              <w:t>目标气体与电解质反应产生电流，电流强度对应气体浓度</w:t>
            </w:r>
          </w:p>
        </w:tc>
        <w:tc>
          <w:tcPr>
            <w:tcW w:w="1236" w:type="dxa"/>
            <w:vAlign w:val="center"/>
          </w:tcPr>
          <w:p w14:paraId="4E84BFCB">
            <w:pPr>
              <w:spacing w:after="0" w:line="240" w:lineRule="auto"/>
              <w:jc w:val="center"/>
              <w:rPr>
                <w:rFonts w:hint="eastAsia" w:ascii="仿宋" w:hAnsi="仿宋" w:eastAsia="仿宋"/>
                <w:sz w:val="24"/>
                <w:szCs w:val="28"/>
              </w:rPr>
            </w:pPr>
            <w:r>
              <w:rPr>
                <w:rFonts w:hint="eastAsia" w:ascii="仿宋" w:hAnsi="仿宋" w:eastAsia="仿宋"/>
                <w:sz w:val="24"/>
                <w:szCs w:val="28"/>
              </w:rPr>
              <w:t>灵敏度高、选择性好、种类多</w:t>
            </w:r>
          </w:p>
        </w:tc>
        <w:tc>
          <w:tcPr>
            <w:tcW w:w="1317" w:type="dxa"/>
            <w:vAlign w:val="center"/>
          </w:tcPr>
          <w:p w14:paraId="55BEB552">
            <w:pPr>
              <w:spacing w:after="0" w:line="240" w:lineRule="auto"/>
              <w:jc w:val="center"/>
              <w:rPr>
                <w:rFonts w:hint="eastAsia" w:ascii="仿宋" w:hAnsi="仿宋" w:eastAsia="仿宋"/>
                <w:sz w:val="24"/>
                <w:szCs w:val="28"/>
              </w:rPr>
            </w:pPr>
            <w:r>
              <w:rPr>
                <w:rFonts w:hint="eastAsia" w:ascii="仿宋" w:hAnsi="仿宋" w:eastAsia="仿宋"/>
                <w:sz w:val="24"/>
                <w:szCs w:val="28"/>
              </w:rPr>
              <w:t>寿命短（2-3年）、不耐高温（60度以上）</w:t>
            </w:r>
          </w:p>
        </w:tc>
        <w:tc>
          <w:tcPr>
            <w:tcW w:w="1536" w:type="dxa"/>
            <w:vAlign w:val="center"/>
          </w:tcPr>
          <w:p w14:paraId="103EFE2F">
            <w:pPr>
              <w:spacing w:after="0" w:line="240" w:lineRule="auto"/>
              <w:jc w:val="center"/>
              <w:rPr>
                <w:rFonts w:hint="eastAsia" w:ascii="仿宋" w:hAnsi="仿宋" w:eastAsia="仿宋"/>
                <w:sz w:val="24"/>
                <w:szCs w:val="28"/>
              </w:rPr>
            </w:pPr>
            <w:r>
              <w:rPr>
                <w:rFonts w:hint="eastAsia" w:ascii="仿宋" w:hAnsi="仿宋" w:eastAsia="仿宋"/>
                <w:sz w:val="24"/>
                <w:szCs w:val="28"/>
              </w:rPr>
              <w:t>工业有毒气体（CO/H2S）、环境监测、医疗呼吸分析</w:t>
            </w:r>
          </w:p>
        </w:tc>
        <w:tc>
          <w:tcPr>
            <w:tcW w:w="1862" w:type="dxa"/>
            <w:vAlign w:val="center"/>
          </w:tcPr>
          <w:p w14:paraId="5BA9FA0F">
            <w:pPr>
              <w:spacing w:after="0" w:line="240" w:lineRule="auto"/>
              <w:jc w:val="center"/>
              <w:rPr>
                <w:rFonts w:hint="eastAsia" w:ascii="仿宋" w:hAnsi="仿宋" w:eastAsia="仿宋"/>
                <w:sz w:val="24"/>
                <w:szCs w:val="28"/>
              </w:rPr>
            </w:pPr>
            <w:r>
              <w:rPr>
                <w:rFonts w:hint="eastAsia" w:ascii="仿宋" w:hAnsi="仿宋" w:eastAsia="仿宋"/>
                <w:sz w:val="24"/>
                <w:szCs w:val="28"/>
              </w:rPr>
              <w:t>工业级：50-200元；医疗级：200-500元</w:t>
            </w:r>
          </w:p>
        </w:tc>
        <w:tc>
          <w:tcPr>
            <w:tcW w:w="2159" w:type="dxa"/>
            <w:vAlign w:val="center"/>
          </w:tcPr>
          <w:p w14:paraId="22EAF901">
            <w:pPr>
              <w:spacing w:after="0" w:line="240" w:lineRule="auto"/>
              <w:jc w:val="center"/>
              <w:rPr>
                <w:rFonts w:hint="eastAsia" w:ascii="仿宋" w:hAnsi="仿宋" w:eastAsia="仿宋"/>
                <w:sz w:val="24"/>
                <w:szCs w:val="28"/>
              </w:rPr>
            </w:pPr>
            <w:bookmarkStart w:id="78" w:name="OLE_LINK7"/>
            <w:r>
              <w:rPr>
                <w:rFonts w:hint="eastAsia" w:ascii="仿宋" w:hAnsi="仿宋" w:eastAsia="仿宋"/>
                <w:sz w:val="24"/>
                <w:szCs w:val="28"/>
              </w:rPr>
              <w:t>霍尼韦尔、</w:t>
            </w:r>
            <w:bookmarkEnd w:id="78"/>
            <w:r>
              <w:rPr>
                <w:rFonts w:hint="eastAsia" w:ascii="仿宋" w:hAnsi="仿宋" w:eastAsia="仿宋"/>
                <w:sz w:val="24"/>
                <w:szCs w:val="28"/>
              </w:rPr>
              <w:t>英国阿尔法、汉威科技、</w:t>
            </w:r>
            <w:bookmarkStart w:id="79" w:name="OLE_LINK8"/>
            <w:r>
              <w:rPr>
                <w:rFonts w:hint="eastAsia" w:ascii="仿宋" w:hAnsi="仿宋" w:eastAsia="仿宋"/>
                <w:sz w:val="24"/>
                <w:szCs w:val="28"/>
              </w:rPr>
              <w:t>炜盛科技</w:t>
            </w:r>
            <w:bookmarkEnd w:id="79"/>
          </w:p>
        </w:tc>
      </w:tr>
      <w:tr w14:paraId="59369917">
        <w:trPr>
          <w:trHeight w:val="613" w:hRule="atLeast"/>
        </w:trPr>
        <w:tc>
          <w:tcPr>
            <w:tcW w:w="1139" w:type="dxa"/>
            <w:vAlign w:val="center"/>
          </w:tcPr>
          <w:p w14:paraId="02889DF9">
            <w:pPr>
              <w:spacing w:after="0" w:line="240" w:lineRule="auto"/>
              <w:jc w:val="center"/>
              <w:rPr>
                <w:rFonts w:hint="eastAsia" w:ascii="仿宋" w:hAnsi="仿宋" w:eastAsia="仿宋"/>
                <w:sz w:val="24"/>
                <w:szCs w:val="28"/>
              </w:rPr>
            </w:pPr>
            <w:del w:id="337" w:author="沈文锋" w:date="2026-09-07T08:24:38Z">
              <w:r>
                <w:rPr>
                  <w:rFonts w:hint="eastAsia" w:ascii="仿宋" w:hAnsi="仿宋" w:eastAsia="仿宋"/>
                  <w:sz w:val="24"/>
                  <w:szCs w:val="28"/>
                </w:rPr>
                <w:delText xml:space="preserve">MEMS </w:delText>
              </w:r>
            </w:del>
            <w:r>
              <w:rPr>
                <w:rFonts w:ascii="仿宋" w:hAnsi="仿宋" w:eastAsia="仿宋"/>
                <w:sz w:val="24"/>
                <w:szCs w:val="28"/>
              </w:rPr>
              <w:t>NDIR</w:t>
            </w:r>
            <w:r>
              <w:rPr>
                <w:rFonts w:hint="eastAsia" w:ascii="仿宋" w:hAnsi="仿宋" w:eastAsia="仿宋"/>
                <w:sz w:val="24"/>
                <w:szCs w:val="28"/>
              </w:rPr>
              <w:t>非色散红外</w:t>
            </w:r>
          </w:p>
        </w:tc>
        <w:tc>
          <w:tcPr>
            <w:tcW w:w="1274" w:type="dxa"/>
            <w:vAlign w:val="center"/>
          </w:tcPr>
          <w:p w14:paraId="4E20F927">
            <w:pPr>
              <w:spacing w:after="0" w:line="240" w:lineRule="auto"/>
              <w:jc w:val="center"/>
              <w:rPr>
                <w:rFonts w:hint="eastAsia" w:ascii="仿宋" w:hAnsi="仿宋" w:eastAsia="仿宋"/>
                <w:sz w:val="24"/>
                <w:szCs w:val="28"/>
              </w:rPr>
            </w:pPr>
            <w:r>
              <w:rPr>
                <w:rFonts w:hint="eastAsia" w:ascii="仿宋" w:hAnsi="仿宋" w:eastAsia="仿宋"/>
                <w:sz w:val="24"/>
                <w:szCs w:val="28"/>
              </w:rPr>
              <w:t>气体吸收特定波长红外光，吸光度对应浓度</w:t>
            </w:r>
          </w:p>
        </w:tc>
        <w:tc>
          <w:tcPr>
            <w:tcW w:w="1236" w:type="dxa"/>
            <w:vAlign w:val="center"/>
          </w:tcPr>
          <w:p w14:paraId="620320A4">
            <w:pPr>
              <w:spacing w:after="0" w:line="240" w:lineRule="auto"/>
              <w:jc w:val="center"/>
              <w:rPr>
                <w:rFonts w:hint="eastAsia" w:ascii="仿宋" w:hAnsi="仿宋" w:eastAsia="仿宋"/>
                <w:sz w:val="24"/>
                <w:szCs w:val="28"/>
              </w:rPr>
            </w:pPr>
            <w:r>
              <w:rPr>
                <w:rFonts w:hint="eastAsia" w:ascii="仿宋" w:hAnsi="仿宋" w:eastAsia="仿宋"/>
                <w:sz w:val="24"/>
                <w:szCs w:val="28"/>
              </w:rPr>
              <w:t>精度高、寿命长、耐高温</w:t>
            </w:r>
          </w:p>
        </w:tc>
        <w:tc>
          <w:tcPr>
            <w:tcW w:w="1317" w:type="dxa"/>
            <w:vAlign w:val="center"/>
          </w:tcPr>
          <w:p w14:paraId="2D080B65">
            <w:pPr>
              <w:spacing w:after="0" w:line="240" w:lineRule="auto"/>
              <w:jc w:val="center"/>
              <w:rPr>
                <w:rFonts w:hint="eastAsia" w:ascii="仿宋" w:hAnsi="仿宋" w:eastAsia="仿宋"/>
                <w:sz w:val="24"/>
                <w:szCs w:val="28"/>
              </w:rPr>
            </w:pPr>
            <w:r>
              <w:rPr>
                <w:rFonts w:hint="eastAsia" w:ascii="仿宋" w:hAnsi="仿宋" w:eastAsia="仿宋"/>
                <w:sz w:val="24"/>
                <w:szCs w:val="28"/>
              </w:rPr>
              <w:t>成本高、体积大、功耗高、测量范围窄、易受灰尘/湿气影响</w:t>
            </w:r>
          </w:p>
        </w:tc>
        <w:tc>
          <w:tcPr>
            <w:tcW w:w="1536" w:type="dxa"/>
            <w:vAlign w:val="center"/>
          </w:tcPr>
          <w:p w14:paraId="28A9F709">
            <w:pPr>
              <w:spacing w:after="0" w:line="240" w:lineRule="auto"/>
              <w:jc w:val="center"/>
              <w:rPr>
                <w:rFonts w:hint="eastAsia" w:ascii="仿宋" w:hAnsi="仿宋" w:eastAsia="仿宋"/>
                <w:sz w:val="24"/>
                <w:szCs w:val="28"/>
              </w:rPr>
            </w:pPr>
            <w:r>
              <w:rPr>
                <w:rFonts w:hint="eastAsia" w:ascii="仿宋" w:hAnsi="仿宋" w:eastAsia="仿宋"/>
                <w:sz w:val="24"/>
                <w:szCs w:val="28"/>
              </w:rPr>
              <w:t>工业废气监测、室内CO2浓度监测、汽车尾气监测</w:t>
            </w:r>
          </w:p>
        </w:tc>
        <w:tc>
          <w:tcPr>
            <w:tcW w:w="1862" w:type="dxa"/>
            <w:vAlign w:val="center"/>
          </w:tcPr>
          <w:p w14:paraId="1B76E9D7">
            <w:pPr>
              <w:spacing w:after="0" w:line="240" w:lineRule="auto"/>
              <w:jc w:val="center"/>
              <w:rPr>
                <w:rFonts w:hint="eastAsia" w:ascii="仿宋" w:hAnsi="仿宋" w:eastAsia="仿宋"/>
                <w:sz w:val="24"/>
                <w:szCs w:val="28"/>
              </w:rPr>
            </w:pPr>
            <w:r>
              <w:rPr>
                <w:rFonts w:hint="eastAsia" w:ascii="仿宋" w:hAnsi="仿宋" w:eastAsia="仿宋"/>
                <w:sz w:val="24"/>
                <w:szCs w:val="28"/>
              </w:rPr>
              <w:t>消费级：20-50元；工业级：100-300元</w:t>
            </w:r>
          </w:p>
        </w:tc>
        <w:tc>
          <w:tcPr>
            <w:tcW w:w="2159" w:type="dxa"/>
            <w:vAlign w:val="center"/>
          </w:tcPr>
          <w:p w14:paraId="3BF5A137">
            <w:pPr>
              <w:spacing w:after="0" w:line="240" w:lineRule="auto"/>
              <w:jc w:val="center"/>
              <w:rPr>
                <w:rFonts w:hint="eastAsia" w:ascii="仿宋" w:hAnsi="仿宋" w:eastAsia="仿宋"/>
                <w:sz w:val="24"/>
                <w:szCs w:val="28"/>
              </w:rPr>
            </w:pPr>
            <w:r>
              <w:rPr>
                <w:rFonts w:hint="eastAsia" w:ascii="仿宋" w:hAnsi="仿宋" w:eastAsia="仿宋"/>
                <w:sz w:val="24"/>
                <w:szCs w:val="28"/>
              </w:rPr>
              <w:t>四方光电、盛思睿、Amphanol、AKM</w:t>
            </w:r>
          </w:p>
        </w:tc>
      </w:tr>
      <w:tr w14:paraId="2EA0B6F9">
        <w:trPr>
          <w:trHeight w:val="613" w:hRule="atLeast"/>
        </w:trPr>
        <w:tc>
          <w:tcPr>
            <w:tcW w:w="1139" w:type="dxa"/>
            <w:vAlign w:val="center"/>
          </w:tcPr>
          <w:p w14:paraId="1E9BE697">
            <w:pPr>
              <w:spacing w:after="0" w:line="240" w:lineRule="auto"/>
              <w:jc w:val="center"/>
              <w:rPr>
                <w:rFonts w:hint="eastAsia" w:ascii="仿宋" w:hAnsi="仿宋" w:eastAsia="仿宋"/>
                <w:b/>
                <w:bCs/>
                <w:sz w:val="24"/>
                <w:szCs w:val="28"/>
              </w:rPr>
            </w:pPr>
            <w:bookmarkStart w:id="80" w:name="OLE_LINK46"/>
            <w:r>
              <w:rPr>
                <w:rFonts w:hint="eastAsia" w:ascii="仿宋" w:hAnsi="仿宋" w:eastAsia="仿宋"/>
                <w:b/>
                <w:bCs/>
                <w:sz w:val="24"/>
                <w:szCs w:val="28"/>
              </w:rPr>
              <w:t>MEMS MOX金属氧化物半导体</w:t>
            </w:r>
            <w:bookmarkEnd w:id="80"/>
          </w:p>
        </w:tc>
        <w:tc>
          <w:tcPr>
            <w:tcW w:w="1274" w:type="dxa"/>
            <w:vAlign w:val="center"/>
          </w:tcPr>
          <w:p w14:paraId="5DEA0386">
            <w:pPr>
              <w:spacing w:after="0" w:line="240" w:lineRule="auto"/>
              <w:jc w:val="center"/>
              <w:rPr>
                <w:rFonts w:hint="eastAsia" w:ascii="仿宋" w:hAnsi="仿宋" w:eastAsia="仿宋"/>
                <w:b/>
                <w:bCs/>
                <w:sz w:val="24"/>
                <w:szCs w:val="28"/>
              </w:rPr>
            </w:pPr>
            <w:r>
              <w:rPr>
                <w:rFonts w:hint="eastAsia" w:ascii="仿宋" w:hAnsi="仿宋" w:eastAsia="仿宋"/>
                <w:b/>
                <w:bCs/>
                <w:sz w:val="24"/>
                <w:szCs w:val="28"/>
              </w:rPr>
              <w:t>气体分子附着在金属氧化物敏感层，引发电导率变化</w:t>
            </w:r>
          </w:p>
        </w:tc>
        <w:tc>
          <w:tcPr>
            <w:tcW w:w="1236" w:type="dxa"/>
            <w:vAlign w:val="center"/>
          </w:tcPr>
          <w:p w14:paraId="75960F42">
            <w:pPr>
              <w:spacing w:after="0" w:line="240" w:lineRule="auto"/>
              <w:jc w:val="center"/>
              <w:rPr>
                <w:rFonts w:hint="eastAsia" w:ascii="仿宋" w:hAnsi="仿宋" w:eastAsia="仿宋"/>
                <w:b/>
                <w:bCs/>
                <w:sz w:val="24"/>
                <w:szCs w:val="28"/>
              </w:rPr>
            </w:pPr>
            <w:bookmarkStart w:id="81" w:name="OLE_LINK48"/>
            <w:r>
              <w:rPr>
                <w:rFonts w:hint="eastAsia" w:ascii="仿宋" w:hAnsi="仿宋" w:eastAsia="仿宋"/>
                <w:b/>
                <w:bCs/>
                <w:sz w:val="24"/>
                <w:szCs w:val="28"/>
              </w:rPr>
              <w:t>成本极低、灵敏度高、寿命长、</w:t>
            </w:r>
            <w:bookmarkEnd w:id="81"/>
            <w:r>
              <w:rPr>
                <w:rFonts w:hint="eastAsia" w:ascii="仿宋" w:hAnsi="仿宋" w:eastAsia="仿宋"/>
                <w:b/>
                <w:bCs/>
                <w:sz w:val="24"/>
                <w:szCs w:val="28"/>
              </w:rPr>
              <w:t>可集成多个敏感单元</w:t>
            </w:r>
          </w:p>
        </w:tc>
        <w:tc>
          <w:tcPr>
            <w:tcW w:w="1317" w:type="dxa"/>
            <w:vAlign w:val="center"/>
          </w:tcPr>
          <w:p w14:paraId="18D4402E">
            <w:pPr>
              <w:spacing w:after="0" w:line="240" w:lineRule="auto"/>
              <w:jc w:val="center"/>
              <w:rPr>
                <w:rFonts w:hint="eastAsia" w:ascii="仿宋" w:hAnsi="仿宋" w:eastAsia="仿宋"/>
                <w:b/>
                <w:bCs/>
                <w:sz w:val="24"/>
                <w:szCs w:val="28"/>
              </w:rPr>
            </w:pPr>
            <w:r>
              <w:rPr>
                <w:rFonts w:hint="eastAsia" w:ascii="仿宋" w:hAnsi="仿宋" w:eastAsia="仿宋"/>
                <w:b/>
                <w:bCs/>
                <w:sz w:val="24"/>
                <w:szCs w:val="28"/>
              </w:rPr>
              <w:t>抗干扰性差，易受温湿度影响</w:t>
            </w:r>
          </w:p>
        </w:tc>
        <w:tc>
          <w:tcPr>
            <w:tcW w:w="1536" w:type="dxa"/>
            <w:vAlign w:val="center"/>
          </w:tcPr>
          <w:p w14:paraId="21AED917">
            <w:pPr>
              <w:spacing w:after="0" w:line="240" w:lineRule="auto"/>
              <w:jc w:val="center"/>
              <w:rPr>
                <w:rFonts w:hint="eastAsia" w:ascii="仿宋" w:hAnsi="仿宋" w:eastAsia="仿宋"/>
                <w:b/>
                <w:bCs/>
                <w:sz w:val="24"/>
                <w:szCs w:val="28"/>
              </w:rPr>
            </w:pPr>
            <w:r>
              <w:rPr>
                <w:rFonts w:hint="eastAsia" w:ascii="仿宋" w:hAnsi="仿宋" w:eastAsia="仿宋"/>
                <w:b/>
                <w:bCs/>
                <w:sz w:val="24"/>
                <w:szCs w:val="28"/>
              </w:rPr>
              <w:t>智能家居、汽车座舱、工业安全、消费电子</w:t>
            </w:r>
          </w:p>
        </w:tc>
        <w:tc>
          <w:tcPr>
            <w:tcW w:w="1862" w:type="dxa"/>
            <w:vAlign w:val="center"/>
          </w:tcPr>
          <w:p w14:paraId="4BCAF98F">
            <w:pPr>
              <w:spacing w:after="0" w:line="240" w:lineRule="auto"/>
              <w:jc w:val="center"/>
              <w:rPr>
                <w:rFonts w:hint="eastAsia" w:ascii="仿宋" w:hAnsi="仿宋" w:eastAsia="仿宋"/>
                <w:b/>
                <w:bCs/>
                <w:sz w:val="24"/>
                <w:szCs w:val="28"/>
              </w:rPr>
            </w:pPr>
            <w:r>
              <w:rPr>
                <w:rFonts w:hint="eastAsia" w:ascii="仿宋" w:hAnsi="仿宋" w:eastAsia="仿宋"/>
                <w:b/>
                <w:bCs/>
                <w:sz w:val="24"/>
                <w:szCs w:val="28"/>
              </w:rPr>
              <w:t>消费级：8-15元；</w:t>
            </w:r>
            <w:bookmarkStart w:id="82" w:name="OLE_LINK52"/>
            <w:r>
              <w:rPr>
                <w:rFonts w:hint="eastAsia" w:ascii="仿宋" w:hAnsi="仿宋" w:eastAsia="仿宋"/>
                <w:b/>
                <w:bCs/>
                <w:sz w:val="24"/>
                <w:szCs w:val="28"/>
              </w:rPr>
              <w:t>工业级：20-40元；车规级：60-80元</w:t>
            </w:r>
            <w:bookmarkEnd w:id="82"/>
          </w:p>
        </w:tc>
        <w:tc>
          <w:tcPr>
            <w:tcW w:w="2159" w:type="dxa"/>
            <w:vAlign w:val="center"/>
          </w:tcPr>
          <w:p w14:paraId="44D4B140">
            <w:pPr>
              <w:spacing w:after="0" w:line="240" w:lineRule="auto"/>
              <w:jc w:val="center"/>
              <w:rPr>
                <w:rFonts w:hint="eastAsia" w:ascii="仿宋" w:hAnsi="仿宋" w:eastAsia="仿宋"/>
                <w:sz w:val="24"/>
                <w:szCs w:val="28"/>
              </w:rPr>
            </w:pPr>
            <w:r>
              <w:rPr>
                <w:rFonts w:hint="eastAsia" w:ascii="仿宋" w:hAnsi="仿宋" w:eastAsia="仿宋"/>
                <w:sz w:val="24"/>
                <w:szCs w:val="28"/>
              </w:rPr>
              <w:t>博世、</w:t>
            </w:r>
            <w:bookmarkStart w:id="83" w:name="OLE_LINK6"/>
            <w:r>
              <w:rPr>
                <w:rFonts w:hint="eastAsia" w:ascii="仿宋" w:hAnsi="仿宋" w:eastAsia="仿宋"/>
                <w:sz w:val="24"/>
                <w:szCs w:val="28"/>
              </w:rPr>
              <w:t>盛思睿、</w:t>
            </w:r>
            <w:bookmarkEnd w:id="83"/>
            <w:r>
              <w:rPr>
                <w:rFonts w:hint="eastAsia" w:ascii="仿宋" w:hAnsi="仿宋" w:eastAsia="仿宋"/>
                <w:sz w:val="24"/>
                <w:szCs w:val="28"/>
              </w:rPr>
              <w:t>费加罗、汉威科技、</w:t>
            </w:r>
            <w:r>
              <w:rPr>
                <w:rFonts w:hint="eastAsia" w:ascii="仿宋" w:hAnsi="仿宋" w:eastAsia="仿宋"/>
                <w:b/>
                <w:bCs/>
                <w:sz w:val="24"/>
                <w:szCs w:val="28"/>
              </w:rPr>
              <w:t>中科微感</w:t>
            </w:r>
          </w:p>
        </w:tc>
      </w:tr>
      <w:tr w14:paraId="3CAC4977">
        <w:trPr>
          <w:trHeight w:val="613" w:hRule="atLeast"/>
        </w:trPr>
        <w:tc>
          <w:tcPr>
            <w:tcW w:w="1139" w:type="dxa"/>
            <w:vAlign w:val="center"/>
          </w:tcPr>
          <w:p w14:paraId="66983650">
            <w:pPr>
              <w:spacing w:after="0" w:line="240" w:lineRule="auto"/>
              <w:jc w:val="center"/>
              <w:rPr>
                <w:rFonts w:hint="eastAsia" w:ascii="仿宋" w:hAnsi="仿宋" w:eastAsia="仿宋"/>
                <w:sz w:val="24"/>
                <w:szCs w:val="28"/>
              </w:rPr>
            </w:pPr>
            <w:del w:id="338" w:author="沈文锋" w:date="2026-09-07T08:24:51Z">
              <w:bookmarkStart w:id="84" w:name="OLE_LINK47"/>
              <w:r>
                <w:rPr>
                  <w:rFonts w:hint="eastAsia" w:ascii="仿宋" w:hAnsi="仿宋" w:eastAsia="仿宋"/>
                  <w:sz w:val="24"/>
                  <w:szCs w:val="28"/>
                </w:rPr>
                <w:delText>MEMS</w:delText>
              </w:r>
            </w:del>
            <w:r>
              <w:rPr>
                <w:rFonts w:hint="eastAsia" w:ascii="仿宋" w:hAnsi="仿宋" w:eastAsia="仿宋"/>
                <w:sz w:val="24"/>
                <w:szCs w:val="28"/>
              </w:rPr>
              <w:t xml:space="preserve"> PAS光声光谱</w:t>
            </w:r>
            <w:bookmarkEnd w:id="84"/>
          </w:p>
        </w:tc>
        <w:tc>
          <w:tcPr>
            <w:tcW w:w="1274" w:type="dxa"/>
            <w:vAlign w:val="center"/>
          </w:tcPr>
          <w:p w14:paraId="78687C51">
            <w:pPr>
              <w:spacing w:after="0" w:line="240" w:lineRule="auto"/>
              <w:jc w:val="center"/>
              <w:rPr>
                <w:rFonts w:hint="eastAsia" w:ascii="仿宋" w:hAnsi="仿宋" w:eastAsia="仿宋"/>
                <w:sz w:val="24"/>
                <w:szCs w:val="28"/>
              </w:rPr>
            </w:pPr>
            <w:r>
              <w:rPr>
                <w:rFonts w:hint="eastAsia" w:ascii="仿宋" w:hAnsi="仿宋" w:eastAsia="仿宋"/>
                <w:sz w:val="24"/>
                <w:szCs w:val="28"/>
              </w:rPr>
              <w:t>气体吸收光能量产生声波，声波大小对应气体浓度</w:t>
            </w:r>
          </w:p>
        </w:tc>
        <w:tc>
          <w:tcPr>
            <w:tcW w:w="1236" w:type="dxa"/>
            <w:vAlign w:val="center"/>
          </w:tcPr>
          <w:p w14:paraId="5B7626C9">
            <w:pPr>
              <w:spacing w:after="0" w:line="240" w:lineRule="auto"/>
              <w:jc w:val="center"/>
              <w:rPr>
                <w:rFonts w:hint="eastAsia" w:ascii="仿宋" w:hAnsi="仿宋" w:eastAsia="仿宋"/>
                <w:sz w:val="24"/>
                <w:szCs w:val="28"/>
              </w:rPr>
            </w:pPr>
            <w:r>
              <w:rPr>
                <w:rFonts w:hint="eastAsia" w:ascii="仿宋" w:hAnsi="仿宋" w:eastAsia="仿宋"/>
                <w:sz w:val="24"/>
                <w:szCs w:val="28"/>
              </w:rPr>
              <w:t>成本低（NDIR降低30%-50%）、体积小、低功耗</w:t>
            </w:r>
          </w:p>
        </w:tc>
        <w:tc>
          <w:tcPr>
            <w:tcW w:w="1317" w:type="dxa"/>
            <w:vAlign w:val="center"/>
          </w:tcPr>
          <w:p w14:paraId="5EBAD47E">
            <w:pPr>
              <w:spacing w:after="0" w:line="240" w:lineRule="auto"/>
              <w:jc w:val="center"/>
              <w:rPr>
                <w:rFonts w:hint="eastAsia" w:ascii="仿宋" w:hAnsi="仿宋" w:eastAsia="仿宋"/>
                <w:sz w:val="24"/>
                <w:szCs w:val="28"/>
              </w:rPr>
            </w:pPr>
            <w:r>
              <w:rPr>
                <w:rFonts w:hint="eastAsia" w:ascii="仿宋" w:hAnsi="仿宋" w:eastAsia="仿宋"/>
                <w:sz w:val="24"/>
                <w:szCs w:val="28"/>
              </w:rPr>
              <w:t>复杂环境（如高湿度）易干扰</w:t>
            </w:r>
          </w:p>
        </w:tc>
        <w:tc>
          <w:tcPr>
            <w:tcW w:w="1536" w:type="dxa"/>
            <w:vAlign w:val="center"/>
          </w:tcPr>
          <w:p w14:paraId="4076E00F">
            <w:pPr>
              <w:spacing w:after="0" w:line="240" w:lineRule="auto"/>
              <w:jc w:val="center"/>
              <w:rPr>
                <w:rFonts w:hint="eastAsia" w:ascii="仿宋" w:hAnsi="仿宋" w:eastAsia="仿宋"/>
                <w:sz w:val="24"/>
                <w:szCs w:val="28"/>
              </w:rPr>
            </w:pPr>
            <w:r>
              <w:rPr>
                <w:rFonts w:hint="eastAsia" w:ascii="仿宋" w:hAnsi="仿宋" w:eastAsia="仿宋"/>
                <w:sz w:val="24"/>
                <w:szCs w:val="28"/>
              </w:rPr>
              <w:t>消费级</w:t>
            </w:r>
            <w:r>
              <w:rPr>
                <w:rFonts w:ascii="仿宋" w:hAnsi="仿宋" w:eastAsia="仿宋"/>
                <w:sz w:val="24"/>
                <w:szCs w:val="28"/>
              </w:rPr>
              <w:t>CO</w:t>
            </w:r>
            <w:r>
              <w:rPr>
                <w:rFonts w:ascii="Cambria Math" w:hAnsi="Cambria Math" w:eastAsia="仿宋" w:cs="Cambria Math"/>
                <w:sz w:val="24"/>
                <w:szCs w:val="28"/>
              </w:rPr>
              <w:t>₂</w:t>
            </w:r>
            <w:r>
              <w:rPr>
                <w:rFonts w:hint="eastAsia" w:ascii="仿宋" w:hAnsi="仿宋" w:eastAsia="仿宋"/>
                <w:sz w:val="24"/>
                <w:szCs w:val="28"/>
              </w:rPr>
              <w:t>检测、</w:t>
            </w:r>
          </w:p>
        </w:tc>
        <w:tc>
          <w:tcPr>
            <w:tcW w:w="1862" w:type="dxa"/>
            <w:vAlign w:val="center"/>
          </w:tcPr>
          <w:p w14:paraId="2B7E63B6">
            <w:pPr>
              <w:spacing w:after="0" w:line="240" w:lineRule="auto"/>
              <w:jc w:val="center"/>
              <w:rPr>
                <w:rFonts w:hint="eastAsia" w:ascii="仿宋" w:hAnsi="仿宋" w:eastAsia="仿宋"/>
                <w:sz w:val="24"/>
                <w:szCs w:val="28"/>
              </w:rPr>
            </w:pPr>
            <w:r>
              <w:rPr>
                <w:rFonts w:hint="eastAsia" w:ascii="仿宋" w:hAnsi="仿宋" w:eastAsia="仿宋"/>
                <w:sz w:val="24"/>
                <w:szCs w:val="28"/>
              </w:rPr>
              <w:t>消费级：15-30元；工业级：80-150元</w:t>
            </w:r>
          </w:p>
        </w:tc>
        <w:tc>
          <w:tcPr>
            <w:tcW w:w="2159" w:type="dxa"/>
            <w:vAlign w:val="center"/>
          </w:tcPr>
          <w:p w14:paraId="2AC402CD">
            <w:pPr>
              <w:spacing w:after="0" w:line="240" w:lineRule="auto"/>
              <w:jc w:val="center"/>
              <w:rPr>
                <w:rFonts w:hint="eastAsia" w:ascii="仿宋" w:hAnsi="仿宋" w:eastAsia="仿宋"/>
                <w:sz w:val="24"/>
                <w:szCs w:val="28"/>
              </w:rPr>
            </w:pPr>
            <w:r>
              <w:rPr>
                <w:rFonts w:hint="eastAsia" w:ascii="仿宋" w:hAnsi="仿宋" w:eastAsia="仿宋"/>
                <w:sz w:val="24"/>
                <w:szCs w:val="28"/>
              </w:rPr>
              <w:t>GSS、四方光电、汉威科技</w:t>
            </w:r>
          </w:p>
        </w:tc>
      </w:tr>
      <w:tr w14:paraId="10D034CF">
        <w:trPr>
          <w:trHeight w:val="613" w:hRule="atLeast"/>
        </w:trPr>
        <w:tc>
          <w:tcPr>
            <w:tcW w:w="1139" w:type="dxa"/>
            <w:vAlign w:val="center"/>
          </w:tcPr>
          <w:p w14:paraId="388B2FA6">
            <w:pPr>
              <w:spacing w:after="0" w:line="240" w:lineRule="auto"/>
              <w:jc w:val="center"/>
              <w:rPr>
                <w:rFonts w:hint="eastAsia" w:ascii="仿宋" w:hAnsi="仿宋" w:eastAsia="仿宋"/>
                <w:sz w:val="24"/>
                <w:szCs w:val="28"/>
              </w:rPr>
            </w:pPr>
            <w:del w:id="339" w:author="沈文锋" w:date="2026-09-07T08:24:58Z">
              <w:r>
                <w:rPr>
                  <w:rFonts w:hint="eastAsia" w:ascii="仿宋" w:hAnsi="仿宋" w:eastAsia="仿宋"/>
                  <w:sz w:val="24"/>
                  <w:szCs w:val="28"/>
                </w:rPr>
                <w:delText>MEMS</w:delText>
              </w:r>
            </w:del>
            <w:r>
              <w:rPr>
                <w:rFonts w:hint="eastAsia" w:ascii="仿宋" w:hAnsi="仿宋" w:eastAsia="仿宋"/>
                <w:sz w:val="24"/>
                <w:szCs w:val="28"/>
              </w:rPr>
              <w:t xml:space="preserve"> PAS光离子化</w:t>
            </w:r>
          </w:p>
        </w:tc>
        <w:tc>
          <w:tcPr>
            <w:tcW w:w="1274" w:type="dxa"/>
            <w:vAlign w:val="center"/>
          </w:tcPr>
          <w:p w14:paraId="4EAFCFD7">
            <w:pPr>
              <w:spacing w:after="0" w:line="240" w:lineRule="auto"/>
              <w:jc w:val="center"/>
              <w:rPr>
                <w:rFonts w:hint="eastAsia" w:ascii="仿宋" w:hAnsi="仿宋" w:eastAsia="仿宋"/>
                <w:sz w:val="24"/>
                <w:szCs w:val="28"/>
              </w:rPr>
            </w:pPr>
            <w:r>
              <w:rPr>
                <w:rFonts w:hint="eastAsia" w:ascii="仿宋" w:hAnsi="仿宋" w:eastAsia="仿宋"/>
                <w:sz w:val="24"/>
                <w:szCs w:val="28"/>
              </w:rPr>
              <w:t>紫外光电离气体分子产生电流，电流对应气体浓度</w:t>
            </w:r>
          </w:p>
        </w:tc>
        <w:tc>
          <w:tcPr>
            <w:tcW w:w="1236" w:type="dxa"/>
            <w:vAlign w:val="center"/>
          </w:tcPr>
          <w:p w14:paraId="49C55175">
            <w:pPr>
              <w:spacing w:after="0" w:line="240" w:lineRule="auto"/>
              <w:jc w:val="center"/>
              <w:rPr>
                <w:rFonts w:hint="eastAsia" w:ascii="仿宋" w:hAnsi="仿宋" w:eastAsia="仿宋"/>
                <w:sz w:val="24"/>
                <w:szCs w:val="28"/>
              </w:rPr>
            </w:pPr>
            <w:r>
              <w:rPr>
                <w:rFonts w:hint="eastAsia" w:ascii="仿宋" w:hAnsi="仿宋" w:eastAsia="仿宋"/>
                <w:sz w:val="24"/>
                <w:szCs w:val="28"/>
              </w:rPr>
              <w:t>灵敏度极高（ppb-ppt级）、多VOCs适配</w:t>
            </w:r>
          </w:p>
        </w:tc>
        <w:tc>
          <w:tcPr>
            <w:tcW w:w="1317" w:type="dxa"/>
            <w:vAlign w:val="center"/>
          </w:tcPr>
          <w:p w14:paraId="31D2D3FD">
            <w:pPr>
              <w:spacing w:after="0" w:line="240" w:lineRule="auto"/>
              <w:jc w:val="center"/>
              <w:rPr>
                <w:rFonts w:hint="eastAsia" w:ascii="仿宋" w:hAnsi="仿宋" w:eastAsia="仿宋"/>
                <w:sz w:val="24"/>
                <w:szCs w:val="28"/>
              </w:rPr>
            </w:pPr>
            <w:r>
              <w:rPr>
                <w:rFonts w:hint="eastAsia" w:ascii="仿宋" w:hAnsi="仿宋" w:eastAsia="仿宋"/>
                <w:sz w:val="24"/>
                <w:szCs w:val="28"/>
              </w:rPr>
              <w:t>成本高、需定期更换紫外灯</w:t>
            </w:r>
          </w:p>
        </w:tc>
        <w:tc>
          <w:tcPr>
            <w:tcW w:w="1536" w:type="dxa"/>
            <w:vAlign w:val="center"/>
          </w:tcPr>
          <w:p w14:paraId="001B6CA0">
            <w:pPr>
              <w:spacing w:after="0" w:line="240" w:lineRule="auto"/>
              <w:jc w:val="center"/>
              <w:rPr>
                <w:rFonts w:hint="eastAsia" w:ascii="仿宋" w:hAnsi="仿宋" w:eastAsia="仿宋"/>
                <w:sz w:val="24"/>
                <w:szCs w:val="28"/>
              </w:rPr>
            </w:pPr>
            <w:r>
              <w:rPr>
                <w:rFonts w:hint="eastAsia" w:ascii="仿宋" w:hAnsi="仿宋" w:eastAsia="仿宋"/>
                <w:sz w:val="24"/>
                <w:szCs w:val="28"/>
              </w:rPr>
              <w:t>高端VOCs检测、医疗诊断、环境应急</w:t>
            </w:r>
          </w:p>
        </w:tc>
        <w:tc>
          <w:tcPr>
            <w:tcW w:w="1862" w:type="dxa"/>
            <w:vAlign w:val="center"/>
          </w:tcPr>
          <w:p w14:paraId="3722F631">
            <w:pPr>
              <w:spacing w:after="0" w:line="240" w:lineRule="auto"/>
              <w:jc w:val="center"/>
              <w:rPr>
                <w:rFonts w:hint="eastAsia" w:ascii="仿宋" w:hAnsi="仿宋" w:eastAsia="仿宋"/>
                <w:sz w:val="24"/>
                <w:szCs w:val="28"/>
              </w:rPr>
            </w:pPr>
            <w:r>
              <w:rPr>
                <w:rFonts w:hint="eastAsia" w:ascii="仿宋" w:hAnsi="仿宋" w:eastAsia="仿宋"/>
                <w:sz w:val="24"/>
                <w:szCs w:val="28"/>
              </w:rPr>
              <w:t>工业级：500-2000元；医疗级：2000-5000元</w:t>
            </w:r>
          </w:p>
        </w:tc>
        <w:tc>
          <w:tcPr>
            <w:tcW w:w="2159" w:type="dxa"/>
            <w:vAlign w:val="center"/>
          </w:tcPr>
          <w:p w14:paraId="534B74E4">
            <w:pPr>
              <w:spacing w:after="0" w:line="240" w:lineRule="auto"/>
              <w:jc w:val="center"/>
              <w:rPr>
                <w:rFonts w:hint="eastAsia" w:ascii="仿宋" w:hAnsi="仿宋" w:eastAsia="仿宋"/>
                <w:sz w:val="24"/>
                <w:szCs w:val="28"/>
              </w:rPr>
            </w:pPr>
            <w:r>
              <w:rPr>
                <w:rFonts w:ascii="仿宋" w:hAnsi="仿宋" w:eastAsia="仿宋"/>
                <w:sz w:val="24"/>
                <w:szCs w:val="28"/>
              </w:rPr>
              <w:t>IonScience</w:t>
            </w:r>
            <w:r>
              <w:rPr>
                <w:rFonts w:hint="eastAsia" w:ascii="仿宋" w:hAnsi="仿宋" w:eastAsia="仿宋"/>
                <w:sz w:val="24"/>
                <w:szCs w:val="28"/>
              </w:rPr>
              <w:t>、</w:t>
            </w:r>
            <w:r>
              <w:rPr>
                <w:rFonts w:ascii="仿宋" w:hAnsi="仿宋" w:eastAsia="仿宋"/>
                <w:sz w:val="24"/>
                <w:szCs w:val="28"/>
              </w:rPr>
              <w:t>RAESystem</w:t>
            </w:r>
            <w:r>
              <w:rPr>
                <w:rFonts w:hint="eastAsia" w:ascii="仿宋" w:hAnsi="仿宋" w:eastAsia="仿宋"/>
                <w:sz w:val="24"/>
                <w:szCs w:val="28"/>
              </w:rPr>
              <w:t>s、汉威科技</w:t>
            </w:r>
          </w:p>
        </w:tc>
      </w:tr>
    </w:tbl>
    <w:p w14:paraId="1E86A4D8">
      <w:pPr>
        <w:spacing w:before="312" w:beforeLines="100"/>
        <w:ind w:firstLine="562" w:firstLineChars="200"/>
        <w:jc w:val="both"/>
        <w:rPr>
          <w:rFonts w:hint="eastAsia" w:ascii="仿宋" w:hAnsi="仿宋" w:eastAsia="仿宋"/>
          <w:sz w:val="28"/>
          <w:szCs w:val="32"/>
        </w:rPr>
      </w:pPr>
      <w:r>
        <w:rPr>
          <w:rFonts w:hint="eastAsia" w:ascii="仿宋" w:hAnsi="仿宋" w:eastAsia="仿宋"/>
          <w:b/>
          <w:bCs/>
          <w:sz w:val="28"/>
          <w:szCs w:val="32"/>
        </w:rPr>
        <w:t>其中公司采用的MEMS MOX（金属氧化物半导体）技术路线</w:t>
      </w:r>
      <w:r>
        <w:rPr>
          <w:rFonts w:ascii="仿宋" w:hAnsi="仿宋" w:eastAsia="仿宋"/>
          <w:sz w:val="28"/>
          <w:szCs w:val="32"/>
        </w:rPr>
        <w:t>，</w:t>
      </w:r>
      <w:r>
        <w:rPr>
          <w:rFonts w:hint="eastAsia" w:ascii="仿宋" w:hAnsi="仿宋" w:eastAsia="仿宋"/>
          <w:sz w:val="28"/>
          <w:szCs w:val="32"/>
        </w:rPr>
        <w:t>MEMS MOX</w:t>
      </w:r>
      <w:r>
        <w:rPr>
          <w:rFonts w:ascii="仿宋" w:hAnsi="仿宋" w:eastAsia="仿宋"/>
          <w:sz w:val="28"/>
          <w:szCs w:val="32"/>
        </w:rPr>
        <w:t>可以简单理解为一个“会闻气味的微型电阻”。它的核心是在一块很小的MEMS微热板上加上一层金属氧化物敏感膜，比如氧化锡、氧化钨、氧化锌等材料。传感器工作时，底部微加热器会把敏感膜加热到合适温度，空气中的氧气会先吸附在敏感膜表面，并抓取一部分电子，使传感器保持一个基础电阻值。当氢气、一氧化碳、VOC、甲醛等目标气体接触到敏感膜后，会和表面的吸附氧发生反应，把电子释放回材料中，导致敏感膜的导电能力发生变化，也就是电阻发生变化。后端电路再把这种电阻变化采集出来，经过温湿度补偿和算法处理，就可以判断当前环境中是否存在某种气体、浓度大概是多少，或者风险等级有多高。因此，它的本质不是“直接看见气体”，而是通过气体与敏感材料表面发生反应后引起的电信号变化，来实现对气体的检测和识别。</w:t>
      </w:r>
    </w:p>
    <w:p w14:paraId="2E6EBC6D">
      <w:pPr>
        <w:jc w:val="center"/>
        <w:rPr>
          <w:rFonts w:hint="eastAsia" w:ascii="仿宋" w:hAnsi="仿宋" w:eastAsia="仿宋"/>
          <w:sz w:val="28"/>
          <w:szCs w:val="32"/>
        </w:rPr>
      </w:pPr>
      <w:r>
        <w:rPr>
          <w:rFonts w:ascii="仿宋" w:hAnsi="仿宋" w:eastAsia="仿宋"/>
          <w:sz w:val="28"/>
          <w:szCs w:val="32"/>
        </w:rPr>
        <w:drawing>
          <wp:inline distT="0" distB="0" distL="0" distR="0">
            <wp:extent cx="3283585" cy="3970020"/>
            <wp:effectExtent l="0" t="0" r="0" b="0"/>
            <wp:docPr id="77346182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461824" name="图片 2"/>
                    <pic:cNvPicPr>
                      <a:picLocks noChangeAspect="1" noChangeArrowheads="1"/>
                    </pic:cNvPicPr>
                  </pic:nvPicPr>
                  <pic:blipFill>
                    <a:blip r:embed="rId13" cstate="print">
                      <a:extLst>
                        <a:ext uri="{28A0092B-C50C-407E-A947-70E740481C1C}">
                          <a14:useLocalDpi xmlns:a14="http://schemas.microsoft.com/office/drawing/2010/main" val="0"/>
                        </a:ext>
                      </a:extLst>
                    </a:blip>
                    <a:srcRect l="5537" t="5106" r="17121" b="10103"/>
                    <a:stretch>
                      <a:fillRect/>
                    </a:stretch>
                  </pic:blipFill>
                  <pic:spPr>
                    <a:xfrm>
                      <a:off x="0" y="0"/>
                      <a:ext cx="3288521" cy="3975414"/>
                    </a:xfrm>
                    <a:prstGeom prst="rect">
                      <a:avLst/>
                    </a:prstGeom>
                    <a:noFill/>
                    <a:ln>
                      <a:noFill/>
                    </a:ln>
                  </pic:spPr>
                </pic:pic>
              </a:graphicData>
            </a:graphic>
          </wp:inline>
        </w:drawing>
      </w:r>
    </w:p>
    <w:p w14:paraId="693F5FC9">
      <w:pPr>
        <w:ind w:firstLine="562" w:firstLineChars="200"/>
        <w:jc w:val="both"/>
        <w:rPr>
          <w:rFonts w:hint="eastAsia" w:ascii="仿宋" w:hAnsi="仿宋" w:eastAsia="仿宋"/>
          <w:b/>
          <w:bCs/>
          <w:sz w:val="28"/>
          <w:szCs w:val="32"/>
        </w:rPr>
      </w:pPr>
      <w:r>
        <w:rPr>
          <w:rFonts w:ascii="仿宋" w:hAnsi="仿宋" w:eastAsia="仿宋"/>
          <w:b/>
          <w:bCs/>
          <w:sz w:val="28"/>
          <w:szCs w:val="32"/>
        </w:rPr>
        <w:t>公司采用MEMS MOX（金属氧化物半导体）技术路线，在气味感知方面，</w:t>
      </w:r>
      <w:r>
        <w:rPr>
          <w:rFonts w:hint="eastAsia" w:ascii="仿宋" w:hAnsi="仿宋" w:eastAsia="仿宋"/>
          <w:b/>
          <w:bCs/>
          <w:sz w:val="28"/>
          <w:szCs w:val="32"/>
        </w:rPr>
        <w:t>核心优势在于微型化、低成本、低功耗，在消费端的商业化潜力巨大，是目前实现</w:t>
      </w:r>
      <w:r>
        <w:rPr>
          <w:rFonts w:ascii="仿宋" w:hAnsi="仿宋" w:eastAsia="仿宋"/>
          <w:b/>
          <w:bCs/>
          <w:sz w:val="28"/>
          <w:szCs w:val="32"/>
        </w:rPr>
        <w:t>“人工嗅觉”</w:t>
      </w:r>
      <w:r>
        <w:rPr>
          <w:rFonts w:hint="eastAsia" w:ascii="仿宋" w:hAnsi="仿宋" w:eastAsia="仿宋"/>
          <w:b/>
          <w:bCs/>
          <w:sz w:val="28"/>
          <w:szCs w:val="32"/>
        </w:rPr>
        <w:t>最主流的技术路线。</w:t>
      </w:r>
      <w:r>
        <w:rPr>
          <w:rFonts w:hint="eastAsia" w:ascii="仿宋" w:hAnsi="仿宋" w:eastAsia="仿宋"/>
          <w:sz w:val="28"/>
          <w:szCs w:val="32"/>
        </w:rPr>
        <w:t>其他</w:t>
      </w:r>
      <w:del w:id="340" w:author="沈文锋" w:date="2026-09-07T08:25:25Z">
        <w:bookmarkStart w:id="160" w:name="_GoBack"/>
        <w:bookmarkEnd w:id="160"/>
        <w:r>
          <w:rPr>
            <w:rFonts w:hint="eastAsia" w:ascii="仿宋" w:hAnsi="仿宋" w:eastAsia="仿宋"/>
            <w:sz w:val="28"/>
            <w:szCs w:val="32"/>
          </w:rPr>
          <w:delText>MEMS</w:delText>
        </w:r>
      </w:del>
      <w:r>
        <w:rPr>
          <w:rFonts w:hint="eastAsia" w:ascii="仿宋" w:hAnsi="仿宋" w:eastAsia="仿宋"/>
          <w:sz w:val="28"/>
          <w:szCs w:val="32"/>
        </w:rPr>
        <w:t>技术路线虽然具有较高灵敏度，但受限于成本高、可测量范围窄，较难实现多传感器集成，更适用于工业、医疗等专业领域的单一气体的精确监测。</w:t>
      </w:r>
    </w:p>
    <w:bookmarkEnd w:id="77"/>
    <w:p w14:paraId="3F4A9915">
      <w:pPr>
        <w:spacing w:before="312" w:beforeLines="100"/>
        <w:ind w:firstLine="562" w:firstLineChars="200"/>
        <w:jc w:val="both"/>
        <w:rPr>
          <w:rFonts w:hint="eastAsia" w:ascii="仿宋" w:hAnsi="仿宋" w:eastAsia="仿宋"/>
          <w:sz w:val="28"/>
          <w:szCs w:val="32"/>
        </w:rPr>
      </w:pPr>
      <w:bookmarkStart w:id="85" w:name="OLE_LINK13"/>
      <w:r>
        <w:rPr>
          <w:rFonts w:hint="eastAsia" w:ascii="仿宋" w:hAnsi="仿宋" w:eastAsia="仿宋"/>
          <w:b/>
          <w:bCs/>
          <w:sz w:val="28"/>
          <w:szCs w:val="32"/>
        </w:rPr>
        <w:t>除实现通用嗅觉外，MEMS MOS在使用寿命上优势明显，</w:t>
      </w:r>
      <w:r>
        <w:rPr>
          <w:rFonts w:hint="eastAsia" w:ascii="仿宋" w:hAnsi="仿宋" w:eastAsia="仿宋"/>
          <w:sz w:val="28"/>
          <w:szCs w:val="32"/>
        </w:rPr>
        <w:t>金属氧化物老化过程是缓慢渐变的，10年左右还可使用，而传统电化学基本1年就断崖式衰减，因此金属氧化物在车规级、消费电子等场景是不可替代的。二者原理上不同，金属氧化物传感器是“固体表面逐步老化”，金属氧化物与空气中的氧气发生氧化还原反应，反应过程是循环持续的，只是空隙堵塞部分反应位点；而电化学传感器更像“带寿命余量的化学电池/试剂包”，电解液、电极寿命都有限，因此寿命较短。下图为用双85测试来加速氢气传感器老化，模拟老化的过程，其中100/400/900 h在车规</w:t>
      </w:r>
      <w:r>
        <w:rPr>
          <w:rFonts w:ascii="仿宋" w:hAnsi="仿宋" w:eastAsia="仿宋"/>
          <w:sz w:val="28"/>
          <w:szCs w:val="32"/>
        </w:rPr>
        <w:t>AEC-Q</w:t>
      </w:r>
      <w:r>
        <w:rPr>
          <w:rFonts w:hint="eastAsia" w:ascii="仿宋" w:hAnsi="仿宋" w:eastAsia="仿宋"/>
          <w:sz w:val="28"/>
          <w:szCs w:val="32"/>
        </w:rPr>
        <w:t>100的等效模型计算中分别对应1.5/6/13.5年，经过五种不同浓度的氢气测试，曲线响应值变化平均在20%以内，经算法补偿后可控制在10%以内，而国标要求出厂偏差在40%以内，也就是说</w:t>
      </w:r>
      <w:r>
        <w:rPr>
          <w:rFonts w:hint="eastAsia" w:ascii="仿宋" w:hAnsi="仿宋" w:eastAsia="仿宋"/>
          <w:b/>
          <w:bCs/>
          <w:sz w:val="28"/>
          <w:szCs w:val="32"/>
        </w:rPr>
        <w:t>产品多年后的老化情况依然小于国标的出厂要求</w:t>
      </w:r>
      <w:r>
        <w:rPr>
          <w:rFonts w:hint="eastAsia" w:ascii="仿宋" w:hAnsi="仿宋" w:eastAsia="仿宋"/>
          <w:sz w:val="28"/>
          <w:szCs w:val="32"/>
        </w:rPr>
        <w:t>。</w:t>
      </w:r>
    </w:p>
    <w:p w14:paraId="2BDF8628">
      <w:pPr>
        <w:spacing w:before="312" w:beforeLines="100"/>
        <w:jc w:val="center"/>
        <w:rPr>
          <w:rFonts w:hint="eastAsia" w:ascii="仿宋" w:hAnsi="仿宋" w:eastAsia="仿宋"/>
          <w:b/>
          <w:bCs/>
          <w:sz w:val="28"/>
          <w:szCs w:val="32"/>
        </w:rPr>
      </w:pPr>
      <w:r>
        <w:drawing>
          <wp:inline distT="0" distB="0" distL="114300" distR="114300">
            <wp:extent cx="3302635" cy="2353310"/>
            <wp:effectExtent l="0" t="0" r="0" b="8890"/>
            <wp:docPr id="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pic:cNvPicPr>
                      <a:picLocks noChangeAspect="1"/>
                    </pic:cNvPicPr>
                  </pic:nvPicPr>
                  <pic:blipFill>
                    <a:blip r:embed="rId14"/>
                    <a:srcRect t="14792" r="48842" b="20413"/>
                    <a:stretch>
                      <a:fillRect/>
                    </a:stretch>
                  </pic:blipFill>
                  <pic:spPr>
                    <a:xfrm>
                      <a:off x="0" y="0"/>
                      <a:ext cx="3308554" cy="2357369"/>
                    </a:xfrm>
                    <a:prstGeom prst="rect">
                      <a:avLst/>
                    </a:prstGeom>
                    <a:noFill/>
                    <a:ln>
                      <a:noFill/>
                    </a:ln>
                  </pic:spPr>
                </pic:pic>
              </a:graphicData>
            </a:graphic>
          </wp:inline>
        </w:drawing>
      </w:r>
    </w:p>
    <w:p w14:paraId="392A89F8">
      <w:pPr>
        <w:pStyle w:val="12"/>
        <w:spacing w:before="129" w:line="360" w:lineRule="auto"/>
        <w:outlineLvl w:val="1"/>
        <w:rPr>
          <w:rFonts w:hint="eastAsia" w:ascii="华文楷体" w:hAnsi="华文楷体" w:eastAsia="华文楷体" w:cs="华文楷体"/>
          <w:b/>
          <w:bCs/>
          <w:spacing w:val="-4"/>
          <w:sz w:val="32"/>
          <w:szCs w:val="32"/>
          <w:lang w:eastAsia="zh-CN"/>
        </w:rPr>
      </w:pPr>
      <w:bookmarkStart w:id="86" w:name="_Toc236409679"/>
      <w:r>
        <w:rPr>
          <w:rFonts w:hint="eastAsia" w:ascii="华文楷体" w:hAnsi="华文楷体" w:eastAsia="华文楷体" w:cs="华文楷体"/>
          <w:b/>
          <w:bCs/>
          <w:spacing w:val="-4"/>
          <w:sz w:val="32"/>
          <w:szCs w:val="32"/>
          <w:lang w:eastAsia="zh-CN"/>
        </w:rPr>
        <w:t>2.2核心技术壁垒</w:t>
      </w:r>
      <w:bookmarkEnd w:id="86"/>
    </w:p>
    <w:p w14:paraId="2FFBB5FA">
      <w:pPr>
        <w:ind w:firstLine="560" w:firstLineChars="200"/>
        <w:jc w:val="both"/>
        <w:rPr>
          <w:rFonts w:hint="eastAsia" w:ascii="仿宋" w:hAnsi="仿宋" w:eastAsia="仿宋"/>
          <w:sz w:val="28"/>
          <w:szCs w:val="32"/>
        </w:rPr>
      </w:pPr>
      <w:r>
        <w:rPr>
          <w:rFonts w:hint="eastAsia" w:ascii="仿宋" w:hAnsi="仿宋" w:eastAsia="仿宋"/>
          <w:sz w:val="28"/>
          <w:szCs w:val="32"/>
        </w:rPr>
        <w:t>MEMS MOX是目前实现人工嗅觉的最佳选择，但技术路线的核心难点在于“选择性、一致性”难以实现，市面上普遍采用的是点胶工艺，薄膜材料不均匀，一致性差，导致传感器测量误差大，经常出现误报、漏报，导致难以应用在测量精度要求更高的中高端场景。</w:t>
      </w:r>
      <w:r>
        <w:rPr>
          <w:rFonts w:hint="eastAsia" w:ascii="仿宋" w:hAnsi="仿宋" w:eastAsia="仿宋"/>
          <w:b/>
          <w:bCs/>
          <w:sz w:val="28"/>
          <w:szCs w:val="32"/>
        </w:rPr>
        <w:t>公司创新性采用PVD溅射工艺，叠加AI算法补偿，有效补足该技术路线短板</w:t>
      </w:r>
      <w:r>
        <w:rPr>
          <w:rFonts w:hint="eastAsia" w:ascii="仿宋" w:hAnsi="仿宋" w:eastAsia="仿宋"/>
          <w:sz w:val="28"/>
          <w:szCs w:val="32"/>
        </w:rPr>
        <w:t>，</w:t>
      </w:r>
      <w:r>
        <w:rPr>
          <w:rFonts w:hint="eastAsia" w:ascii="仿宋" w:hAnsi="仿宋" w:eastAsia="仿宋"/>
          <w:b/>
          <w:bCs/>
          <w:sz w:val="28"/>
          <w:szCs w:val="32"/>
        </w:rPr>
        <w:t>有望突破行业技术瓶颈。</w:t>
      </w:r>
      <w:r>
        <w:rPr>
          <w:rFonts w:hint="eastAsia" w:ascii="仿宋" w:hAnsi="仿宋" w:eastAsia="仿宋"/>
          <w:sz w:val="28"/>
          <w:szCs w:val="32"/>
        </w:rPr>
        <w:t>PVD工艺成膜更薄，更均匀，可将薄膜一致性大幅提升，但溅射工艺复杂，链条长，</w:t>
      </w:r>
      <w:r>
        <w:rPr>
          <w:rFonts w:ascii="仿宋" w:hAnsi="仿宋" w:eastAsia="仿宋"/>
          <w:sz w:val="28"/>
          <w:szCs w:val="32"/>
        </w:rPr>
        <w:t>由靶材、敏感材料、溅射成膜、老化筛选、电路读出、封装结构、阵列标定和一线量产共同决定</w:t>
      </w:r>
      <w:r>
        <w:rPr>
          <w:rFonts w:hint="eastAsia" w:ascii="仿宋" w:hAnsi="仿宋" w:eastAsia="仿宋"/>
          <w:sz w:val="28"/>
          <w:szCs w:val="32"/>
        </w:rPr>
        <w:t>，</w:t>
      </w:r>
      <w:r>
        <w:rPr>
          <w:rFonts w:ascii="仿宋" w:hAnsi="仿宋" w:eastAsia="仿宋"/>
          <w:sz w:val="28"/>
          <w:szCs w:val="32"/>
        </w:rPr>
        <w:t>任何一个环节波动，最终都会表现为响应值漂移、选择性变化、批次不一致或算法模型失效。</w:t>
      </w:r>
      <w:r>
        <w:rPr>
          <w:rFonts w:hint="eastAsia" w:ascii="仿宋" w:hAnsi="仿宋" w:eastAsia="仿宋"/>
          <w:b/>
          <w:bCs/>
          <w:sz w:val="28"/>
          <w:szCs w:val="32"/>
        </w:rPr>
        <w:t>团队在PVD溅射路线上的核心优势不只是产品性能更优，更在于团队已经在晶圆级材料沉积环节形成了长期积累的工艺窗口和工程化能力。</w:t>
      </w:r>
      <w:r>
        <w:rPr>
          <w:rFonts w:hint="eastAsia" w:ascii="仿宋" w:hAnsi="仿宋" w:eastAsia="仿宋"/>
          <w:sz w:val="28"/>
          <w:szCs w:val="32"/>
        </w:rPr>
        <w:t>团队自2020年在宁波材料所启动沉积研发以来，已完成 5000 余种工艺验证，验证40余种靶材，逐步建立起从靶材适配、膜层均匀性、成分稳定性到晶圆级一致性的系统化沉积能力，这类能力依赖大量试错数据和跨环节经验沉淀，短期内难以复制。</w:t>
      </w:r>
    </w:p>
    <w:p w14:paraId="66810B37">
      <w:pPr>
        <w:ind w:firstLine="562" w:firstLineChars="200"/>
        <w:jc w:val="both"/>
        <w:rPr>
          <w:rFonts w:hint="eastAsia" w:ascii="仿宋" w:hAnsi="仿宋" w:eastAsia="仿宋"/>
          <w:sz w:val="28"/>
          <w:szCs w:val="32"/>
        </w:rPr>
      </w:pPr>
      <w:r>
        <w:rPr>
          <w:rFonts w:hint="eastAsia" w:ascii="仿宋" w:hAnsi="仿宋" w:eastAsia="仿宋"/>
          <w:b/>
          <w:bCs/>
          <w:sz w:val="28"/>
          <w:szCs w:val="32"/>
        </w:rPr>
        <w:t>为加速PVD工艺验证，公司在老化筛选环节进行创新，</w:t>
      </w:r>
      <w:r>
        <w:rPr>
          <w:rFonts w:hint="eastAsia" w:ascii="仿宋" w:hAnsi="仿宋" w:eastAsia="仿宋"/>
          <w:sz w:val="28"/>
          <w:szCs w:val="32"/>
        </w:rPr>
        <w:t>把材料早期漂移、批次波动和器件失配风险前置暴露，并与沉积工艺、阵列标定和量产反馈形成闭环，而不是等到终端应用或算法建模阶段才发现问题。通过持续迭代老化条件、筛选标准和批次评价方法，团队能够把 PVD 材料体系中最难控制的长期稳定性问题提前收敛，提升器件响应一致性、选择性稳定性和模型适配可靠性。因此，我们的壁垒不是某一个单点配方或设备参数，而是围绕“晶圆级沉积-老化筛选-量产验证”形成的全链路控制能力；后来者即使知道技术方向，也很难在短时间内补齐同等规模的材料验证、供应链筛选和量产数据积累。</w:t>
      </w:r>
    </w:p>
    <w:p w14:paraId="7F981D2F">
      <w:pPr>
        <w:ind w:firstLine="560" w:firstLineChars="200"/>
        <w:jc w:val="both"/>
        <w:rPr>
          <w:rFonts w:hint="eastAsia" w:ascii="仿宋" w:hAnsi="仿宋" w:eastAsia="仿宋"/>
          <w:sz w:val="28"/>
          <w:szCs w:val="32"/>
        </w:rPr>
      </w:pPr>
      <w:r>
        <w:rPr>
          <w:rFonts w:hint="eastAsia" w:ascii="仿宋" w:hAnsi="仿宋" w:eastAsia="仿宋"/>
          <w:sz w:val="28"/>
          <w:szCs w:val="32"/>
        </w:rPr>
        <w:t>各环节的核心技术壁垒如下：</w:t>
      </w:r>
    </w:p>
    <w:tbl>
      <w:tblPr>
        <w:tblStyle w:val="21"/>
        <w:tblW w:w="8522" w:type="dxa"/>
        <w:jc w:val="center"/>
        <w:tblCellSpacing w:w="15" w:type="dxa"/>
        <w:tblLayout w:type="autofit"/>
        <w:tblCellMar>
          <w:top w:w="15" w:type="dxa"/>
          <w:left w:w="15" w:type="dxa"/>
          <w:bottom w:w="15" w:type="dxa"/>
          <w:right w:w="15" w:type="dxa"/>
        </w:tblCellMar>
      </w:tblPr>
      <w:tblGrid>
        <w:gridCol w:w="1682"/>
        <w:gridCol w:w="3342"/>
        <w:gridCol w:w="3498"/>
      </w:tblGrid>
      <w:tr w14:paraId="119B5A67">
        <w:trPr>
          <w:tblHeader/>
          <w:tblCellSpacing w:w="15" w:type="dxa"/>
          <w:jc w:val="center"/>
        </w:trPr>
        <w:tc>
          <w:tcPr>
            <w:tcW w:w="1637" w:type="dxa"/>
            <w:tcBorders>
              <w:top w:val="single" w:color="auto" w:sz="12" w:space="0"/>
              <w:left w:val="nil"/>
              <w:bottom w:val="nil"/>
              <w:right w:val="nil"/>
            </w:tcBorders>
            <w:tcMar>
              <w:top w:w="-1" w:type="dxa"/>
              <w:left w:w="-1" w:type="dxa"/>
              <w:bottom w:w="-1" w:type="dxa"/>
              <w:right w:w="-1" w:type="dxa"/>
            </w:tcMar>
            <w:vAlign w:val="center"/>
          </w:tcPr>
          <w:p w14:paraId="09A49CF9">
            <w:pPr>
              <w:jc w:val="both"/>
              <w:rPr>
                <w:rFonts w:hint="eastAsia" w:ascii="仿宋" w:hAnsi="仿宋" w:eastAsia="仿宋"/>
                <w:b/>
                <w:bCs/>
                <w:sz w:val="24"/>
                <w:szCs w:val="28"/>
              </w:rPr>
            </w:pPr>
            <w:r>
              <w:rPr>
                <w:rFonts w:ascii="仿宋" w:hAnsi="仿宋" w:eastAsia="仿宋"/>
                <w:b/>
                <w:bCs/>
                <w:sz w:val="24"/>
                <w:szCs w:val="28"/>
              </w:rPr>
              <w:t>环节</w:t>
            </w:r>
          </w:p>
        </w:tc>
        <w:tc>
          <w:tcPr>
            <w:tcW w:w="3312" w:type="dxa"/>
            <w:tcBorders>
              <w:top w:val="single" w:color="auto" w:sz="12" w:space="0"/>
              <w:left w:val="nil"/>
              <w:bottom w:val="nil"/>
              <w:right w:val="nil"/>
            </w:tcBorders>
            <w:tcMar>
              <w:top w:w="-1" w:type="dxa"/>
              <w:left w:w="-1" w:type="dxa"/>
              <w:bottom w:w="-1" w:type="dxa"/>
              <w:right w:w="-1" w:type="dxa"/>
            </w:tcMar>
            <w:vAlign w:val="center"/>
          </w:tcPr>
          <w:p w14:paraId="0B26AA8B">
            <w:pPr>
              <w:jc w:val="both"/>
              <w:rPr>
                <w:rFonts w:hint="eastAsia" w:ascii="仿宋" w:hAnsi="仿宋" w:eastAsia="仿宋"/>
                <w:b/>
                <w:bCs/>
                <w:sz w:val="24"/>
                <w:szCs w:val="28"/>
              </w:rPr>
            </w:pPr>
            <w:r>
              <w:rPr>
                <w:rFonts w:ascii="仿宋" w:hAnsi="仿宋" w:eastAsia="仿宋"/>
                <w:b/>
                <w:bCs/>
                <w:sz w:val="24"/>
                <w:szCs w:val="28"/>
              </w:rPr>
              <w:t>难点</w:t>
            </w:r>
          </w:p>
        </w:tc>
        <w:tc>
          <w:tcPr>
            <w:tcW w:w="3453" w:type="dxa"/>
            <w:tcBorders>
              <w:top w:val="single" w:color="auto" w:sz="12" w:space="0"/>
              <w:left w:val="nil"/>
              <w:bottom w:val="nil"/>
              <w:right w:val="nil"/>
            </w:tcBorders>
            <w:tcMar>
              <w:top w:w="-1" w:type="dxa"/>
              <w:left w:w="-1" w:type="dxa"/>
              <w:bottom w:w="-1" w:type="dxa"/>
              <w:right w:w="-1" w:type="dxa"/>
            </w:tcMar>
            <w:vAlign w:val="center"/>
          </w:tcPr>
          <w:p w14:paraId="65693ECE">
            <w:pPr>
              <w:jc w:val="both"/>
              <w:rPr>
                <w:rFonts w:hint="eastAsia" w:ascii="仿宋" w:hAnsi="仿宋" w:eastAsia="仿宋"/>
                <w:b/>
                <w:bCs/>
                <w:sz w:val="24"/>
                <w:szCs w:val="28"/>
              </w:rPr>
            </w:pPr>
            <w:r>
              <w:rPr>
                <w:rFonts w:ascii="仿宋" w:hAnsi="仿宋" w:eastAsia="仿宋"/>
                <w:b/>
                <w:bCs/>
                <w:sz w:val="24"/>
                <w:szCs w:val="28"/>
              </w:rPr>
              <w:t>体系能力体现</w:t>
            </w:r>
          </w:p>
        </w:tc>
      </w:tr>
      <w:tr w14:paraId="6EE15B76">
        <w:trPr>
          <w:tblCellSpacing w:w="15" w:type="dxa"/>
          <w:jc w:val="center"/>
        </w:trPr>
        <w:tc>
          <w:tcPr>
            <w:tcW w:w="1637" w:type="dxa"/>
            <w:tcBorders>
              <w:top w:val="single" w:color="auto" w:sz="4" w:space="0"/>
              <w:left w:val="nil"/>
              <w:bottom w:val="nil"/>
              <w:right w:val="nil"/>
            </w:tcBorders>
            <w:tcMar>
              <w:top w:w="-1" w:type="dxa"/>
              <w:left w:w="-1" w:type="dxa"/>
              <w:bottom w:w="-1" w:type="dxa"/>
              <w:right w:w="-1" w:type="dxa"/>
            </w:tcMar>
          </w:tcPr>
          <w:p w14:paraId="0FE7D4AC">
            <w:pPr>
              <w:jc w:val="both"/>
              <w:rPr>
                <w:rFonts w:hint="eastAsia" w:ascii="仿宋" w:hAnsi="仿宋" w:eastAsia="仿宋"/>
                <w:sz w:val="24"/>
                <w:szCs w:val="28"/>
              </w:rPr>
            </w:pPr>
            <w:r>
              <w:rPr>
                <w:rFonts w:ascii="仿宋" w:hAnsi="仿宋" w:eastAsia="仿宋"/>
                <w:sz w:val="24"/>
                <w:szCs w:val="28"/>
              </w:rPr>
              <w:t>靶材选择</w:t>
            </w:r>
          </w:p>
        </w:tc>
        <w:tc>
          <w:tcPr>
            <w:tcW w:w="3312" w:type="dxa"/>
            <w:tcBorders>
              <w:top w:val="single" w:color="auto" w:sz="4" w:space="0"/>
              <w:left w:val="nil"/>
              <w:bottom w:val="nil"/>
              <w:right w:val="nil"/>
            </w:tcBorders>
            <w:tcMar>
              <w:top w:w="-1" w:type="dxa"/>
              <w:left w:w="-1" w:type="dxa"/>
              <w:bottom w:w="-1" w:type="dxa"/>
              <w:right w:w="-1" w:type="dxa"/>
            </w:tcMar>
          </w:tcPr>
          <w:p w14:paraId="4BD68740">
            <w:pPr>
              <w:jc w:val="both"/>
              <w:rPr>
                <w:rFonts w:hint="eastAsia" w:ascii="仿宋" w:hAnsi="仿宋" w:eastAsia="仿宋"/>
                <w:sz w:val="24"/>
                <w:szCs w:val="28"/>
              </w:rPr>
            </w:pPr>
            <w:r>
              <w:rPr>
                <w:rFonts w:ascii="仿宋" w:hAnsi="仿宋" w:eastAsia="仿宋"/>
                <w:sz w:val="24"/>
                <w:szCs w:val="28"/>
              </w:rPr>
              <w:t>供应商材料性能不稳定，纯度、掺杂、晶粒、密度都会影响膜层</w:t>
            </w:r>
          </w:p>
        </w:tc>
        <w:tc>
          <w:tcPr>
            <w:tcW w:w="3453" w:type="dxa"/>
            <w:tcBorders>
              <w:top w:val="single" w:color="auto" w:sz="4" w:space="0"/>
              <w:left w:val="nil"/>
              <w:bottom w:val="nil"/>
              <w:right w:val="nil"/>
            </w:tcBorders>
            <w:tcMar>
              <w:top w:w="-1" w:type="dxa"/>
              <w:left w:w="-1" w:type="dxa"/>
              <w:bottom w:w="-1" w:type="dxa"/>
              <w:right w:w="-1" w:type="dxa"/>
            </w:tcMar>
          </w:tcPr>
          <w:p w14:paraId="000F8802">
            <w:pPr>
              <w:jc w:val="both"/>
              <w:rPr>
                <w:rFonts w:hint="eastAsia" w:ascii="仿宋" w:hAnsi="仿宋" w:eastAsia="仿宋"/>
                <w:sz w:val="24"/>
                <w:szCs w:val="28"/>
              </w:rPr>
            </w:pPr>
            <w:r>
              <w:rPr>
                <w:rFonts w:ascii="仿宋" w:hAnsi="仿宋" w:eastAsia="仿宋"/>
                <w:sz w:val="24"/>
                <w:szCs w:val="28"/>
              </w:rPr>
              <w:t>建立靶材标准，例如 12 类材料体系、来料判定、黄金样库</w:t>
            </w:r>
          </w:p>
        </w:tc>
      </w:tr>
      <w:tr w14:paraId="3394644E">
        <w:trPr>
          <w:tblCellSpacing w:w="15" w:type="dxa"/>
          <w:jc w:val="center"/>
        </w:trPr>
        <w:tc>
          <w:tcPr>
            <w:tcW w:w="1637" w:type="dxa"/>
            <w:tcBorders>
              <w:top w:val="nil"/>
              <w:left w:val="nil"/>
              <w:bottom w:val="nil"/>
              <w:right w:val="nil"/>
            </w:tcBorders>
            <w:tcMar>
              <w:top w:w="-1" w:type="dxa"/>
              <w:left w:w="-1" w:type="dxa"/>
              <w:bottom w:w="-1" w:type="dxa"/>
              <w:right w:w="-1" w:type="dxa"/>
            </w:tcMar>
          </w:tcPr>
          <w:p w14:paraId="567EBA8C">
            <w:pPr>
              <w:jc w:val="both"/>
              <w:rPr>
                <w:rFonts w:hint="eastAsia" w:ascii="仿宋" w:hAnsi="仿宋" w:eastAsia="仿宋"/>
                <w:sz w:val="24"/>
                <w:szCs w:val="28"/>
              </w:rPr>
            </w:pPr>
            <w:r>
              <w:rPr>
                <w:rFonts w:ascii="仿宋" w:hAnsi="仿宋" w:eastAsia="仿宋"/>
                <w:sz w:val="24"/>
                <w:szCs w:val="28"/>
              </w:rPr>
              <w:t>敏感材料优化</w:t>
            </w:r>
          </w:p>
        </w:tc>
        <w:tc>
          <w:tcPr>
            <w:tcW w:w="3312" w:type="dxa"/>
            <w:tcBorders>
              <w:top w:val="nil"/>
              <w:left w:val="nil"/>
              <w:bottom w:val="nil"/>
              <w:right w:val="nil"/>
            </w:tcBorders>
            <w:tcMar>
              <w:top w:w="-1" w:type="dxa"/>
              <w:left w:w="-1" w:type="dxa"/>
              <w:bottom w:w="-1" w:type="dxa"/>
              <w:right w:w="-1" w:type="dxa"/>
            </w:tcMar>
          </w:tcPr>
          <w:p w14:paraId="56C77E13">
            <w:pPr>
              <w:jc w:val="both"/>
              <w:rPr>
                <w:rFonts w:hint="eastAsia" w:ascii="仿宋" w:hAnsi="仿宋" w:eastAsia="仿宋"/>
                <w:sz w:val="24"/>
                <w:szCs w:val="28"/>
              </w:rPr>
            </w:pPr>
            <w:r>
              <w:rPr>
                <w:rFonts w:ascii="仿宋" w:hAnsi="仿宋" w:eastAsia="仿宋"/>
                <w:sz w:val="24"/>
                <w:szCs w:val="28"/>
              </w:rPr>
              <w:t>同一类气体可能被多种材料响应，不同气体又会交叉干扰</w:t>
            </w:r>
          </w:p>
        </w:tc>
        <w:tc>
          <w:tcPr>
            <w:tcW w:w="3453" w:type="dxa"/>
            <w:tcBorders>
              <w:top w:val="nil"/>
              <w:left w:val="nil"/>
              <w:bottom w:val="nil"/>
              <w:right w:val="nil"/>
            </w:tcBorders>
            <w:tcMar>
              <w:top w:w="-1" w:type="dxa"/>
              <w:left w:w="-1" w:type="dxa"/>
              <w:bottom w:w="-1" w:type="dxa"/>
              <w:right w:w="-1" w:type="dxa"/>
            </w:tcMar>
          </w:tcPr>
          <w:p w14:paraId="3E3C8A5A">
            <w:pPr>
              <w:jc w:val="both"/>
              <w:rPr>
                <w:rFonts w:hint="eastAsia" w:ascii="仿宋" w:hAnsi="仿宋" w:eastAsia="仿宋"/>
                <w:sz w:val="24"/>
                <w:szCs w:val="28"/>
              </w:rPr>
            </w:pPr>
            <w:r>
              <w:rPr>
                <w:rFonts w:ascii="仿宋" w:hAnsi="仿宋" w:eastAsia="仿宋"/>
                <w:sz w:val="24"/>
                <w:szCs w:val="28"/>
              </w:rPr>
              <w:t>长周期筛选，找到可用材料组合，而不是只看单点灵敏度</w:t>
            </w:r>
          </w:p>
        </w:tc>
      </w:tr>
      <w:tr w14:paraId="2906AFEB">
        <w:trPr>
          <w:tblCellSpacing w:w="15" w:type="dxa"/>
          <w:jc w:val="center"/>
        </w:trPr>
        <w:tc>
          <w:tcPr>
            <w:tcW w:w="1637" w:type="dxa"/>
            <w:tcBorders>
              <w:top w:val="nil"/>
              <w:left w:val="nil"/>
              <w:bottom w:val="nil"/>
              <w:right w:val="nil"/>
            </w:tcBorders>
            <w:tcMar>
              <w:top w:w="-1" w:type="dxa"/>
              <w:left w:w="-1" w:type="dxa"/>
              <w:bottom w:w="-1" w:type="dxa"/>
              <w:right w:w="-1" w:type="dxa"/>
            </w:tcMar>
          </w:tcPr>
          <w:p w14:paraId="5ED8D45C">
            <w:pPr>
              <w:jc w:val="both"/>
              <w:rPr>
                <w:rFonts w:hint="eastAsia" w:ascii="仿宋" w:hAnsi="仿宋" w:eastAsia="仿宋"/>
                <w:sz w:val="24"/>
                <w:szCs w:val="28"/>
              </w:rPr>
            </w:pPr>
            <w:r>
              <w:rPr>
                <w:rFonts w:ascii="仿宋" w:hAnsi="仿宋" w:eastAsia="仿宋"/>
                <w:sz w:val="24"/>
                <w:szCs w:val="28"/>
              </w:rPr>
              <w:t>溅射工艺</w:t>
            </w:r>
          </w:p>
        </w:tc>
        <w:tc>
          <w:tcPr>
            <w:tcW w:w="3312" w:type="dxa"/>
            <w:tcBorders>
              <w:top w:val="nil"/>
              <w:left w:val="nil"/>
              <w:bottom w:val="nil"/>
              <w:right w:val="nil"/>
            </w:tcBorders>
            <w:tcMar>
              <w:top w:w="-1" w:type="dxa"/>
              <w:left w:w="-1" w:type="dxa"/>
              <w:bottom w:w="-1" w:type="dxa"/>
              <w:right w:w="-1" w:type="dxa"/>
            </w:tcMar>
          </w:tcPr>
          <w:p w14:paraId="3F57A6F6">
            <w:pPr>
              <w:jc w:val="both"/>
              <w:rPr>
                <w:rFonts w:hint="eastAsia" w:ascii="仿宋" w:hAnsi="仿宋" w:eastAsia="仿宋"/>
                <w:sz w:val="24"/>
                <w:szCs w:val="28"/>
              </w:rPr>
            </w:pPr>
            <w:r>
              <w:rPr>
                <w:rFonts w:ascii="仿宋" w:hAnsi="仿宋" w:eastAsia="仿宋"/>
                <w:sz w:val="24"/>
                <w:szCs w:val="28"/>
              </w:rPr>
              <w:t>功率、气压、氧氩比、温度、膜厚都会影响氧空位和微结构</w:t>
            </w:r>
          </w:p>
        </w:tc>
        <w:tc>
          <w:tcPr>
            <w:tcW w:w="3453" w:type="dxa"/>
            <w:tcBorders>
              <w:top w:val="nil"/>
              <w:left w:val="nil"/>
              <w:bottom w:val="nil"/>
              <w:right w:val="nil"/>
            </w:tcBorders>
            <w:tcMar>
              <w:top w:w="-1" w:type="dxa"/>
              <w:left w:w="-1" w:type="dxa"/>
              <w:bottom w:w="-1" w:type="dxa"/>
              <w:right w:w="-1" w:type="dxa"/>
            </w:tcMar>
          </w:tcPr>
          <w:p w14:paraId="20AD0788">
            <w:pPr>
              <w:jc w:val="both"/>
              <w:rPr>
                <w:rFonts w:hint="eastAsia" w:ascii="仿宋" w:hAnsi="仿宋" w:eastAsia="仿宋"/>
                <w:sz w:val="24"/>
                <w:szCs w:val="28"/>
              </w:rPr>
            </w:pPr>
            <w:r>
              <w:rPr>
                <w:rFonts w:ascii="仿宋" w:hAnsi="仿宋" w:eastAsia="仿宋"/>
                <w:sz w:val="24"/>
                <w:szCs w:val="28"/>
              </w:rPr>
              <w:t>固化工艺窗口，保证批次间可重复</w:t>
            </w:r>
          </w:p>
        </w:tc>
      </w:tr>
      <w:tr w14:paraId="70C4D8A2">
        <w:trPr>
          <w:tblCellSpacing w:w="15" w:type="dxa"/>
          <w:jc w:val="center"/>
        </w:trPr>
        <w:tc>
          <w:tcPr>
            <w:tcW w:w="1637" w:type="dxa"/>
            <w:tcBorders>
              <w:top w:val="nil"/>
              <w:left w:val="nil"/>
              <w:bottom w:val="nil"/>
              <w:right w:val="nil"/>
            </w:tcBorders>
            <w:tcMar>
              <w:top w:w="-1" w:type="dxa"/>
              <w:left w:w="-1" w:type="dxa"/>
              <w:bottom w:w="-1" w:type="dxa"/>
              <w:right w:w="-1" w:type="dxa"/>
            </w:tcMar>
          </w:tcPr>
          <w:p w14:paraId="0097971A">
            <w:pPr>
              <w:jc w:val="both"/>
              <w:rPr>
                <w:rFonts w:hint="eastAsia" w:ascii="仿宋" w:hAnsi="仿宋" w:eastAsia="仿宋"/>
                <w:sz w:val="24"/>
                <w:szCs w:val="28"/>
              </w:rPr>
            </w:pPr>
            <w:r>
              <w:rPr>
                <w:rFonts w:ascii="仿宋" w:hAnsi="仿宋" w:eastAsia="仿宋"/>
                <w:sz w:val="24"/>
                <w:szCs w:val="28"/>
              </w:rPr>
              <w:t>老化筛选</w:t>
            </w:r>
          </w:p>
        </w:tc>
        <w:tc>
          <w:tcPr>
            <w:tcW w:w="3312" w:type="dxa"/>
            <w:tcBorders>
              <w:top w:val="nil"/>
              <w:left w:val="nil"/>
              <w:bottom w:val="nil"/>
              <w:right w:val="nil"/>
            </w:tcBorders>
            <w:tcMar>
              <w:top w:w="-1" w:type="dxa"/>
              <w:left w:w="-1" w:type="dxa"/>
              <w:bottom w:w="-1" w:type="dxa"/>
              <w:right w:w="-1" w:type="dxa"/>
            </w:tcMar>
          </w:tcPr>
          <w:p w14:paraId="528C73EC">
            <w:pPr>
              <w:jc w:val="both"/>
              <w:rPr>
                <w:rFonts w:hint="eastAsia" w:ascii="仿宋" w:hAnsi="仿宋" w:eastAsia="仿宋"/>
                <w:sz w:val="24"/>
                <w:szCs w:val="28"/>
              </w:rPr>
            </w:pPr>
            <w:r>
              <w:rPr>
                <w:rFonts w:ascii="仿宋" w:hAnsi="仿宋" w:eastAsia="仿宋"/>
                <w:sz w:val="24"/>
                <w:szCs w:val="28"/>
              </w:rPr>
              <w:t>初期漂移大，R</w:t>
            </w:r>
            <w:r>
              <w:rPr>
                <w:rFonts w:ascii="Cambria Math" w:hAnsi="Cambria Math" w:eastAsia="仿宋" w:cs="Cambria Math"/>
                <w:sz w:val="24"/>
                <w:szCs w:val="28"/>
              </w:rPr>
              <w:t>₀</w:t>
            </w:r>
            <w:r>
              <w:rPr>
                <w:rFonts w:ascii="仿宋" w:hAnsi="仿宋" w:eastAsia="仿宋"/>
                <w:sz w:val="24"/>
                <w:szCs w:val="28"/>
              </w:rPr>
              <w:t>、灵敏度、响应恢复曲线会随时间变化</w:t>
            </w:r>
          </w:p>
        </w:tc>
        <w:tc>
          <w:tcPr>
            <w:tcW w:w="3453" w:type="dxa"/>
            <w:tcBorders>
              <w:top w:val="nil"/>
              <w:left w:val="nil"/>
              <w:bottom w:val="nil"/>
              <w:right w:val="nil"/>
            </w:tcBorders>
            <w:tcMar>
              <w:top w:w="-1" w:type="dxa"/>
              <w:left w:w="-1" w:type="dxa"/>
              <w:bottom w:w="-1" w:type="dxa"/>
              <w:right w:w="-1" w:type="dxa"/>
            </w:tcMar>
          </w:tcPr>
          <w:p w14:paraId="7147F668">
            <w:pPr>
              <w:jc w:val="both"/>
              <w:rPr>
                <w:rFonts w:hint="eastAsia" w:ascii="仿宋" w:hAnsi="仿宋" w:eastAsia="仿宋"/>
                <w:sz w:val="24"/>
                <w:szCs w:val="28"/>
              </w:rPr>
            </w:pPr>
            <w:r>
              <w:rPr>
                <w:rFonts w:ascii="仿宋" w:hAnsi="仿宋" w:eastAsia="仿宋"/>
                <w:sz w:val="24"/>
                <w:szCs w:val="28"/>
              </w:rPr>
              <w:t>通过 100/400/900h 等节点筛掉不稳定器件</w:t>
            </w:r>
          </w:p>
        </w:tc>
      </w:tr>
      <w:tr w14:paraId="0E55DC0D">
        <w:trPr>
          <w:tblCellSpacing w:w="15" w:type="dxa"/>
          <w:jc w:val="center"/>
        </w:trPr>
        <w:tc>
          <w:tcPr>
            <w:tcW w:w="1637" w:type="dxa"/>
            <w:tcBorders>
              <w:top w:val="nil"/>
              <w:left w:val="nil"/>
              <w:bottom w:val="nil"/>
              <w:right w:val="nil"/>
            </w:tcBorders>
            <w:tcMar>
              <w:top w:w="-1" w:type="dxa"/>
              <w:left w:w="-1" w:type="dxa"/>
              <w:bottom w:w="-1" w:type="dxa"/>
              <w:right w:w="-1" w:type="dxa"/>
            </w:tcMar>
          </w:tcPr>
          <w:p w14:paraId="4AB7AB92">
            <w:pPr>
              <w:jc w:val="both"/>
              <w:rPr>
                <w:rFonts w:hint="eastAsia" w:ascii="仿宋" w:hAnsi="仿宋" w:eastAsia="仿宋"/>
                <w:sz w:val="24"/>
                <w:szCs w:val="28"/>
              </w:rPr>
            </w:pPr>
            <w:r>
              <w:rPr>
                <w:rFonts w:ascii="仿宋" w:hAnsi="仿宋" w:eastAsia="仿宋"/>
                <w:sz w:val="24"/>
                <w:szCs w:val="28"/>
              </w:rPr>
              <w:t>电路设计</w:t>
            </w:r>
          </w:p>
        </w:tc>
        <w:tc>
          <w:tcPr>
            <w:tcW w:w="3312" w:type="dxa"/>
            <w:tcBorders>
              <w:top w:val="nil"/>
              <w:left w:val="nil"/>
              <w:bottom w:val="nil"/>
              <w:right w:val="nil"/>
            </w:tcBorders>
            <w:tcMar>
              <w:top w:w="-1" w:type="dxa"/>
              <w:left w:w="-1" w:type="dxa"/>
              <w:bottom w:w="-1" w:type="dxa"/>
              <w:right w:w="-1" w:type="dxa"/>
            </w:tcMar>
          </w:tcPr>
          <w:p w14:paraId="033DEF76">
            <w:pPr>
              <w:jc w:val="both"/>
              <w:rPr>
                <w:rFonts w:hint="eastAsia" w:ascii="仿宋" w:hAnsi="仿宋" w:eastAsia="仿宋"/>
                <w:sz w:val="24"/>
                <w:szCs w:val="28"/>
              </w:rPr>
            </w:pPr>
            <w:r>
              <w:rPr>
                <w:rFonts w:ascii="仿宋" w:hAnsi="仿宋" w:eastAsia="仿宋"/>
                <w:sz w:val="24"/>
                <w:szCs w:val="28"/>
              </w:rPr>
              <w:t>阻值范围宽、信号小、温湿度干扰强，多通道阵列还要抗 EMC</w:t>
            </w:r>
          </w:p>
        </w:tc>
        <w:tc>
          <w:tcPr>
            <w:tcW w:w="3453" w:type="dxa"/>
            <w:tcBorders>
              <w:top w:val="nil"/>
              <w:left w:val="nil"/>
              <w:bottom w:val="nil"/>
              <w:right w:val="nil"/>
            </w:tcBorders>
            <w:tcMar>
              <w:top w:w="-1" w:type="dxa"/>
              <w:left w:w="-1" w:type="dxa"/>
              <w:bottom w:w="-1" w:type="dxa"/>
              <w:right w:w="-1" w:type="dxa"/>
            </w:tcMar>
          </w:tcPr>
          <w:p w14:paraId="7A183929">
            <w:pPr>
              <w:jc w:val="both"/>
              <w:rPr>
                <w:rFonts w:hint="eastAsia" w:ascii="仿宋" w:hAnsi="仿宋" w:eastAsia="仿宋"/>
                <w:sz w:val="24"/>
                <w:szCs w:val="28"/>
              </w:rPr>
            </w:pPr>
            <w:r>
              <w:rPr>
                <w:rFonts w:ascii="仿宋" w:hAnsi="仿宋" w:eastAsia="仿宋"/>
                <w:sz w:val="24"/>
                <w:szCs w:val="28"/>
              </w:rPr>
              <w:t>低噪声采集、加热控制、温湿度补偿、车规电路</w:t>
            </w:r>
          </w:p>
        </w:tc>
      </w:tr>
      <w:tr w14:paraId="27A579F4">
        <w:trPr>
          <w:tblCellSpacing w:w="15" w:type="dxa"/>
          <w:jc w:val="center"/>
        </w:trPr>
        <w:tc>
          <w:tcPr>
            <w:tcW w:w="1637" w:type="dxa"/>
            <w:tcBorders>
              <w:top w:val="nil"/>
              <w:left w:val="nil"/>
              <w:bottom w:val="nil"/>
              <w:right w:val="nil"/>
            </w:tcBorders>
            <w:tcMar>
              <w:top w:w="-1" w:type="dxa"/>
              <w:left w:w="-1" w:type="dxa"/>
              <w:bottom w:w="-1" w:type="dxa"/>
              <w:right w:w="-1" w:type="dxa"/>
            </w:tcMar>
          </w:tcPr>
          <w:p w14:paraId="0EE79666">
            <w:pPr>
              <w:jc w:val="both"/>
              <w:rPr>
                <w:rFonts w:hint="eastAsia" w:ascii="仿宋" w:hAnsi="仿宋" w:eastAsia="仿宋"/>
                <w:sz w:val="24"/>
                <w:szCs w:val="28"/>
              </w:rPr>
            </w:pPr>
            <w:r>
              <w:rPr>
                <w:rFonts w:ascii="仿宋" w:hAnsi="仿宋" w:eastAsia="仿宋"/>
                <w:sz w:val="24"/>
                <w:szCs w:val="28"/>
              </w:rPr>
              <w:t>LGA封装</w:t>
            </w:r>
          </w:p>
        </w:tc>
        <w:tc>
          <w:tcPr>
            <w:tcW w:w="3312" w:type="dxa"/>
            <w:tcBorders>
              <w:top w:val="nil"/>
              <w:left w:val="nil"/>
              <w:bottom w:val="nil"/>
              <w:right w:val="nil"/>
            </w:tcBorders>
            <w:tcMar>
              <w:top w:w="-1" w:type="dxa"/>
              <w:left w:w="-1" w:type="dxa"/>
              <w:bottom w:w="-1" w:type="dxa"/>
              <w:right w:w="-1" w:type="dxa"/>
            </w:tcMar>
          </w:tcPr>
          <w:p w14:paraId="658178F4">
            <w:pPr>
              <w:jc w:val="both"/>
              <w:rPr>
                <w:rFonts w:hint="eastAsia" w:ascii="仿宋" w:hAnsi="仿宋" w:eastAsia="仿宋"/>
                <w:sz w:val="24"/>
                <w:szCs w:val="28"/>
              </w:rPr>
            </w:pPr>
            <w:r>
              <w:rPr>
                <w:rFonts w:ascii="仿宋" w:hAnsi="仿宋" w:eastAsia="仿宋"/>
                <w:sz w:val="24"/>
                <w:szCs w:val="28"/>
              </w:rPr>
              <w:t>封装材料、透气膜、防水防尘、气体扩散路径都会影响响应速度</w:t>
            </w:r>
          </w:p>
        </w:tc>
        <w:tc>
          <w:tcPr>
            <w:tcW w:w="3453" w:type="dxa"/>
            <w:tcBorders>
              <w:top w:val="nil"/>
              <w:left w:val="nil"/>
              <w:bottom w:val="nil"/>
              <w:right w:val="nil"/>
            </w:tcBorders>
            <w:tcMar>
              <w:top w:w="-1" w:type="dxa"/>
              <w:left w:w="-1" w:type="dxa"/>
              <w:bottom w:w="-1" w:type="dxa"/>
              <w:right w:w="-1" w:type="dxa"/>
            </w:tcMar>
          </w:tcPr>
          <w:p w14:paraId="330A27CC">
            <w:pPr>
              <w:jc w:val="both"/>
              <w:rPr>
                <w:rFonts w:hint="eastAsia" w:ascii="仿宋" w:hAnsi="仿宋" w:eastAsia="仿宋"/>
                <w:sz w:val="24"/>
                <w:szCs w:val="28"/>
              </w:rPr>
            </w:pPr>
            <w:r>
              <w:rPr>
                <w:rFonts w:ascii="仿宋" w:hAnsi="仿宋" w:eastAsia="仿宋"/>
                <w:sz w:val="24"/>
                <w:szCs w:val="28"/>
              </w:rPr>
              <w:t>在可靠性、防护和响应速度之间找平衡</w:t>
            </w:r>
          </w:p>
        </w:tc>
      </w:tr>
      <w:tr w14:paraId="38FABC49">
        <w:trPr>
          <w:tblCellSpacing w:w="15" w:type="dxa"/>
          <w:jc w:val="center"/>
        </w:trPr>
        <w:tc>
          <w:tcPr>
            <w:tcW w:w="1637" w:type="dxa"/>
            <w:tcBorders>
              <w:top w:val="nil"/>
              <w:left w:val="nil"/>
              <w:bottom w:val="nil"/>
              <w:right w:val="nil"/>
            </w:tcBorders>
            <w:tcMar>
              <w:top w:w="-1" w:type="dxa"/>
              <w:left w:w="-1" w:type="dxa"/>
              <w:bottom w:w="-1" w:type="dxa"/>
              <w:right w:w="-1" w:type="dxa"/>
            </w:tcMar>
          </w:tcPr>
          <w:p w14:paraId="12444C00">
            <w:pPr>
              <w:jc w:val="both"/>
              <w:rPr>
                <w:rFonts w:hint="eastAsia" w:ascii="仿宋" w:hAnsi="仿宋" w:eastAsia="仿宋"/>
                <w:sz w:val="24"/>
                <w:szCs w:val="28"/>
              </w:rPr>
            </w:pPr>
            <w:r>
              <w:rPr>
                <w:rFonts w:ascii="仿宋" w:hAnsi="仿宋" w:eastAsia="仿宋"/>
                <w:sz w:val="24"/>
                <w:szCs w:val="28"/>
              </w:rPr>
              <w:t>阵列标定</w:t>
            </w:r>
          </w:p>
        </w:tc>
        <w:tc>
          <w:tcPr>
            <w:tcW w:w="3312" w:type="dxa"/>
            <w:tcBorders>
              <w:top w:val="nil"/>
              <w:left w:val="nil"/>
              <w:bottom w:val="nil"/>
              <w:right w:val="nil"/>
            </w:tcBorders>
            <w:tcMar>
              <w:top w:w="-1" w:type="dxa"/>
              <w:left w:w="-1" w:type="dxa"/>
              <w:bottom w:w="-1" w:type="dxa"/>
              <w:right w:w="-1" w:type="dxa"/>
            </w:tcMar>
          </w:tcPr>
          <w:p w14:paraId="612464FA">
            <w:pPr>
              <w:jc w:val="both"/>
              <w:rPr>
                <w:rFonts w:hint="eastAsia" w:ascii="仿宋" w:hAnsi="仿宋" w:eastAsia="仿宋"/>
                <w:sz w:val="24"/>
                <w:szCs w:val="28"/>
              </w:rPr>
            </w:pPr>
            <w:r>
              <w:rPr>
                <w:rFonts w:ascii="仿宋" w:hAnsi="仿宋" w:eastAsia="仿宋"/>
                <w:sz w:val="24"/>
                <w:szCs w:val="28"/>
              </w:rPr>
              <w:t>单颗一致性不够，阵列组合后还要解决批差、漂移和模型迁移</w:t>
            </w:r>
          </w:p>
        </w:tc>
        <w:tc>
          <w:tcPr>
            <w:tcW w:w="3453" w:type="dxa"/>
            <w:tcBorders>
              <w:top w:val="nil"/>
              <w:left w:val="nil"/>
              <w:bottom w:val="nil"/>
              <w:right w:val="nil"/>
            </w:tcBorders>
            <w:tcMar>
              <w:top w:w="-1" w:type="dxa"/>
              <w:left w:w="-1" w:type="dxa"/>
              <w:bottom w:w="-1" w:type="dxa"/>
              <w:right w:w="-1" w:type="dxa"/>
            </w:tcMar>
          </w:tcPr>
          <w:p w14:paraId="4C42C7E0">
            <w:pPr>
              <w:jc w:val="both"/>
              <w:rPr>
                <w:rFonts w:hint="eastAsia" w:ascii="仿宋" w:hAnsi="仿宋" w:eastAsia="仿宋"/>
                <w:sz w:val="24"/>
                <w:szCs w:val="28"/>
              </w:rPr>
            </w:pPr>
            <w:r>
              <w:rPr>
                <w:rFonts w:ascii="仿宋" w:hAnsi="仿宋" w:eastAsia="仿宋"/>
                <w:sz w:val="24"/>
                <w:szCs w:val="28"/>
              </w:rPr>
              <w:t>建立气味数据库、标定工装、算法模型和追溯体系</w:t>
            </w:r>
          </w:p>
        </w:tc>
      </w:tr>
      <w:tr w14:paraId="2797577E">
        <w:trPr>
          <w:tblCellSpacing w:w="15" w:type="dxa"/>
          <w:jc w:val="center"/>
        </w:trPr>
        <w:tc>
          <w:tcPr>
            <w:tcW w:w="1637" w:type="dxa"/>
            <w:tcBorders>
              <w:top w:val="nil"/>
              <w:left w:val="nil"/>
              <w:bottom w:val="single" w:color="auto" w:sz="12" w:space="0"/>
              <w:right w:val="nil"/>
            </w:tcBorders>
            <w:tcMar>
              <w:top w:w="-1" w:type="dxa"/>
              <w:left w:w="-1" w:type="dxa"/>
              <w:bottom w:w="-1" w:type="dxa"/>
              <w:right w:w="-1" w:type="dxa"/>
            </w:tcMar>
          </w:tcPr>
          <w:p w14:paraId="0616032E">
            <w:pPr>
              <w:jc w:val="both"/>
              <w:rPr>
                <w:rFonts w:hint="eastAsia" w:ascii="仿宋" w:hAnsi="仿宋" w:eastAsia="仿宋"/>
                <w:sz w:val="24"/>
                <w:szCs w:val="28"/>
              </w:rPr>
            </w:pPr>
            <w:r>
              <w:rPr>
                <w:rFonts w:ascii="仿宋" w:hAnsi="仿宋" w:eastAsia="仿宋"/>
                <w:sz w:val="24"/>
                <w:szCs w:val="28"/>
              </w:rPr>
              <w:t>一线量产</w:t>
            </w:r>
          </w:p>
        </w:tc>
        <w:tc>
          <w:tcPr>
            <w:tcW w:w="3312" w:type="dxa"/>
            <w:tcBorders>
              <w:top w:val="nil"/>
              <w:left w:val="nil"/>
              <w:bottom w:val="single" w:color="auto" w:sz="12" w:space="0"/>
              <w:right w:val="nil"/>
            </w:tcBorders>
            <w:tcMar>
              <w:top w:w="-1" w:type="dxa"/>
              <w:left w:w="-1" w:type="dxa"/>
              <w:bottom w:w="-1" w:type="dxa"/>
              <w:right w:w="-1" w:type="dxa"/>
            </w:tcMar>
          </w:tcPr>
          <w:p w14:paraId="1584BA34">
            <w:pPr>
              <w:jc w:val="both"/>
              <w:rPr>
                <w:rFonts w:hint="eastAsia" w:ascii="仿宋" w:hAnsi="仿宋" w:eastAsia="仿宋"/>
                <w:sz w:val="24"/>
                <w:szCs w:val="28"/>
              </w:rPr>
            </w:pPr>
            <w:r>
              <w:rPr>
                <w:rFonts w:ascii="仿宋" w:hAnsi="仿宋" w:eastAsia="仿宋"/>
                <w:sz w:val="24"/>
                <w:szCs w:val="28"/>
              </w:rPr>
              <w:t>实验室样品可用不代表产线稳定，设备、人、料、环境都会波动</w:t>
            </w:r>
          </w:p>
        </w:tc>
        <w:tc>
          <w:tcPr>
            <w:tcW w:w="3453" w:type="dxa"/>
            <w:tcBorders>
              <w:top w:val="nil"/>
              <w:left w:val="nil"/>
              <w:bottom w:val="single" w:color="auto" w:sz="12" w:space="0"/>
              <w:right w:val="nil"/>
            </w:tcBorders>
            <w:tcMar>
              <w:top w:w="-1" w:type="dxa"/>
              <w:left w:w="-1" w:type="dxa"/>
              <w:bottom w:w="-1" w:type="dxa"/>
              <w:right w:w="-1" w:type="dxa"/>
            </w:tcMar>
          </w:tcPr>
          <w:p w14:paraId="1FE8231A">
            <w:pPr>
              <w:jc w:val="both"/>
              <w:rPr>
                <w:rFonts w:hint="eastAsia" w:ascii="仿宋" w:hAnsi="仿宋" w:eastAsia="仿宋"/>
                <w:sz w:val="24"/>
                <w:szCs w:val="28"/>
              </w:rPr>
            </w:pPr>
            <w:r>
              <w:rPr>
                <w:rFonts w:ascii="仿宋" w:hAnsi="仿宋" w:eastAsia="仿宋"/>
                <w:sz w:val="24"/>
                <w:szCs w:val="28"/>
              </w:rPr>
              <w:t>SPC、CPK、MES追溯、黄金样机、异常闭环</w:t>
            </w:r>
          </w:p>
        </w:tc>
      </w:tr>
    </w:tbl>
    <w:p w14:paraId="74043557">
      <w:pPr>
        <w:pStyle w:val="12"/>
        <w:spacing w:before="129" w:line="360" w:lineRule="auto"/>
        <w:outlineLvl w:val="1"/>
        <w:rPr>
          <w:rFonts w:hint="eastAsia" w:ascii="华文楷体" w:hAnsi="华文楷体" w:eastAsia="华文楷体" w:cs="华文楷体"/>
          <w:b/>
          <w:bCs/>
          <w:spacing w:val="-4"/>
          <w:sz w:val="32"/>
          <w:szCs w:val="32"/>
          <w:lang w:eastAsia="zh-CN"/>
        </w:rPr>
      </w:pPr>
      <w:bookmarkStart w:id="87" w:name="_Toc236409680"/>
      <w:r>
        <w:rPr>
          <w:rFonts w:hint="eastAsia" w:ascii="华文楷体" w:hAnsi="华文楷体" w:eastAsia="华文楷体" w:cs="华文楷体"/>
          <w:b/>
          <w:bCs/>
          <w:spacing w:val="-4"/>
          <w:sz w:val="32"/>
          <w:szCs w:val="32"/>
          <w:lang w:eastAsia="zh-CN"/>
        </w:rPr>
        <w:t>2.3行业竞争格局</w:t>
      </w:r>
      <w:bookmarkEnd w:id="87"/>
    </w:p>
    <w:p w14:paraId="607F5020">
      <w:pPr>
        <w:ind w:firstLine="562" w:firstLineChars="200"/>
        <w:jc w:val="both"/>
        <w:rPr>
          <w:rFonts w:hint="eastAsia" w:ascii="仿宋" w:hAnsi="仿宋" w:eastAsia="仿宋"/>
          <w:sz w:val="28"/>
          <w:szCs w:val="32"/>
        </w:rPr>
      </w:pPr>
      <w:r>
        <w:rPr>
          <w:rFonts w:hint="eastAsia" w:ascii="仿宋" w:hAnsi="仿宋" w:eastAsia="仿宋"/>
          <w:b/>
          <w:bCs/>
          <w:sz w:val="28"/>
          <w:szCs w:val="32"/>
        </w:rPr>
        <w:t>全球MEMS嗅觉传感器市场呈现 “国际巨头垄断高端、中国企业中低端突围”的分层格局。</w:t>
      </w:r>
      <w:r>
        <w:rPr>
          <w:rFonts w:hint="eastAsia" w:ascii="仿宋" w:hAnsi="仿宋" w:eastAsia="仿宋"/>
          <w:sz w:val="28"/>
          <w:szCs w:val="32"/>
        </w:rPr>
        <w:t>国际巨头凭借 MEMS 芯片设计、AI 算法、高端材料等核心技术壁垒，占据车规级、医疗级高端市场，市占率超60%，设备均价为国产3–8倍；国内MEMS MOX起步较晚，汉威科技、郑州炜盛等龙头厂商主导工业安全、环境监测等中低端市场，同时向储能等高端领域渗透，国产替代进程加速，但由于普遍采用点胶工艺，一致性、稳定性方面仍与国际巨头差距较大。艾感科技、苏州慧闻虽聚焦AI嗅觉赛道，但产品尚处于早期研发阶段，市面上未见成熟产品实现商业化落地。</w:t>
      </w:r>
    </w:p>
    <w:p w14:paraId="0F31CFD8">
      <w:pPr>
        <w:ind w:firstLine="562" w:firstLineChars="200"/>
        <w:jc w:val="both"/>
        <w:rPr>
          <w:rFonts w:hint="eastAsia" w:ascii="仿宋" w:hAnsi="仿宋" w:eastAsia="仿宋"/>
          <w:sz w:val="28"/>
          <w:szCs w:val="32"/>
        </w:rPr>
      </w:pPr>
      <w:bookmarkStart w:id="88" w:name="OLE_LINK11"/>
      <w:r>
        <w:rPr>
          <w:rFonts w:hint="eastAsia" w:ascii="仿宋" w:hAnsi="仿宋" w:eastAsia="仿宋"/>
          <w:b/>
          <w:bCs/>
          <w:sz w:val="28"/>
          <w:szCs w:val="32"/>
        </w:rPr>
        <w:t>公司</w:t>
      </w:r>
      <w:bookmarkEnd w:id="88"/>
      <w:r>
        <w:rPr>
          <w:rFonts w:hint="eastAsia" w:ascii="仿宋" w:hAnsi="仿宋" w:eastAsia="仿宋"/>
          <w:b/>
          <w:bCs/>
          <w:sz w:val="28"/>
          <w:szCs w:val="32"/>
        </w:rPr>
        <w:t>凭借MEMS MOX+AI的全</w:t>
      </w:r>
      <w:bookmarkStart w:id="89" w:name="OLE_LINK10"/>
      <w:r>
        <w:rPr>
          <w:rFonts w:hint="eastAsia" w:ascii="仿宋" w:hAnsi="仿宋" w:eastAsia="仿宋"/>
          <w:b/>
          <w:bCs/>
          <w:sz w:val="28"/>
          <w:szCs w:val="32"/>
        </w:rPr>
        <w:t>栈</w:t>
      </w:r>
      <w:bookmarkEnd w:id="89"/>
      <w:r>
        <w:rPr>
          <w:rFonts w:hint="eastAsia" w:ascii="仿宋" w:hAnsi="仿宋" w:eastAsia="仿宋"/>
          <w:b/>
          <w:bCs/>
          <w:sz w:val="28"/>
          <w:szCs w:val="32"/>
        </w:rPr>
        <w:t>自研能力，实现“材料-工艺-算法-系统-应用”的全链条技术闭环，解决了行业诸多卡脖子问题，有望实现国产替代。</w:t>
      </w:r>
      <w:r>
        <w:rPr>
          <w:rFonts w:hint="eastAsia" w:ascii="仿宋" w:hAnsi="仿宋" w:eastAsia="仿宋"/>
          <w:sz w:val="28"/>
          <w:szCs w:val="32"/>
        </w:rPr>
        <w:t>公司采用PVD沉积工艺，经过多年打磨，解决了行业普遍存在的敏感膜层一致性问题；通过传感器阵列+AI</w:t>
      </w:r>
      <w:r>
        <w:rPr>
          <w:rFonts w:ascii="仿宋" w:hAnsi="仿宋" w:eastAsia="仿宋"/>
          <w:sz w:val="28"/>
          <w:szCs w:val="32"/>
        </w:rPr>
        <w:t>算法</w:t>
      </w:r>
      <w:r>
        <w:rPr>
          <w:rFonts w:hint="eastAsia" w:ascii="仿宋" w:hAnsi="仿宋" w:eastAsia="仿宋"/>
          <w:sz w:val="28"/>
          <w:szCs w:val="32"/>
        </w:rPr>
        <w:t>，有效解决了产品的稳定性、选择性、智能化问题,提升气味识别准确率至95%以上，有效减少温度、湿度对于MEMS MOX的干扰,为气味数据库的搭建打下坚实基础。</w:t>
      </w:r>
    </w:p>
    <w:tbl>
      <w:tblPr>
        <w:tblStyle w:val="22"/>
        <w:tblW w:w="10098" w:type="dxa"/>
        <w:tblInd w:w="-99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43"/>
        <w:gridCol w:w="1164"/>
        <w:gridCol w:w="942"/>
        <w:gridCol w:w="1677"/>
        <w:gridCol w:w="1939"/>
        <w:gridCol w:w="1278"/>
        <w:gridCol w:w="2155"/>
      </w:tblGrid>
      <w:tr w14:paraId="4E6F7BD2">
        <w:trPr>
          <w:trHeight w:val="633" w:hRule="atLeast"/>
        </w:trPr>
        <w:tc>
          <w:tcPr>
            <w:tcW w:w="10098" w:type="dxa"/>
            <w:gridSpan w:val="7"/>
            <w:shd w:val="clear" w:color="auto" w:fill="4472C4"/>
            <w:vAlign w:val="center"/>
          </w:tcPr>
          <w:p w14:paraId="04FF3A62">
            <w:pPr>
              <w:spacing w:after="0" w:line="240" w:lineRule="auto"/>
              <w:jc w:val="center"/>
              <w:rPr>
                <w:rFonts w:hint="eastAsia" w:ascii="仿宋" w:hAnsi="仿宋" w:eastAsia="仿宋"/>
                <w:b/>
                <w:bCs/>
                <w:color w:val="FFFFFF" w:themeColor="background1"/>
                <w:sz w:val="24"/>
                <w:szCs w:val="28"/>
                <w14:textFill>
                  <w14:solidFill>
                    <w14:schemeClr w14:val="bg1"/>
                  </w14:solidFill>
                </w14:textFill>
              </w:rPr>
            </w:pPr>
            <w:r>
              <w:rPr>
                <w:rFonts w:hint="eastAsia" w:ascii="仿宋" w:hAnsi="仿宋" w:eastAsia="仿宋"/>
                <w:b/>
                <w:bCs/>
                <w:color w:val="FFFFFF" w:themeColor="background1"/>
                <w:sz w:val="24"/>
                <w:szCs w:val="28"/>
                <w14:textFill>
                  <w14:solidFill>
                    <w14:schemeClr w14:val="bg1"/>
                  </w14:solidFill>
                </w14:textFill>
              </w:rPr>
              <w:t>国外头部企业</w:t>
            </w:r>
          </w:p>
        </w:tc>
      </w:tr>
      <w:tr w14:paraId="7D8BEFC0">
        <w:trPr>
          <w:trHeight w:val="633" w:hRule="atLeast"/>
        </w:trPr>
        <w:tc>
          <w:tcPr>
            <w:tcW w:w="943" w:type="dxa"/>
            <w:shd w:val="clear" w:color="auto" w:fill="4472C4"/>
            <w:vAlign w:val="center"/>
          </w:tcPr>
          <w:p w14:paraId="25EE064D">
            <w:pPr>
              <w:spacing w:after="0" w:line="240" w:lineRule="auto"/>
              <w:jc w:val="center"/>
              <w:rPr>
                <w:rFonts w:hint="eastAsia" w:ascii="仿宋" w:hAnsi="仿宋" w:eastAsia="仿宋"/>
                <w:b/>
                <w:bCs/>
                <w:color w:val="FFFFFF" w:themeColor="background1"/>
                <w:sz w:val="24"/>
                <w:szCs w:val="28"/>
                <w14:textFill>
                  <w14:solidFill>
                    <w14:schemeClr w14:val="bg1"/>
                  </w14:solidFill>
                </w14:textFill>
              </w:rPr>
            </w:pPr>
            <w:r>
              <w:rPr>
                <w:rFonts w:hint="eastAsia" w:ascii="仿宋" w:hAnsi="仿宋" w:eastAsia="仿宋"/>
                <w:b/>
                <w:bCs/>
                <w:color w:val="FFFFFF" w:themeColor="background1"/>
                <w:sz w:val="24"/>
                <w:szCs w:val="28"/>
                <w14:textFill>
                  <w14:solidFill>
                    <w14:schemeClr w14:val="bg1"/>
                  </w14:solidFill>
                </w14:textFill>
              </w:rPr>
              <w:t>厂商</w:t>
            </w:r>
          </w:p>
        </w:tc>
        <w:tc>
          <w:tcPr>
            <w:tcW w:w="1164" w:type="dxa"/>
            <w:shd w:val="clear" w:color="auto" w:fill="4472C4"/>
            <w:vAlign w:val="center"/>
          </w:tcPr>
          <w:p w14:paraId="377477BD">
            <w:pPr>
              <w:spacing w:after="0" w:line="240" w:lineRule="auto"/>
              <w:jc w:val="center"/>
              <w:rPr>
                <w:rFonts w:hint="eastAsia" w:ascii="仿宋" w:hAnsi="仿宋" w:eastAsia="仿宋"/>
                <w:b/>
                <w:bCs/>
                <w:color w:val="FFFFFF" w:themeColor="background1"/>
                <w:sz w:val="24"/>
                <w:szCs w:val="28"/>
                <w14:textFill>
                  <w14:solidFill>
                    <w14:schemeClr w14:val="bg1"/>
                  </w14:solidFill>
                </w14:textFill>
              </w:rPr>
            </w:pPr>
            <w:r>
              <w:rPr>
                <w:rFonts w:hint="eastAsia" w:ascii="仿宋" w:hAnsi="仿宋" w:eastAsia="仿宋"/>
                <w:b/>
                <w:bCs/>
                <w:color w:val="FFFFFF" w:themeColor="background1"/>
                <w:sz w:val="24"/>
                <w:szCs w:val="28"/>
                <w14:textFill>
                  <w14:solidFill>
                    <w14:schemeClr w14:val="bg1"/>
                  </w14:solidFill>
                </w14:textFill>
              </w:rPr>
              <w:t>国家</w:t>
            </w:r>
          </w:p>
        </w:tc>
        <w:tc>
          <w:tcPr>
            <w:tcW w:w="942" w:type="dxa"/>
            <w:shd w:val="clear" w:color="auto" w:fill="4472C4"/>
            <w:vAlign w:val="center"/>
          </w:tcPr>
          <w:p w14:paraId="0A22573E">
            <w:pPr>
              <w:spacing w:after="0" w:line="240" w:lineRule="auto"/>
              <w:jc w:val="center"/>
              <w:rPr>
                <w:rFonts w:hint="eastAsia" w:ascii="仿宋" w:hAnsi="仿宋" w:eastAsia="仿宋"/>
                <w:b/>
                <w:bCs/>
                <w:color w:val="FFFFFF" w:themeColor="background1"/>
                <w:sz w:val="24"/>
                <w:szCs w:val="28"/>
                <w14:textFill>
                  <w14:solidFill>
                    <w14:schemeClr w14:val="bg1"/>
                  </w14:solidFill>
                </w14:textFill>
              </w:rPr>
            </w:pPr>
            <w:r>
              <w:rPr>
                <w:rFonts w:hint="eastAsia" w:ascii="仿宋" w:hAnsi="仿宋" w:eastAsia="仿宋"/>
                <w:b/>
                <w:bCs/>
                <w:color w:val="FFFFFF" w:themeColor="background1"/>
                <w:sz w:val="24"/>
                <w:szCs w:val="28"/>
                <w14:textFill>
                  <w14:solidFill>
                    <w14:schemeClr w14:val="bg1"/>
                  </w14:solidFill>
                </w14:textFill>
              </w:rPr>
              <w:t>技术路线</w:t>
            </w:r>
          </w:p>
        </w:tc>
        <w:tc>
          <w:tcPr>
            <w:tcW w:w="1677" w:type="dxa"/>
            <w:shd w:val="clear" w:color="auto" w:fill="4472C4"/>
            <w:vAlign w:val="center"/>
          </w:tcPr>
          <w:p w14:paraId="6279A73C">
            <w:pPr>
              <w:spacing w:after="0" w:line="240" w:lineRule="auto"/>
              <w:jc w:val="center"/>
              <w:rPr>
                <w:rFonts w:hint="eastAsia" w:ascii="仿宋" w:hAnsi="仿宋" w:eastAsia="仿宋"/>
                <w:b/>
                <w:bCs/>
                <w:color w:val="FFFFFF" w:themeColor="background1"/>
                <w:sz w:val="24"/>
                <w:szCs w:val="28"/>
                <w14:textFill>
                  <w14:solidFill>
                    <w14:schemeClr w14:val="bg1"/>
                  </w14:solidFill>
                </w14:textFill>
              </w:rPr>
            </w:pPr>
            <w:r>
              <w:rPr>
                <w:rFonts w:hint="eastAsia" w:ascii="仿宋" w:hAnsi="仿宋" w:eastAsia="仿宋"/>
                <w:b/>
                <w:bCs/>
                <w:color w:val="FFFFFF" w:themeColor="background1"/>
                <w:sz w:val="24"/>
                <w:szCs w:val="28"/>
                <w14:textFill>
                  <w14:solidFill>
                    <w14:schemeClr w14:val="bg1"/>
                  </w14:solidFill>
                </w14:textFill>
              </w:rPr>
              <w:t>核心优势</w:t>
            </w:r>
          </w:p>
        </w:tc>
        <w:tc>
          <w:tcPr>
            <w:tcW w:w="1939" w:type="dxa"/>
            <w:shd w:val="clear" w:color="auto" w:fill="4472C4"/>
            <w:vAlign w:val="center"/>
          </w:tcPr>
          <w:p w14:paraId="70118E19">
            <w:pPr>
              <w:spacing w:after="0" w:line="240" w:lineRule="auto"/>
              <w:jc w:val="center"/>
              <w:rPr>
                <w:rFonts w:hint="eastAsia" w:ascii="仿宋" w:hAnsi="仿宋" w:eastAsia="仿宋"/>
                <w:b/>
                <w:bCs/>
                <w:color w:val="FFFFFF" w:themeColor="background1"/>
                <w:sz w:val="24"/>
                <w:szCs w:val="28"/>
                <w14:textFill>
                  <w14:solidFill>
                    <w14:schemeClr w14:val="bg1"/>
                  </w14:solidFill>
                </w14:textFill>
              </w:rPr>
            </w:pPr>
            <w:r>
              <w:rPr>
                <w:rFonts w:hint="eastAsia" w:ascii="仿宋" w:hAnsi="仿宋" w:eastAsia="仿宋"/>
                <w:b/>
                <w:bCs/>
                <w:color w:val="FFFFFF" w:themeColor="background1"/>
                <w:sz w:val="24"/>
                <w:szCs w:val="28"/>
                <w14:textFill>
                  <w14:solidFill>
                    <w14:schemeClr w14:val="bg1"/>
                  </w14:solidFill>
                </w14:textFill>
              </w:rPr>
              <w:t>不足</w:t>
            </w:r>
          </w:p>
        </w:tc>
        <w:tc>
          <w:tcPr>
            <w:tcW w:w="1278" w:type="dxa"/>
            <w:shd w:val="clear" w:color="auto" w:fill="4472C4"/>
            <w:vAlign w:val="center"/>
          </w:tcPr>
          <w:p w14:paraId="6C854519">
            <w:pPr>
              <w:spacing w:after="0" w:line="240" w:lineRule="auto"/>
              <w:jc w:val="center"/>
              <w:rPr>
                <w:rFonts w:hint="eastAsia" w:ascii="仿宋" w:hAnsi="仿宋" w:eastAsia="仿宋"/>
                <w:b/>
                <w:bCs/>
                <w:color w:val="FFFFFF" w:themeColor="background1"/>
                <w:sz w:val="24"/>
                <w:szCs w:val="28"/>
                <w14:textFill>
                  <w14:solidFill>
                    <w14:schemeClr w14:val="bg1"/>
                  </w14:solidFill>
                </w14:textFill>
              </w:rPr>
            </w:pPr>
            <w:r>
              <w:rPr>
                <w:rFonts w:hint="eastAsia" w:ascii="仿宋" w:hAnsi="仿宋" w:eastAsia="仿宋"/>
                <w:b/>
                <w:bCs/>
                <w:color w:val="FFFFFF" w:themeColor="background1"/>
                <w:sz w:val="24"/>
                <w:szCs w:val="28"/>
                <w14:textFill>
                  <w14:solidFill>
                    <w14:schemeClr w14:val="bg1"/>
                  </w14:solidFill>
                </w14:textFill>
              </w:rPr>
              <w:t>聚焦场景</w:t>
            </w:r>
          </w:p>
        </w:tc>
        <w:tc>
          <w:tcPr>
            <w:tcW w:w="2155" w:type="dxa"/>
            <w:shd w:val="clear" w:color="auto" w:fill="4472C4"/>
            <w:vAlign w:val="center"/>
          </w:tcPr>
          <w:p w14:paraId="4FB8BF33">
            <w:pPr>
              <w:spacing w:after="0" w:line="240" w:lineRule="auto"/>
              <w:jc w:val="center"/>
              <w:rPr>
                <w:rFonts w:hint="eastAsia" w:ascii="仿宋" w:hAnsi="仿宋" w:eastAsia="仿宋"/>
                <w:b/>
                <w:bCs/>
                <w:color w:val="FFFFFF" w:themeColor="background1"/>
                <w:sz w:val="24"/>
                <w:szCs w:val="28"/>
                <w14:textFill>
                  <w14:solidFill>
                    <w14:schemeClr w14:val="bg1"/>
                  </w14:solidFill>
                </w14:textFill>
              </w:rPr>
            </w:pPr>
            <w:r>
              <w:rPr>
                <w:rFonts w:hint="eastAsia" w:ascii="仿宋" w:hAnsi="仿宋" w:eastAsia="仿宋"/>
                <w:b/>
                <w:bCs/>
                <w:color w:val="FFFFFF" w:themeColor="background1"/>
                <w:sz w:val="24"/>
                <w:szCs w:val="28"/>
                <w14:textFill>
                  <w14:solidFill>
                    <w14:schemeClr w14:val="bg1"/>
                  </w14:solidFill>
                </w14:textFill>
              </w:rPr>
              <w:t>核心性能</w:t>
            </w:r>
          </w:p>
        </w:tc>
      </w:tr>
      <w:tr w14:paraId="2914ED04">
        <w:trPr>
          <w:trHeight w:val="699" w:hRule="atLeast"/>
        </w:trPr>
        <w:tc>
          <w:tcPr>
            <w:tcW w:w="943" w:type="dxa"/>
            <w:vAlign w:val="center"/>
          </w:tcPr>
          <w:p w14:paraId="7C798BFD">
            <w:pPr>
              <w:spacing w:after="0" w:line="240" w:lineRule="auto"/>
              <w:jc w:val="center"/>
              <w:rPr>
                <w:rFonts w:hint="eastAsia" w:ascii="仿宋" w:hAnsi="仿宋" w:eastAsia="仿宋"/>
                <w:sz w:val="24"/>
                <w:szCs w:val="28"/>
              </w:rPr>
            </w:pPr>
            <w:r>
              <w:rPr>
                <w:rFonts w:hint="eastAsia" w:ascii="仿宋" w:hAnsi="仿宋" w:eastAsia="仿宋"/>
                <w:sz w:val="24"/>
                <w:szCs w:val="28"/>
              </w:rPr>
              <w:t>博世</w:t>
            </w:r>
          </w:p>
        </w:tc>
        <w:tc>
          <w:tcPr>
            <w:tcW w:w="1164" w:type="dxa"/>
            <w:vAlign w:val="center"/>
          </w:tcPr>
          <w:p w14:paraId="5DFC50D6">
            <w:pPr>
              <w:spacing w:after="0" w:line="240" w:lineRule="auto"/>
              <w:jc w:val="center"/>
              <w:rPr>
                <w:rFonts w:hint="eastAsia" w:ascii="仿宋" w:hAnsi="仿宋" w:eastAsia="仿宋"/>
                <w:sz w:val="24"/>
                <w:szCs w:val="28"/>
              </w:rPr>
            </w:pPr>
            <w:r>
              <w:rPr>
                <w:rFonts w:hint="eastAsia" w:ascii="仿宋" w:hAnsi="仿宋" w:eastAsia="仿宋"/>
                <w:sz w:val="24"/>
                <w:szCs w:val="28"/>
              </w:rPr>
              <w:t>德国</w:t>
            </w:r>
          </w:p>
        </w:tc>
        <w:tc>
          <w:tcPr>
            <w:tcW w:w="942" w:type="dxa"/>
            <w:vAlign w:val="center"/>
          </w:tcPr>
          <w:p w14:paraId="33B5F92F">
            <w:pPr>
              <w:spacing w:after="0" w:line="240" w:lineRule="auto"/>
              <w:jc w:val="center"/>
              <w:rPr>
                <w:rFonts w:hint="eastAsia" w:ascii="仿宋" w:hAnsi="仿宋" w:eastAsia="仿宋"/>
                <w:sz w:val="24"/>
                <w:szCs w:val="28"/>
              </w:rPr>
            </w:pPr>
            <w:r>
              <w:rPr>
                <w:rFonts w:hint="eastAsia" w:ascii="仿宋" w:hAnsi="仿宋" w:eastAsia="仿宋"/>
                <w:sz w:val="24"/>
                <w:szCs w:val="28"/>
              </w:rPr>
              <w:t>MEMS MOX+AI算法集成</w:t>
            </w:r>
          </w:p>
        </w:tc>
        <w:tc>
          <w:tcPr>
            <w:tcW w:w="1677" w:type="dxa"/>
            <w:vAlign w:val="center"/>
          </w:tcPr>
          <w:p w14:paraId="672558F0">
            <w:pPr>
              <w:spacing w:after="0" w:line="240" w:lineRule="auto"/>
              <w:jc w:val="center"/>
              <w:rPr>
                <w:rFonts w:hint="eastAsia" w:ascii="仿宋" w:hAnsi="仿宋" w:eastAsia="仿宋"/>
                <w:sz w:val="24"/>
                <w:szCs w:val="28"/>
              </w:rPr>
            </w:pPr>
            <w:r>
              <w:rPr>
                <w:rFonts w:hint="eastAsia" w:ascii="仿宋" w:hAnsi="仿宋" w:eastAsia="仿宋"/>
                <w:sz w:val="24"/>
                <w:szCs w:val="28"/>
              </w:rPr>
              <w:t>全球消费、车载MEMS龙头，多合一（气+温+湿+压）方案成熟，可靠性强，生态协同能力强，AI气味识别强</w:t>
            </w:r>
          </w:p>
        </w:tc>
        <w:tc>
          <w:tcPr>
            <w:tcW w:w="1939" w:type="dxa"/>
            <w:vAlign w:val="center"/>
          </w:tcPr>
          <w:p w14:paraId="1ED1D95D">
            <w:pPr>
              <w:spacing w:after="0" w:line="240" w:lineRule="auto"/>
              <w:jc w:val="center"/>
              <w:rPr>
                <w:rFonts w:hint="eastAsia" w:ascii="仿宋" w:hAnsi="仿宋" w:eastAsia="仿宋"/>
                <w:sz w:val="24"/>
                <w:szCs w:val="28"/>
              </w:rPr>
            </w:pPr>
            <w:r>
              <w:rPr>
                <w:rFonts w:hint="eastAsia" w:ascii="仿宋" w:hAnsi="仿宋" w:eastAsia="仿宋"/>
                <w:sz w:val="24"/>
                <w:szCs w:val="28"/>
              </w:rPr>
              <w:t>绑定自身汽车生态，对外合作门槛高，价格昂贵，中小客户难以承受</w:t>
            </w:r>
          </w:p>
        </w:tc>
        <w:tc>
          <w:tcPr>
            <w:tcW w:w="1278" w:type="dxa"/>
            <w:vAlign w:val="center"/>
          </w:tcPr>
          <w:p w14:paraId="738C8705">
            <w:pPr>
              <w:spacing w:after="0" w:line="240" w:lineRule="auto"/>
              <w:jc w:val="center"/>
              <w:rPr>
                <w:rFonts w:hint="eastAsia" w:ascii="仿宋" w:hAnsi="仿宋" w:eastAsia="仿宋"/>
                <w:sz w:val="24"/>
                <w:szCs w:val="28"/>
              </w:rPr>
            </w:pPr>
            <w:r>
              <w:rPr>
                <w:rFonts w:hint="eastAsia" w:ascii="仿宋" w:hAnsi="仿宋" w:eastAsia="仿宋"/>
                <w:sz w:val="24"/>
                <w:szCs w:val="28"/>
              </w:rPr>
              <w:t>高端汽车座舱、家电、可穿戴设备、工业级高端场景</w:t>
            </w:r>
          </w:p>
        </w:tc>
        <w:tc>
          <w:tcPr>
            <w:tcW w:w="2155" w:type="dxa"/>
            <w:vAlign w:val="center"/>
          </w:tcPr>
          <w:p w14:paraId="7124BA88">
            <w:pPr>
              <w:spacing w:after="0" w:line="240" w:lineRule="auto"/>
              <w:jc w:val="center"/>
              <w:rPr>
                <w:rFonts w:hint="eastAsia" w:ascii="仿宋" w:hAnsi="仿宋" w:eastAsia="仿宋"/>
                <w:sz w:val="24"/>
                <w:szCs w:val="28"/>
              </w:rPr>
            </w:pPr>
            <w:r>
              <w:rPr>
                <w:rFonts w:hint="eastAsia" w:ascii="仿宋" w:hAnsi="仿宋" w:eastAsia="仿宋"/>
                <w:sz w:val="24"/>
                <w:szCs w:val="28"/>
              </w:rPr>
              <w:t>响应时间&lt;10s，寿命8年，车规认证齐全，仅适配自身汽车生态</w:t>
            </w:r>
          </w:p>
        </w:tc>
      </w:tr>
      <w:tr w14:paraId="78C11FC3">
        <w:trPr>
          <w:trHeight w:val="617" w:hRule="atLeast"/>
        </w:trPr>
        <w:tc>
          <w:tcPr>
            <w:tcW w:w="943" w:type="dxa"/>
            <w:vAlign w:val="center"/>
          </w:tcPr>
          <w:p w14:paraId="22D584CD">
            <w:pPr>
              <w:spacing w:after="0" w:line="240" w:lineRule="auto"/>
              <w:jc w:val="center"/>
              <w:rPr>
                <w:rFonts w:hint="eastAsia" w:ascii="仿宋" w:hAnsi="仿宋" w:eastAsia="仿宋"/>
                <w:sz w:val="24"/>
                <w:szCs w:val="28"/>
              </w:rPr>
            </w:pPr>
            <w:r>
              <w:rPr>
                <w:rFonts w:hint="eastAsia" w:ascii="仿宋" w:hAnsi="仿宋" w:eastAsia="仿宋"/>
                <w:sz w:val="24"/>
                <w:szCs w:val="28"/>
              </w:rPr>
              <w:t>费加罗</w:t>
            </w:r>
          </w:p>
        </w:tc>
        <w:tc>
          <w:tcPr>
            <w:tcW w:w="1164" w:type="dxa"/>
            <w:vAlign w:val="center"/>
          </w:tcPr>
          <w:p w14:paraId="745477D9">
            <w:pPr>
              <w:spacing w:after="0" w:line="240" w:lineRule="auto"/>
              <w:jc w:val="center"/>
              <w:rPr>
                <w:rFonts w:hint="eastAsia" w:ascii="仿宋" w:hAnsi="仿宋" w:eastAsia="仿宋"/>
                <w:sz w:val="24"/>
                <w:szCs w:val="28"/>
              </w:rPr>
            </w:pPr>
            <w:r>
              <w:rPr>
                <w:rFonts w:hint="eastAsia" w:ascii="仿宋" w:hAnsi="仿宋" w:eastAsia="仿宋"/>
                <w:sz w:val="24"/>
                <w:szCs w:val="28"/>
              </w:rPr>
              <w:t>日本</w:t>
            </w:r>
          </w:p>
        </w:tc>
        <w:tc>
          <w:tcPr>
            <w:tcW w:w="942" w:type="dxa"/>
            <w:vAlign w:val="center"/>
          </w:tcPr>
          <w:p w14:paraId="6786B5B1">
            <w:pPr>
              <w:spacing w:after="0" w:line="240" w:lineRule="auto"/>
              <w:jc w:val="center"/>
              <w:rPr>
                <w:rFonts w:hint="eastAsia" w:ascii="仿宋" w:hAnsi="仿宋" w:eastAsia="仿宋"/>
                <w:sz w:val="24"/>
                <w:szCs w:val="28"/>
              </w:rPr>
            </w:pPr>
            <w:r>
              <w:rPr>
                <w:rFonts w:hint="eastAsia" w:ascii="仿宋" w:hAnsi="仿宋" w:eastAsia="仿宋"/>
                <w:sz w:val="24"/>
                <w:szCs w:val="28"/>
              </w:rPr>
              <w:t>M传统陶瓷管/平板 MOX</w:t>
            </w:r>
          </w:p>
        </w:tc>
        <w:tc>
          <w:tcPr>
            <w:tcW w:w="1677" w:type="dxa"/>
            <w:vAlign w:val="center"/>
          </w:tcPr>
          <w:p w14:paraId="35F53CDD">
            <w:pPr>
              <w:spacing w:after="0" w:line="240" w:lineRule="auto"/>
              <w:jc w:val="center"/>
              <w:rPr>
                <w:rFonts w:hint="eastAsia" w:ascii="仿宋" w:hAnsi="仿宋" w:eastAsia="仿宋"/>
                <w:sz w:val="24"/>
                <w:szCs w:val="28"/>
              </w:rPr>
            </w:pPr>
            <w:r>
              <w:rPr>
                <w:rFonts w:hint="eastAsia" w:ascii="仿宋" w:hAnsi="仿宋" w:eastAsia="仿宋"/>
                <w:sz w:val="24"/>
                <w:szCs w:val="28"/>
              </w:rPr>
              <w:t>品类全、工艺成熟、成本控制</w:t>
            </w:r>
          </w:p>
        </w:tc>
        <w:tc>
          <w:tcPr>
            <w:tcW w:w="1939" w:type="dxa"/>
            <w:vAlign w:val="center"/>
          </w:tcPr>
          <w:p w14:paraId="1C2CC3E7">
            <w:pPr>
              <w:spacing w:after="0" w:line="240" w:lineRule="auto"/>
              <w:jc w:val="center"/>
              <w:rPr>
                <w:rFonts w:hint="eastAsia" w:ascii="仿宋" w:hAnsi="仿宋" w:eastAsia="仿宋"/>
                <w:sz w:val="24"/>
                <w:szCs w:val="28"/>
              </w:rPr>
            </w:pPr>
            <w:r>
              <w:rPr>
                <w:rFonts w:hint="eastAsia" w:ascii="仿宋" w:hAnsi="仿宋" w:eastAsia="仿宋"/>
                <w:sz w:val="24"/>
                <w:szCs w:val="28"/>
              </w:rPr>
              <w:t>技术迭代慢、依赖传统工艺、响应滞后、精度偏低、无法适应高端场景</w:t>
            </w:r>
          </w:p>
        </w:tc>
        <w:tc>
          <w:tcPr>
            <w:tcW w:w="1278" w:type="dxa"/>
            <w:vAlign w:val="center"/>
          </w:tcPr>
          <w:p w14:paraId="7C6431AE">
            <w:pPr>
              <w:spacing w:after="0" w:line="240" w:lineRule="auto"/>
              <w:jc w:val="center"/>
              <w:rPr>
                <w:rFonts w:hint="eastAsia" w:ascii="仿宋" w:hAnsi="仿宋" w:eastAsia="仿宋"/>
                <w:sz w:val="24"/>
                <w:szCs w:val="28"/>
              </w:rPr>
            </w:pPr>
            <w:r>
              <w:rPr>
                <w:rFonts w:hint="eastAsia" w:ascii="仿宋" w:hAnsi="仿宋" w:eastAsia="仿宋"/>
                <w:sz w:val="24"/>
                <w:szCs w:val="28"/>
              </w:rPr>
              <w:t>工业安全、车载尾气、环境监测</w:t>
            </w:r>
          </w:p>
        </w:tc>
        <w:tc>
          <w:tcPr>
            <w:tcW w:w="2155" w:type="dxa"/>
            <w:vAlign w:val="center"/>
          </w:tcPr>
          <w:p w14:paraId="2AD2EC54">
            <w:pPr>
              <w:spacing w:after="0" w:line="240" w:lineRule="auto"/>
              <w:jc w:val="center"/>
              <w:rPr>
                <w:rFonts w:hint="eastAsia" w:ascii="仿宋" w:hAnsi="仿宋" w:eastAsia="仿宋"/>
                <w:sz w:val="24"/>
                <w:szCs w:val="28"/>
              </w:rPr>
            </w:pPr>
            <w:r>
              <w:rPr>
                <w:rFonts w:hint="eastAsia" w:ascii="仿宋" w:hAnsi="仿宋" w:eastAsia="仿宋"/>
                <w:sz w:val="24"/>
                <w:szCs w:val="28"/>
              </w:rPr>
              <w:t>响应时间10-30s，寿命2-3年，精度</w:t>
            </w:r>
            <w:r>
              <w:rPr>
                <w:rFonts w:ascii="仿宋" w:hAnsi="仿宋" w:eastAsia="仿宋"/>
                <w:sz w:val="24"/>
                <w:szCs w:val="28"/>
              </w:rPr>
              <w:t>±10%FS，</w:t>
            </w:r>
            <w:r>
              <w:rPr>
                <w:rFonts w:hint="eastAsia" w:ascii="仿宋" w:hAnsi="仿宋" w:eastAsia="仿宋"/>
                <w:sz w:val="24"/>
                <w:szCs w:val="28"/>
              </w:rPr>
              <w:t>无AI智能分析能力</w:t>
            </w:r>
          </w:p>
        </w:tc>
      </w:tr>
      <w:tr w14:paraId="46CA23EE">
        <w:trPr>
          <w:trHeight w:val="633" w:hRule="atLeast"/>
        </w:trPr>
        <w:tc>
          <w:tcPr>
            <w:tcW w:w="943" w:type="dxa"/>
            <w:vAlign w:val="center"/>
          </w:tcPr>
          <w:p w14:paraId="23EC8676">
            <w:pPr>
              <w:spacing w:after="0" w:line="240" w:lineRule="auto"/>
              <w:jc w:val="center"/>
              <w:rPr>
                <w:rFonts w:hint="eastAsia" w:ascii="仿宋" w:hAnsi="仿宋" w:eastAsia="仿宋"/>
                <w:sz w:val="24"/>
                <w:szCs w:val="28"/>
              </w:rPr>
            </w:pPr>
            <w:r>
              <w:rPr>
                <w:rFonts w:hint="eastAsia" w:ascii="仿宋" w:hAnsi="仿宋" w:eastAsia="仿宋"/>
                <w:sz w:val="24"/>
                <w:szCs w:val="28"/>
              </w:rPr>
              <w:t>盛思睿</w:t>
            </w:r>
          </w:p>
        </w:tc>
        <w:tc>
          <w:tcPr>
            <w:tcW w:w="1164" w:type="dxa"/>
            <w:vAlign w:val="center"/>
          </w:tcPr>
          <w:p w14:paraId="43EF11D7">
            <w:pPr>
              <w:spacing w:after="0" w:line="240" w:lineRule="auto"/>
              <w:jc w:val="center"/>
              <w:rPr>
                <w:rFonts w:hint="eastAsia" w:ascii="仿宋" w:hAnsi="仿宋" w:eastAsia="仿宋"/>
                <w:sz w:val="24"/>
                <w:szCs w:val="28"/>
              </w:rPr>
            </w:pPr>
            <w:r>
              <w:rPr>
                <w:rFonts w:hint="eastAsia" w:ascii="仿宋" w:hAnsi="仿宋" w:eastAsia="仿宋"/>
                <w:sz w:val="24"/>
                <w:szCs w:val="28"/>
              </w:rPr>
              <w:t>瑞士</w:t>
            </w:r>
          </w:p>
        </w:tc>
        <w:tc>
          <w:tcPr>
            <w:tcW w:w="942" w:type="dxa"/>
            <w:vAlign w:val="center"/>
          </w:tcPr>
          <w:p w14:paraId="458C4F0E">
            <w:pPr>
              <w:spacing w:after="0" w:line="240" w:lineRule="auto"/>
              <w:jc w:val="center"/>
              <w:rPr>
                <w:rFonts w:hint="eastAsia" w:ascii="仿宋" w:hAnsi="仿宋" w:eastAsia="仿宋"/>
                <w:sz w:val="24"/>
                <w:szCs w:val="28"/>
              </w:rPr>
            </w:pPr>
            <w:r>
              <w:rPr>
                <w:rFonts w:hint="eastAsia" w:ascii="仿宋" w:hAnsi="仿宋" w:eastAsia="仿宋"/>
                <w:sz w:val="24"/>
                <w:szCs w:val="28"/>
              </w:rPr>
              <w:t>MEMS MOX+多技术融合</w:t>
            </w:r>
          </w:p>
        </w:tc>
        <w:tc>
          <w:tcPr>
            <w:tcW w:w="1677" w:type="dxa"/>
            <w:vAlign w:val="center"/>
          </w:tcPr>
          <w:p w14:paraId="32C19FC8">
            <w:pPr>
              <w:spacing w:after="0" w:line="240" w:lineRule="auto"/>
              <w:jc w:val="center"/>
              <w:rPr>
                <w:rFonts w:hint="eastAsia" w:ascii="仿宋" w:hAnsi="仿宋" w:eastAsia="仿宋"/>
                <w:sz w:val="24"/>
                <w:szCs w:val="28"/>
              </w:rPr>
            </w:pPr>
            <w:r>
              <w:rPr>
                <w:rFonts w:hint="eastAsia" w:ascii="仿宋" w:hAnsi="仿宋" w:eastAsia="仿宋"/>
                <w:sz w:val="24"/>
                <w:szCs w:val="28"/>
              </w:rPr>
              <w:t>多气体集成、微型化、数据服务能力强</w:t>
            </w:r>
          </w:p>
        </w:tc>
        <w:tc>
          <w:tcPr>
            <w:tcW w:w="1939" w:type="dxa"/>
            <w:vAlign w:val="center"/>
          </w:tcPr>
          <w:p w14:paraId="491B9160">
            <w:pPr>
              <w:spacing w:after="0" w:line="240" w:lineRule="auto"/>
              <w:jc w:val="center"/>
              <w:rPr>
                <w:rFonts w:hint="eastAsia" w:ascii="仿宋" w:hAnsi="仿宋" w:eastAsia="仿宋"/>
                <w:sz w:val="24"/>
                <w:szCs w:val="28"/>
              </w:rPr>
            </w:pPr>
            <w:r>
              <w:rPr>
                <w:rFonts w:hint="eastAsia" w:ascii="仿宋" w:hAnsi="仿宋" w:eastAsia="仿宋"/>
                <w:sz w:val="24"/>
                <w:szCs w:val="28"/>
              </w:rPr>
              <w:t>技术封闭，不开放底层接口，价格高昂，国产化替代难度大</w:t>
            </w:r>
          </w:p>
        </w:tc>
        <w:tc>
          <w:tcPr>
            <w:tcW w:w="1278" w:type="dxa"/>
            <w:vAlign w:val="center"/>
          </w:tcPr>
          <w:p w14:paraId="41A4E1EC">
            <w:pPr>
              <w:spacing w:after="0" w:line="240" w:lineRule="auto"/>
              <w:jc w:val="center"/>
              <w:rPr>
                <w:rFonts w:hint="eastAsia" w:ascii="仿宋" w:hAnsi="仿宋" w:eastAsia="仿宋"/>
                <w:sz w:val="24"/>
                <w:szCs w:val="28"/>
              </w:rPr>
            </w:pPr>
            <w:r>
              <w:rPr>
                <w:rFonts w:hint="eastAsia" w:ascii="仿宋" w:hAnsi="仿宋" w:eastAsia="仿宋"/>
                <w:sz w:val="24"/>
                <w:szCs w:val="28"/>
              </w:rPr>
              <w:t>中高端消费电子、工业高端场景</w:t>
            </w:r>
          </w:p>
        </w:tc>
        <w:tc>
          <w:tcPr>
            <w:tcW w:w="2155" w:type="dxa"/>
            <w:vAlign w:val="center"/>
          </w:tcPr>
          <w:p w14:paraId="6D7BF09A">
            <w:pPr>
              <w:spacing w:after="0" w:line="240" w:lineRule="auto"/>
              <w:jc w:val="center"/>
              <w:rPr>
                <w:rFonts w:hint="eastAsia" w:ascii="仿宋" w:hAnsi="仿宋" w:eastAsia="仿宋"/>
                <w:sz w:val="24"/>
                <w:szCs w:val="28"/>
              </w:rPr>
            </w:pPr>
            <w:bookmarkStart w:id="90" w:name="OLE_LINK24"/>
            <w:r>
              <w:rPr>
                <w:rFonts w:hint="eastAsia" w:ascii="仿宋" w:hAnsi="仿宋" w:eastAsia="仿宋"/>
                <w:sz w:val="24"/>
                <w:szCs w:val="28"/>
              </w:rPr>
              <w:t>响应时间&lt;10s，寿命8年，精度</w:t>
            </w:r>
            <w:r>
              <w:rPr>
                <w:rFonts w:ascii="仿宋" w:hAnsi="仿宋" w:eastAsia="仿宋"/>
                <w:sz w:val="24"/>
                <w:szCs w:val="28"/>
              </w:rPr>
              <w:t>±</w:t>
            </w:r>
            <w:r>
              <w:rPr>
                <w:rFonts w:hint="eastAsia" w:ascii="仿宋" w:hAnsi="仿宋" w:eastAsia="仿宋"/>
                <w:sz w:val="24"/>
                <w:szCs w:val="28"/>
              </w:rPr>
              <w:t>2</w:t>
            </w:r>
            <w:r>
              <w:rPr>
                <w:rFonts w:ascii="仿宋" w:hAnsi="仿宋" w:eastAsia="仿宋"/>
                <w:sz w:val="24"/>
                <w:szCs w:val="28"/>
              </w:rPr>
              <w:t>%FS，</w:t>
            </w:r>
            <w:r>
              <w:rPr>
                <w:rFonts w:hint="eastAsia" w:ascii="仿宋" w:hAnsi="仿宋" w:eastAsia="仿宋"/>
                <w:sz w:val="24"/>
                <w:szCs w:val="28"/>
              </w:rPr>
              <w:t>算法模型不支持二次开发</w:t>
            </w:r>
            <w:bookmarkEnd w:id="90"/>
          </w:p>
        </w:tc>
      </w:tr>
      <w:tr w14:paraId="46FB602E">
        <w:trPr>
          <w:trHeight w:val="1068" w:hRule="atLeast"/>
        </w:trPr>
        <w:tc>
          <w:tcPr>
            <w:tcW w:w="943" w:type="dxa"/>
            <w:vAlign w:val="center"/>
          </w:tcPr>
          <w:p w14:paraId="53D12F29">
            <w:pPr>
              <w:spacing w:after="0" w:line="240" w:lineRule="auto"/>
              <w:jc w:val="center"/>
              <w:rPr>
                <w:rFonts w:hint="eastAsia" w:ascii="仿宋" w:hAnsi="仿宋" w:eastAsia="仿宋"/>
                <w:sz w:val="24"/>
                <w:szCs w:val="28"/>
              </w:rPr>
            </w:pPr>
            <w:r>
              <w:rPr>
                <w:rFonts w:hint="eastAsia" w:ascii="仿宋" w:hAnsi="仿宋" w:eastAsia="仿宋"/>
                <w:sz w:val="24"/>
                <w:szCs w:val="28"/>
              </w:rPr>
              <w:t>睿感</w:t>
            </w:r>
          </w:p>
        </w:tc>
        <w:tc>
          <w:tcPr>
            <w:tcW w:w="1164" w:type="dxa"/>
            <w:vAlign w:val="center"/>
          </w:tcPr>
          <w:p w14:paraId="1B0B1F99">
            <w:pPr>
              <w:spacing w:after="0" w:line="240" w:lineRule="auto"/>
              <w:jc w:val="center"/>
              <w:rPr>
                <w:rFonts w:hint="eastAsia" w:ascii="仿宋" w:hAnsi="仿宋" w:eastAsia="仿宋"/>
                <w:sz w:val="24"/>
                <w:szCs w:val="28"/>
              </w:rPr>
            </w:pPr>
            <w:r>
              <w:rPr>
                <w:rFonts w:hint="eastAsia" w:ascii="仿宋" w:hAnsi="仿宋" w:eastAsia="仿宋"/>
                <w:sz w:val="24"/>
                <w:szCs w:val="28"/>
              </w:rPr>
              <w:t>本部荷兰，山东有分公司</w:t>
            </w:r>
          </w:p>
        </w:tc>
        <w:tc>
          <w:tcPr>
            <w:tcW w:w="942" w:type="dxa"/>
            <w:vAlign w:val="center"/>
          </w:tcPr>
          <w:p w14:paraId="14C7F30C">
            <w:pPr>
              <w:spacing w:after="0" w:line="240" w:lineRule="auto"/>
              <w:jc w:val="center"/>
              <w:rPr>
                <w:rFonts w:hint="eastAsia" w:ascii="仿宋" w:hAnsi="仿宋" w:eastAsia="仿宋"/>
                <w:sz w:val="24"/>
                <w:szCs w:val="28"/>
              </w:rPr>
            </w:pPr>
            <w:r>
              <w:rPr>
                <w:rFonts w:hint="eastAsia" w:ascii="仿宋" w:hAnsi="仿宋" w:eastAsia="仿宋"/>
                <w:sz w:val="24"/>
                <w:szCs w:val="28"/>
              </w:rPr>
              <w:t>MEMS MOX+AI算法集成</w:t>
            </w:r>
          </w:p>
        </w:tc>
        <w:tc>
          <w:tcPr>
            <w:tcW w:w="1677" w:type="dxa"/>
            <w:vAlign w:val="center"/>
          </w:tcPr>
          <w:p w14:paraId="55C3CB41">
            <w:pPr>
              <w:spacing w:after="0" w:line="240" w:lineRule="auto"/>
              <w:jc w:val="center"/>
              <w:rPr>
                <w:rFonts w:hint="eastAsia" w:ascii="仿宋" w:hAnsi="仿宋" w:eastAsia="仿宋"/>
                <w:sz w:val="24"/>
                <w:szCs w:val="28"/>
              </w:rPr>
            </w:pPr>
            <w:r>
              <w:rPr>
                <w:rFonts w:hint="eastAsia" w:ascii="仿宋" w:hAnsi="仿宋" w:eastAsia="仿宋"/>
                <w:sz w:val="24"/>
                <w:szCs w:val="28"/>
              </w:rPr>
              <w:t>智能化程度高，多参数融合能力强</w:t>
            </w:r>
          </w:p>
        </w:tc>
        <w:tc>
          <w:tcPr>
            <w:tcW w:w="1939" w:type="dxa"/>
            <w:vAlign w:val="center"/>
          </w:tcPr>
          <w:p w14:paraId="535969C8">
            <w:pPr>
              <w:spacing w:after="0" w:line="240" w:lineRule="auto"/>
              <w:jc w:val="center"/>
              <w:rPr>
                <w:rFonts w:hint="eastAsia" w:ascii="仿宋" w:hAnsi="仿宋" w:eastAsia="仿宋"/>
                <w:sz w:val="24"/>
                <w:szCs w:val="28"/>
              </w:rPr>
            </w:pPr>
            <w:r>
              <w:rPr>
                <w:rFonts w:hint="eastAsia" w:ascii="仿宋" w:hAnsi="仿宋" w:eastAsia="仿宋"/>
                <w:sz w:val="24"/>
                <w:szCs w:val="28"/>
              </w:rPr>
              <w:t>算法与硬件适配性弱，定制化能力差，成本高，性价比偏低。</w:t>
            </w:r>
          </w:p>
        </w:tc>
        <w:tc>
          <w:tcPr>
            <w:tcW w:w="1278" w:type="dxa"/>
            <w:vAlign w:val="center"/>
          </w:tcPr>
          <w:p w14:paraId="283C1073">
            <w:pPr>
              <w:spacing w:after="0" w:line="240" w:lineRule="auto"/>
              <w:jc w:val="center"/>
              <w:rPr>
                <w:rFonts w:hint="eastAsia" w:ascii="仿宋" w:hAnsi="仿宋" w:eastAsia="仿宋"/>
                <w:sz w:val="24"/>
                <w:szCs w:val="28"/>
              </w:rPr>
            </w:pPr>
            <w:r>
              <w:rPr>
                <w:rFonts w:hint="eastAsia" w:ascii="仿宋" w:hAnsi="仿宋" w:eastAsia="仿宋"/>
                <w:sz w:val="24"/>
                <w:szCs w:val="28"/>
              </w:rPr>
              <w:t>消费电子、中低端汽车电子</w:t>
            </w:r>
          </w:p>
        </w:tc>
        <w:tc>
          <w:tcPr>
            <w:tcW w:w="2155" w:type="dxa"/>
            <w:vAlign w:val="center"/>
          </w:tcPr>
          <w:p w14:paraId="234FC9BF">
            <w:pPr>
              <w:spacing w:after="0" w:line="240" w:lineRule="auto"/>
              <w:jc w:val="center"/>
              <w:rPr>
                <w:rFonts w:hint="eastAsia" w:ascii="仿宋" w:hAnsi="仿宋" w:eastAsia="仿宋"/>
                <w:sz w:val="24"/>
                <w:szCs w:val="28"/>
              </w:rPr>
            </w:pPr>
            <w:r>
              <w:rPr>
                <w:rFonts w:hint="eastAsia" w:ascii="仿宋" w:hAnsi="仿宋" w:eastAsia="仿宋"/>
                <w:sz w:val="24"/>
                <w:szCs w:val="28"/>
              </w:rPr>
              <w:t>响应时间&lt;10s，寿命5年，精度</w:t>
            </w:r>
            <w:r>
              <w:rPr>
                <w:rFonts w:ascii="仿宋" w:hAnsi="仿宋" w:eastAsia="仿宋"/>
                <w:sz w:val="24"/>
                <w:szCs w:val="28"/>
              </w:rPr>
              <w:t>±</w:t>
            </w:r>
            <w:r>
              <w:rPr>
                <w:rFonts w:hint="eastAsia" w:ascii="仿宋" w:hAnsi="仿宋" w:eastAsia="仿宋"/>
                <w:sz w:val="24"/>
                <w:szCs w:val="28"/>
              </w:rPr>
              <w:t>3</w:t>
            </w:r>
            <w:r>
              <w:rPr>
                <w:rFonts w:ascii="仿宋" w:hAnsi="仿宋" w:eastAsia="仿宋"/>
                <w:sz w:val="24"/>
                <w:szCs w:val="28"/>
              </w:rPr>
              <w:t>%FS，</w:t>
            </w:r>
            <w:r>
              <w:rPr>
                <w:rFonts w:hint="eastAsia" w:ascii="仿宋" w:hAnsi="仿宋" w:eastAsia="仿宋"/>
                <w:sz w:val="24"/>
                <w:szCs w:val="28"/>
              </w:rPr>
              <w:t>需依赖云端算力支持</w:t>
            </w:r>
          </w:p>
        </w:tc>
      </w:tr>
      <w:tr w14:paraId="50759C42">
        <w:trPr>
          <w:trHeight w:val="633" w:hRule="atLeast"/>
        </w:trPr>
        <w:tc>
          <w:tcPr>
            <w:tcW w:w="10098" w:type="dxa"/>
            <w:gridSpan w:val="7"/>
            <w:shd w:val="clear" w:color="auto" w:fill="4472C4"/>
            <w:vAlign w:val="center"/>
          </w:tcPr>
          <w:p w14:paraId="34A59C9A">
            <w:pPr>
              <w:widowControl/>
              <w:spacing w:after="0" w:line="240" w:lineRule="auto"/>
              <w:jc w:val="center"/>
              <w:rPr>
                <w:rFonts w:hint="eastAsia" w:ascii="仿宋" w:hAnsi="仿宋" w:eastAsia="仿宋" w:cs="宋体"/>
                <w:b/>
                <w:bCs/>
                <w:color w:val="FFFFFF"/>
                <w:kern w:val="0"/>
                <w:sz w:val="24"/>
                <w14:ligatures w14:val="none"/>
              </w:rPr>
            </w:pPr>
            <w:r>
              <w:rPr>
                <w:rFonts w:hint="eastAsia" w:ascii="仿宋" w:hAnsi="仿宋" w:eastAsia="仿宋" w:cs="宋体"/>
                <w:b/>
                <w:bCs/>
                <w:color w:val="FFFFFF"/>
                <w:kern w:val="0"/>
                <w:sz w:val="24"/>
                <w14:ligatures w14:val="none"/>
              </w:rPr>
              <w:t>国内头部企业</w:t>
            </w:r>
          </w:p>
        </w:tc>
      </w:tr>
      <w:tr w14:paraId="21E31D0E">
        <w:trPr>
          <w:trHeight w:val="633" w:hRule="atLeast"/>
        </w:trPr>
        <w:tc>
          <w:tcPr>
            <w:tcW w:w="943" w:type="dxa"/>
            <w:shd w:val="clear" w:color="auto" w:fill="4472C4"/>
            <w:vAlign w:val="center"/>
          </w:tcPr>
          <w:p w14:paraId="4AF8616C">
            <w:pPr>
              <w:widowControl/>
              <w:spacing w:after="0" w:line="240" w:lineRule="auto"/>
              <w:jc w:val="center"/>
              <w:rPr>
                <w:rFonts w:hint="eastAsia" w:ascii="仿宋" w:hAnsi="仿宋" w:eastAsia="仿宋" w:cs="宋体"/>
                <w:b/>
                <w:bCs/>
                <w:color w:val="FFFFFF"/>
                <w:kern w:val="0"/>
                <w:sz w:val="24"/>
                <w14:ligatures w14:val="none"/>
              </w:rPr>
            </w:pPr>
            <w:r>
              <w:rPr>
                <w:rFonts w:hint="eastAsia" w:ascii="仿宋" w:hAnsi="仿宋" w:eastAsia="仿宋" w:cs="宋体"/>
                <w:b/>
                <w:bCs/>
                <w:color w:val="FFFFFF"/>
                <w:kern w:val="0"/>
                <w:sz w:val="24"/>
                <w14:ligatures w14:val="none"/>
              </w:rPr>
              <w:t>厂商</w:t>
            </w:r>
          </w:p>
        </w:tc>
        <w:tc>
          <w:tcPr>
            <w:tcW w:w="1164" w:type="dxa"/>
            <w:shd w:val="clear" w:color="auto" w:fill="4472C4"/>
            <w:vAlign w:val="center"/>
          </w:tcPr>
          <w:p w14:paraId="35BE5715">
            <w:pPr>
              <w:widowControl/>
              <w:spacing w:after="0" w:line="240" w:lineRule="auto"/>
              <w:jc w:val="center"/>
              <w:rPr>
                <w:rFonts w:hint="eastAsia" w:ascii="仿宋" w:hAnsi="仿宋" w:eastAsia="仿宋" w:cs="宋体"/>
                <w:b/>
                <w:bCs/>
                <w:color w:val="FFFFFF"/>
                <w:kern w:val="0"/>
                <w:sz w:val="24"/>
                <w14:ligatures w14:val="none"/>
              </w:rPr>
            </w:pPr>
            <w:r>
              <w:rPr>
                <w:rFonts w:hint="eastAsia" w:ascii="仿宋" w:hAnsi="仿宋" w:eastAsia="仿宋" w:cs="宋体"/>
                <w:b/>
                <w:bCs/>
                <w:color w:val="FFFFFF"/>
                <w:kern w:val="0"/>
                <w:sz w:val="24"/>
                <w14:ligatures w14:val="none"/>
              </w:rPr>
              <w:t>国家</w:t>
            </w:r>
          </w:p>
        </w:tc>
        <w:tc>
          <w:tcPr>
            <w:tcW w:w="942" w:type="dxa"/>
            <w:shd w:val="clear" w:color="auto" w:fill="4472C4"/>
            <w:vAlign w:val="center"/>
          </w:tcPr>
          <w:p w14:paraId="621F9B37">
            <w:pPr>
              <w:widowControl/>
              <w:spacing w:after="0" w:line="240" w:lineRule="auto"/>
              <w:jc w:val="center"/>
              <w:rPr>
                <w:rFonts w:hint="eastAsia" w:ascii="仿宋" w:hAnsi="仿宋" w:eastAsia="仿宋" w:cs="宋体"/>
                <w:b/>
                <w:bCs/>
                <w:color w:val="FFFFFF"/>
                <w:kern w:val="0"/>
                <w:sz w:val="24"/>
                <w14:ligatures w14:val="none"/>
              </w:rPr>
            </w:pPr>
            <w:r>
              <w:rPr>
                <w:rFonts w:hint="eastAsia" w:ascii="仿宋" w:hAnsi="仿宋" w:eastAsia="仿宋" w:cs="宋体"/>
                <w:b/>
                <w:bCs/>
                <w:color w:val="FFFFFF"/>
                <w:kern w:val="0"/>
                <w:sz w:val="24"/>
                <w14:ligatures w14:val="none"/>
              </w:rPr>
              <w:t>技术路线</w:t>
            </w:r>
          </w:p>
        </w:tc>
        <w:tc>
          <w:tcPr>
            <w:tcW w:w="1677" w:type="dxa"/>
            <w:shd w:val="clear" w:color="auto" w:fill="4472C4"/>
            <w:vAlign w:val="center"/>
          </w:tcPr>
          <w:p w14:paraId="71927DF8">
            <w:pPr>
              <w:widowControl/>
              <w:spacing w:after="0" w:line="240" w:lineRule="auto"/>
              <w:jc w:val="center"/>
              <w:rPr>
                <w:rFonts w:hint="eastAsia" w:ascii="仿宋" w:hAnsi="仿宋" w:eastAsia="仿宋" w:cs="宋体"/>
                <w:b/>
                <w:bCs/>
                <w:color w:val="FFFFFF"/>
                <w:kern w:val="0"/>
                <w:sz w:val="24"/>
                <w14:ligatures w14:val="none"/>
              </w:rPr>
            </w:pPr>
            <w:r>
              <w:rPr>
                <w:rFonts w:hint="eastAsia" w:ascii="仿宋" w:hAnsi="仿宋" w:eastAsia="仿宋" w:cs="宋体"/>
                <w:b/>
                <w:bCs/>
                <w:color w:val="FFFFFF"/>
                <w:kern w:val="0"/>
                <w:sz w:val="24"/>
                <w14:ligatures w14:val="none"/>
              </w:rPr>
              <w:t>核心优势</w:t>
            </w:r>
          </w:p>
        </w:tc>
        <w:tc>
          <w:tcPr>
            <w:tcW w:w="1939" w:type="dxa"/>
            <w:shd w:val="clear" w:color="auto" w:fill="4472C4"/>
            <w:vAlign w:val="center"/>
          </w:tcPr>
          <w:p w14:paraId="1BF79000">
            <w:pPr>
              <w:widowControl/>
              <w:spacing w:after="0" w:line="240" w:lineRule="auto"/>
              <w:jc w:val="center"/>
              <w:rPr>
                <w:rFonts w:hint="eastAsia" w:ascii="仿宋" w:hAnsi="仿宋" w:eastAsia="仿宋" w:cs="宋体"/>
                <w:b/>
                <w:bCs/>
                <w:color w:val="FFFFFF"/>
                <w:kern w:val="0"/>
                <w:sz w:val="24"/>
                <w14:ligatures w14:val="none"/>
              </w:rPr>
            </w:pPr>
            <w:r>
              <w:rPr>
                <w:rFonts w:hint="eastAsia" w:ascii="仿宋" w:hAnsi="仿宋" w:eastAsia="仿宋" w:cs="宋体"/>
                <w:b/>
                <w:bCs/>
                <w:color w:val="FFFFFF"/>
                <w:kern w:val="0"/>
                <w:sz w:val="24"/>
                <w14:ligatures w14:val="none"/>
              </w:rPr>
              <w:t>不足</w:t>
            </w:r>
          </w:p>
        </w:tc>
        <w:tc>
          <w:tcPr>
            <w:tcW w:w="1278" w:type="dxa"/>
            <w:shd w:val="clear" w:color="auto" w:fill="4472C4"/>
            <w:vAlign w:val="center"/>
          </w:tcPr>
          <w:p w14:paraId="035C220D">
            <w:pPr>
              <w:widowControl/>
              <w:spacing w:after="0" w:line="240" w:lineRule="auto"/>
              <w:jc w:val="center"/>
              <w:rPr>
                <w:rFonts w:hint="eastAsia" w:ascii="仿宋" w:hAnsi="仿宋" w:eastAsia="仿宋" w:cs="宋体"/>
                <w:b/>
                <w:bCs/>
                <w:color w:val="FFFFFF"/>
                <w:kern w:val="0"/>
                <w:sz w:val="24"/>
                <w14:ligatures w14:val="none"/>
              </w:rPr>
            </w:pPr>
            <w:r>
              <w:rPr>
                <w:rFonts w:hint="eastAsia" w:ascii="仿宋" w:hAnsi="仿宋" w:eastAsia="仿宋" w:cs="宋体"/>
                <w:b/>
                <w:bCs/>
                <w:color w:val="FFFFFF"/>
                <w:kern w:val="0"/>
                <w:sz w:val="24"/>
                <w14:ligatures w14:val="none"/>
              </w:rPr>
              <w:t>聚焦场景</w:t>
            </w:r>
          </w:p>
        </w:tc>
        <w:tc>
          <w:tcPr>
            <w:tcW w:w="2155" w:type="dxa"/>
            <w:shd w:val="clear" w:color="auto" w:fill="4472C4"/>
            <w:vAlign w:val="center"/>
          </w:tcPr>
          <w:p w14:paraId="0092FC3B">
            <w:pPr>
              <w:spacing w:after="0" w:line="240" w:lineRule="auto"/>
              <w:jc w:val="center"/>
              <w:rPr>
                <w:rFonts w:hint="eastAsia" w:ascii="仿宋" w:hAnsi="仿宋" w:eastAsia="仿宋"/>
                <w:sz w:val="24"/>
                <w:szCs w:val="28"/>
              </w:rPr>
            </w:pPr>
            <w:r>
              <w:rPr>
                <w:rFonts w:hint="eastAsia" w:ascii="仿宋" w:hAnsi="仿宋" w:eastAsia="仿宋" w:cs="宋体"/>
                <w:b/>
                <w:bCs/>
                <w:color w:val="FFFFFF"/>
                <w:kern w:val="0"/>
                <w:sz w:val="24"/>
                <w14:ligatures w14:val="none"/>
              </w:rPr>
              <w:t>核心性能</w:t>
            </w:r>
          </w:p>
        </w:tc>
      </w:tr>
      <w:tr w14:paraId="5D01B68D">
        <w:trPr>
          <w:trHeight w:val="633" w:hRule="atLeast"/>
        </w:trPr>
        <w:tc>
          <w:tcPr>
            <w:tcW w:w="943" w:type="dxa"/>
            <w:vAlign w:val="center"/>
          </w:tcPr>
          <w:p w14:paraId="20DE6FB7">
            <w:pPr>
              <w:spacing w:after="0" w:line="240" w:lineRule="auto"/>
              <w:jc w:val="center"/>
              <w:rPr>
                <w:rFonts w:hint="eastAsia" w:ascii="仿宋" w:hAnsi="仿宋" w:eastAsia="仿宋"/>
                <w:sz w:val="24"/>
                <w:szCs w:val="28"/>
              </w:rPr>
            </w:pPr>
            <w:r>
              <w:rPr>
                <w:rFonts w:hint="eastAsia" w:ascii="仿宋" w:hAnsi="仿宋" w:eastAsia="仿宋"/>
                <w:sz w:val="24"/>
                <w:szCs w:val="28"/>
              </w:rPr>
              <w:t>汉威科技</w:t>
            </w:r>
          </w:p>
        </w:tc>
        <w:tc>
          <w:tcPr>
            <w:tcW w:w="1164" w:type="dxa"/>
            <w:vAlign w:val="center"/>
          </w:tcPr>
          <w:p w14:paraId="1070855B">
            <w:pPr>
              <w:spacing w:after="0" w:line="240" w:lineRule="auto"/>
              <w:jc w:val="center"/>
              <w:rPr>
                <w:rFonts w:hint="eastAsia" w:ascii="仿宋" w:hAnsi="仿宋" w:eastAsia="仿宋"/>
                <w:sz w:val="24"/>
                <w:szCs w:val="28"/>
              </w:rPr>
            </w:pPr>
            <w:bookmarkStart w:id="91" w:name="OLE_LINK18"/>
            <w:r>
              <w:rPr>
                <w:rFonts w:hint="eastAsia" w:ascii="仿宋" w:hAnsi="仿宋" w:eastAsia="仿宋"/>
                <w:sz w:val="24"/>
                <w:szCs w:val="28"/>
              </w:rPr>
              <w:t>中国</w:t>
            </w:r>
            <w:bookmarkEnd w:id="91"/>
          </w:p>
        </w:tc>
        <w:tc>
          <w:tcPr>
            <w:tcW w:w="942" w:type="dxa"/>
            <w:vAlign w:val="center"/>
          </w:tcPr>
          <w:p w14:paraId="47B8A2ED">
            <w:pPr>
              <w:spacing w:after="0" w:line="240" w:lineRule="auto"/>
              <w:jc w:val="center"/>
              <w:rPr>
                <w:rFonts w:hint="eastAsia" w:ascii="仿宋" w:hAnsi="仿宋" w:eastAsia="仿宋"/>
                <w:sz w:val="24"/>
                <w:szCs w:val="28"/>
              </w:rPr>
            </w:pPr>
            <w:r>
              <w:rPr>
                <w:rFonts w:hint="eastAsia" w:ascii="仿宋" w:hAnsi="仿宋" w:eastAsia="仿宋"/>
                <w:sz w:val="24"/>
                <w:szCs w:val="28"/>
              </w:rPr>
              <w:t>MEMS MOX、电化学、光声光谱、光离子化</w:t>
            </w:r>
          </w:p>
        </w:tc>
        <w:tc>
          <w:tcPr>
            <w:tcW w:w="1677" w:type="dxa"/>
            <w:vAlign w:val="center"/>
          </w:tcPr>
          <w:p w14:paraId="114F3C66">
            <w:pPr>
              <w:spacing w:after="0" w:line="240" w:lineRule="auto"/>
              <w:jc w:val="center"/>
              <w:rPr>
                <w:rFonts w:hint="eastAsia" w:ascii="仿宋" w:hAnsi="仿宋" w:eastAsia="仿宋"/>
                <w:sz w:val="24"/>
                <w:szCs w:val="28"/>
              </w:rPr>
            </w:pPr>
            <w:r>
              <w:rPr>
                <w:rFonts w:ascii="仿宋" w:hAnsi="仿宋" w:eastAsia="仿宋"/>
                <w:sz w:val="24"/>
                <w:szCs w:val="28"/>
              </w:rPr>
              <w:t>中国气体传感器龙头，垂直整合 “敏感材</w:t>
            </w:r>
            <w:r>
              <w:rPr>
                <w:rFonts w:hint="eastAsia" w:ascii="仿宋" w:hAnsi="仿宋" w:eastAsia="仿宋"/>
                <w:sz w:val="24"/>
                <w:szCs w:val="28"/>
              </w:rPr>
              <w:t>料-</w:t>
            </w:r>
            <w:r>
              <w:rPr>
                <w:rFonts w:ascii="仿宋" w:hAnsi="仿宋" w:eastAsia="仿宋"/>
                <w:sz w:val="24"/>
                <w:szCs w:val="28"/>
              </w:rPr>
              <w:t>MEMS 芯片 - 模组封装” 全产业链</w:t>
            </w:r>
            <w:r>
              <w:rPr>
                <w:rFonts w:hint="eastAsia" w:ascii="仿宋" w:hAnsi="仿宋" w:eastAsia="仿宋"/>
                <w:sz w:val="24"/>
                <w:szCs w:val="28"/>
              </w:rPr>
              <w:t>，成本较进口低40%-60%</w:t>
            </w:r>
          </w:p>
        </w:tc>
        <w:tc>
          <w:tcPr>
            <w:tcW w:w="1939" w:type="dxa"/>
            <w:vAlign w:val="center"/>
          </w:tcPr>
          <w:p w14:paraId="27CCCC34">
            <w:pPr>
              <w:spacing w:after="0" w:line="240" w:lineRule="auto"/>
              <w:jc w:val="center"/>
              <w:rPr>
                <w:rFonts w:hint="eastAsia" w:ascii="仿宋" w:hAnsi="仿宋" w:eastAsia="仿宋"/>
                <w:sz w:val="24"/>
                <w:szCs w:val="28"/>
              </w:rPr>
            </w:pPr>
            <w:r>
              <w:rPr>
                <w:rFonts w:hint="eastAsia" w:ascii="仿宋" w:hAnsi="仿宋" w:eastAsia="仿宋"/>
                <w:sz w:val="24"/>
                <w:szCs w:val="28"/>
              </w:rPr>
              <w:t>主流产品停留在ppm级，低浓度检测能力受限；MEMS工艺不如国际水平，稳定性、一致性存在差距；功耗、集成、AI存在差距，难满足手机、可穿戴等极小型设备。</w:t>
            </w:r>
          </w:p>
        </w:tc>
        <w:tc>
          <w:tcPr>
            <w:tcW w:w="1278" w:type="dxa"/>
            <w:vAlign w:val="center"/>
          </w:tcPr>
          <w:p w14:paraId="76C2B4BD">
            <w:pPr>
              <w:spacing w:after="0" w:line="240" w:lineRule="auto"/>
              <w:jc w:val="center"/>
              <w:rPr>
                <w:rFonts w:hint="eastAsia" w:ascii="仿宋" w:hAnsi="仿宋" w:eastAsia="仿宋"/>
                <w:sz w:val="24"/>
                <w:szCs w:val="28"/>
              </w:rPr>
            </w:pPr>
            <w:r>
              <w:rPr>
                <w:rFonts w:hint="eastAsia" w:ascii="仿宋" w:hAnsi="仿宋" w:eastAsia="仿宋"/>
                <w:b/>
                <w:bCs/>
                <w:sz w:val="24"/>
                <w:szCs w:val="28"/>
              </w:rPr>
              <w:t>传统：</w:t>
            </w:r>
            <w:r>
              <w:rPr>
                <w:rFonts w:hint="eastAsia" w:ascii="仿宋" w:hAnsi="仿宋" w:eastAsia="仿宋"/>
                <w:sz w:val="24"/>
                <w:szCs w:val="28"/>
              </w:rPr>
              <w:t>工业安全、家用燃气安全；</w:t>
            </w:r>
          </w:p>
          <w:p w14:paraId="269CAC4D">
            <w:pPr>
              <w:spacing w:after="0" w:line="240" w:lineRule="auto"/>
              <w:jc w:val="center"/>
              <w:rPr>
                <w:rFonts w:hint="eastAsia" w:ascii="仿宋" w:hAnsi="仿宋" w:eastAsia="仿宋"/>
                <w:sz w:val="24"/>
                <w:szCs w:val="28"/>
              </w:rPr>
            </w:pPr>
            <w:r>
              <w:rPr>
                <w:rFonts w:hint="eastAsia" w:ascii="仿宋" w:hAnsi="仿宋" w:eastAsia="仿宋"/>
                <w:b/>
                <w:bCs/>
                <w:sz w:val="24"/>
                <w:szCs w:val="28"/>
              </w:rPr>
              <w:t>新业务：</w:t>
            </w:r>
            <w:r>
              <w:rPr>
                <w:rFonts w:hint="eastAsia" w:ascii="仿宋" w:hAnsi="仿宋" w:eastAsia="仿宋"/>
                <w:sz w:val="24"/>
                <w:szCs w:val="28"/>
              </w:rPr>
              <w:t>汽车座舱</w:t>
            </w:r>
          </w:p>
        </w:tc>
        <w:tc>
          <w:tcPr>
            <w:tcW w:w="2155" w:type="dxa"/>
            <w:vAlign w:val="center"/>
          </w:tcPr>
          <w:p w14:paraId="638AC057">
            <w:pPr>
              <w:spacing w:after="0" w:line="240" w:lineRule="auto"/>
              <w:jc w:val="center"/>
              <w:rPr>
                <w:rFonts w:hint="eastAsia" w:ascii="仿宋" w:hAnsi="仿宋" w:eastAsia="仿宋"/>
                <w:sz w:val="24"/>
                <w:szCs w:val="28"/>
              </w:rPr>
            </w:pPr>
            <w:r>
              <w:rPr>
                <w:rFonts w:ascii="仿宋" w:hAnsi="仿宋" w:eastAsia="仿宋"/>
                <w:sz w:val="24"/>
                <w:szCs w:val="28"/>
              </w:rPr>
              <w:t>响应时间</w:t>
            </w:r>
            <w:r>
              <w:rPr>
                <w:rFonts w:hint="eastAsia" w:ascii="仿宋" w:hAnsi="仿宋" w:eastAsia="仿宋"/>
                <w:sz w:val="24"/>
                <w:szCs w:val="28"/>
              </w:rPr>
              <w:t>&lt;</w:t>
            </w:r>
            <w:r>
              <w:rPr>
                <w:rFonts w:ascii="仿宋" w:hAnsi="仿宋" w:eastAsia="仿宋"/>
                <w:sz w:val="24"/>
                <w:szCs w:val="28"/>
              </w:rPr>
              <w:t>15s，寿命5年，</w:t>
            </w:r>
            <w:r>
              <w:rPr>
                <w:rFonts w:hint="eastAsia" w:ascii="仿宋" w:hAnsi="仿宋" w:eastAsia="仿宋"/>
                <w:sz w:val="24"/>
                <w:szCs w:val="28"/>
              </w:rPr>
              <w:t>25年车规级以气体+柔性触觉+MEMS三条线推进，已完成IATD16949+</w:t>
            </w:r>
            <w:r>
              <w:rPr>
                <w:rFonts w:ascii="仿宋" w:hAnsi="仿宋" w:eastAsia="仿宋"/>
                <w:sz w:val="24"/>
                <w:szCs w:val="28"/>
              </w:rPr>
              <w:t xml:space="preserve"> AEC-Q100</w:t>
            </w:r>
            <w:r>
              <w:rPr>
                <w:rFonts w:hint="eastAsia" w:ascii="仿宋" w:hAnsi="仿宋" w:eastAsia="仿宋"/>
                <w:sz w:val="24"/>
                <w:szCs w:val="28"/>
              </w:rPr>
              <w:t>双认证、定点送样小批量落地，26年预计开始规模化量产</w:t>
            </w:r>
          </w:p>
        </w:tc>
      </w:tr>
      <w:tr w14:paraId="3325A5A4">
        <w:trPr>
          <w:trHeight w:val="633" w:hRule="atLeast"/>
        </w:trPr>
        <w:tc>
          <w:tcPr>
            <w:tcW w:w="943" w:type="dxa"/>
            <w:vAlign w:val="center"/>
          </w:tcPr>
          <w:p w14:paraId="25C51D1C">
            <w:pPr>
              <w:spacing w:after="0" w:line="240" w:lineRule="auto"/>
              <w:jc w:val="center"/>
              <w:rPr>
                <w:rFonts w:hint="eastAsia" w:ascii="仿宋" w:hAnsi="仿宋" w:eastAsia="仿宋"/>
                <w:sz w:val="24"/>
                <w:szCs w:val="28"/>
              </w:rPr>
            </w:pPr>
            <w:r>
              <w:rPr>
                <w:rFonts w:hint="eastAsia" w:ascii="仿宋" w:hAnsi="仿宋" w:eastAsia="仿宋"/>
                <w:sz w:val="24"/>
                <w:szCs w:val="28"/>
              </w:rPr>
              <w:t>四方光电</w:t>
            </w:r>
          </w:p>
        </w:tc>
        <w:tc>
          <w:tcPr>
            <w:tcW w:w="1164" w:type="dxa"/>
            <w:vAlign w:val="center"/>
          </w:tcPr>
          <w:p w14:paraId="15FA8581">
            <w:pPr>
              <w:spacing w:after="0" w:line="240" w:lineRule="auto"/>
              <w:jc w:val="center"/>
              <w:rPr>
                <w:rFonts w:hint="eastAsia" w:ascii="仿宋" w:hAnsi="仿宋" w:eastAsia="仿宋"/>
                <w:sz w:val="24"/>
                <w:szCs w:val="28"/>
              </w:rPr>
            </w:pPr>
            <w:r>
              <w:rPr>
                <w:rFonts w:hint="eastAsia" w:ascii="仿宋" w:hAnsi="仿宋" w:eastAsia="仿宋"/>
                <w:sz w:val="24"/>
                <w:szCs w:val="28"/>
              </w:rPr>
              <w:t>中国</w:t>
            </w:r>
          </w:p>
        </w:tc>
        <w:tc>
          <w:tcPr>
            <w:tcW w:w="942" w:type="dxa"/>
            <w:vAlign w:val="center"/>
          </w:tcPr>
          <w:p w14:paraId="46E06088">
            <w:pPr>
              <w:spacing w:after="0" w:line="240" w:lineRule="auto"/>
              <w:jc w:val="center"/>
              <w:rPr>
                <w:rFonts w:hint="eastAsia" w:ascii="仿宋" w:hAnsi="仿宋" w:eastAsia="仿宋"/>
                <w:sz w:val="24"/>
                <w:szCs w:val="28"/>
              </w:rPr>
            </w:pPr>
            <w:bookmarkStart w:id="92" w:name="OLE_LINK30"/>
            <w:r>
              <w:rPr>
                <w:rFonts w:hint="eastAsia" w:ascii="仿宋" w:hAnsi="仿宋" w:eastAsia="仿宋"/>
                <w:sz w:val="24"/>
                <w:szCs w:val="28"/>
              </w:rPr>
              <w:t>MEMS MOX</w:t>
            </w:r>
            <w:bookmarkEnd w:id="92"/>
          </w:p>
        </w:tc>
        <w:tc>
          <w:tcPr>
            <w:tcW w:w="1677" w:type="dxa"/>
            <w:vAlign w:val="center"/>
          </w:tcPr>
          <w:p w14:paraId="28E423DD">
            <w:pPr>
              <w:spacing w:after="0" w:line="240" w:lineRule="auto"/>
              <w:jc w:val="center"/>
              <w:rPr>
                <w:rFonts w:hint="eastAsia" w:ascii="仿宋" w:hAnsi="仿宋" w:eastAsia="仿宋"/>
                <w:sz w:val="24"/>
                <w:szCs w:val="28"/>
              </w:rPr>
            </w:pPr>
            <w:r>
              <w:rPr>
                <w:rFonts w:hint="eastAsia" w:ascii="仿宋" w:hAnsi="仿宋" w:eastAsia="仿宋"/>
                <w:sz w:val="24"/>
                <w:szCs w:val="28"/>
              </w:rPr>
              <w:t>光学+MOX多技术融合，光学传感技术国内领先，国产替代标杆，配套小米、美的等头部家电，海外市场拓展迅速</w:t>
            </w:r>
          </w:p>
        </w:tc>
        <w:tc>
          <w:tcPr>
            <w:tcW w:w="1939" w:type="dxa"/>
            <w:vAlign w:val="center"/>
          </w:tcPr>
          <w:p w14:paraId="5340A2AF">
            <w:pPr>
              <w:spacing w:after="0" w:line="240" w:lineRule="auto"/>
              <w:jc w:val="center"/>
              <w:rPr>
                <w:rFonts w:hint="eastAsia" w:ascii="仿宋" w:hAnsi="仿宋" w:eastAsia="仿宋"/>
                <w:sz w:val="24"/>
                <w:szCs w:val="28"/>
              </w:rPr>
            </w:pPr>
            <w:r>
              <w:rPr>
                <w:rFonts w:hint="eastAsia" w:ascii="仿宋" w:hAnsi="仿宋" w:eastAsia="仿宋"/>
                <w:sz w:val="24"/>
                <w:szCs w:val="28"/>
              </w:rPr>
              <w:t>MEMS芯片良率低，批次一致性差，AI算法能力薄弱，智能程度低</w:t>
            </w:r>
          </w:p>
        </w:tc>
        <w:tc>
          <w:tcPr>
            <w:tcW w:w="1278" w:type="dxa"/>
            <w:vAlign w:val="center"/>
          </w:tcPr>
          <w:p w14:paraId="71AE05C3">
            <w:pPr>
              <w:spacing w:after="0" w:line="240" w:lineRule="auto"/>
              <w:jc w:val="center"/>
              <w:rPr>
                <w:rFonts w:hint="eastAsia" w:ascii="仿宋" w:hAnsi="仿宋" w:eastAsia="仿宋"/>
                <w:sz w:val="24"/>
                <w:szCs w:val="28"/>
              </w:rPr>
            </w:pPr>
            <w:r>
              <w:rPr>
                <w:rFonts w:hint="eastAsia" w:ascii="仿宋" w:hAnsi="仿宋" w:eastAsia="仿宋"/>
                <w:sz w:val="24"/>
                <w:szCs w:val="28"/>
              </w:rPr>
              <w:t>环境监测、工业基础场景</w:t>
            </w:r>
          </w:p>
        </w:tc>
        <w:tc>
          <w:tcPr>
            <w:tcW w:w="2155" w:type="dxa"/>
            <w:vAlign w:val="center"/>
          </w:tcPr>
          <w:p w14:paraId="3C200326">
            <w:pPr>
              <w:spacing w:after="0" w:line="240" w:lineRule="auto"/>
              <w:jc w:val="center"/>
              <w:rPr>
                <w:rFonts w:hint="eastAsia" w:ascii="仿宋" w:hAnsi="仿宋" w:eastAsia="仿宋"/>
                <w:sz w:val="24"/>
                <w:szCs w:val="28"/>
              </w:rPr>
            </w:pPr>
            <w:bookmarkStart w:id="93" w:name="OLE_LINK31"/>
            <w:r>
              <w:rPr>
                <w:rFonts w:hint="eastAsia" w:ascii="仿宋" w:hAnsi="仿宋" w:eastAsia="仿宋"/>
                <w:sz w:val="24"/>
                <w:szCs w:val="28"/>
              </w:rPr>
              <w:t>响应时间&lt;15s，寿命5年，精度</w:t>
            </w:r>
            <w:r>
              <w:rPr>
                <w:rFonts w:ascii="仿宋" w:hAnsi="仿宋" w:eastAsia="仿宋"/>
                <w:sz w:val="24"/>
                <w:szCs w:val="28"/>
              </w:rPr>
              <w:t>±</w:t>
            </w:r>
            <w:r>
              <w:rPr>
                <w:rFonts w:hint="eastAsia" w:ascii="仿宋" w:hAnsi="仿宋" w:eastAsia="仿宋"/>
                <w:sz w:val="24"/>
                <w:szCs w:val="28"/>
              </w:rPr>
              <w:t>5</w:t>
            </w:r>
            <w:r>
              <w:rPr>
                <w:rFonts w:ascii="仿宋" w:hAnsi="仿宋" w:eastAsia="仿宋"/>
                <w:sz w:val="24"/>
                <w:szCs w:val="28"/>
              </w:rPr>
              <w:t>%FS，</w:t>
            </w:r>
            <w:r>
              <w:rPr>
                <w:rFonts w:hint="eastAsia" w:ascii="仿宋" w:hAnsi="仿宋" w:eastAsia="仿宋"/>
                <w:sz w:val="24"/>
                <w:szCs w:val="28"/>
              </w:rPr>
              <w:t>无自主算法支持</w:t>
            </w:r>
            <w:bookmarkEnd w:id="93"/>
          </w:p>
        </w:tc>
      </w:tr>
      <w:tr w14:paraId="2ED22E1C">
        <w:trPr>
          <w:trHeight w:val="633" w:hRule="atLeast"/>
        </w:trPr>
        <w:tc>
          <w:tcPr>
            <w:tcW w:w="943" w:type="dxa"/>
            <w:vAlign w:val="center"/>
          </w:tcPr>
          <w:p w14:paraId="46506071">
            <w:pPr>
              <w:spacing w:after="0" w:line="240" w:lineRule="auto"/>
              <w:jc w:val="center"/>
              <w:rPr>
                <w:rFonts w:hint="eastAsia" w:ascii="仿宋" w:hAnsi="仿宋" w:eastAsia="仿宋"/>
                <w:b/>
                <w:bCs/>
                <w:sz w:val="24"/>
                <w:szCs w:val="28"/>
              </w:rPr>
            </w:pPr>
            <w:r>
              <w:rPr>
                <w:rFonts w:hint="eastAsia" w:ascii="仿宋" w:hAnsi="仿宋" w:eastAsia="仿宋"/>
                <w:b/>
                <w:bCs/>
                <w:sz w:val="24"/>
                <w:szCs w:val="28"/>
              </w:rPr>
              <w:t>中科微感</w:t>
            </w:r>
          </w:p>
        </w:tc>
        <w:tc>
          <w:tcPr>
            <w:tcW w:w="1164" w:type="dxa"/>
            <w:vAlign w:val="center"/>
          </w:tcPr>
          <w:p w14:paraId="14909D0E">
            <w:pPr>
              <w:spacing w:after="0" w:line="240" w:lineRule="auto"/>
              <w:jc w:val="center"/>
              <w:rPr>
                <w:rFonts w:hint="eastAsia" w:ascii="仿宋" w:hAnsi="仿宋" w:eastAsia="仿宋"/>
                <w:b/>
                <w:bCs/>
                <w:sz w:val="24"/>
                <w:szCs w:val="28"/>
              </w:rPr>
            </w:pPr>
            <w:r>
              <w:rPr>
                <w:rFonts w:hint="eastAsia" w:ascii="仿宋" w:hAnsi="仿宋" w:eastAsia="仿宋"/>
                <w:b/>
                <w:bCs/>
                <w:sz w:val="24"/>
                <w:szCs w:val="28"/>
              </w:rPr>
              <w:t>中国</w:t>
            </w:r>
          </w:p>
        </w:tc>
        <w:tc>
          <w:tcPr>
            <w:tcW w:w="942" w:type="dxa"/>
            <w:vAlign w:val="center"/>
          </w:tcPr>
          <w:p w14:paraId="0AE5D8F0">
            <w:pPr>
              <w:spacing w:after="0" w:line="240" w:lineRule="auto"/>
              <w:jc w:val="center"/>
              <w:rPr>
                <w:rFonts w:hint="eastAsia" w:ascii="仿宋" w:hAnsi="仿宋" w:eastAsia="仿宋"/>
                <w:b/>
                <w:bCs/>
                <w:sz w:val="24"/>
                <w:szCs w:val="28"/>
              </w:rPr>
            </w:pPr>
            <w:r>
              <w:rPr>
                <w:rFonts w:hint="eastAsia" w:ascii="仿宋" w:hAnsi="仿宋" w:eastAsia="仿宋"/>
                <w:b/>
                <w:bCs/>
                <w:sz w:val="24"/>
                <w:szCs w:val="28"/>
              </w:rPr>
              <w:t>MEMS MOX+AI全栈自研</w:t>
            </w:r>
          </w:p>
        </w:tc>
        <w:tc>
          <w:tcPr>
            <w:tcW w:w="1677" w:type="dxa"/>
            <w:vAlign w:val="center"/>
          </w:tcPr>
          <w:p w14:paraId="2EC0212B">
            <w:pPr>
              <w:spacing w:after="0" w:line="240" w:lineRule="auto"/>
              <w:jc w:val="center"/>
              <w:rPr>
                <w:rFonts w:hint="eastAsia" w:ascii="仿宋" w:hAnsi="仿宋" w:eastAsia="仿宋"/>
                <w:b/>
                <w:bCs/>
                <w:sz w:val="24"/>
                <w:szCs w:val="28"/>
              </w:rPr>
            </w:pPr>
            <w:r>
              <w:rPr>
                <w:rFonts w:hint="eastAsia" w:ascii="仿宋" w:hAnsi="仿宋" w:eastAsia="仿宋"/>
                <w:b/>
                <w:bCs/>
                <w:sz w:val="24"/>
                <w:szCs w:val="28"/>
              </w:rPr>
              <w:t>全链条自主可控（材料-芯片-算法）；纳米级工艺提升性能；性价比高，适配多场景；定制化能力强</w:t>
            </w:r>
          </w:p>
        </w:tc>
        <w:tc>
          <w:tcPr>
            <w:tcW w:w="1939" w:type="dxa"/>
            <w:vAlign w:val="center"/>
          </w:tcPr>
          <w:p w14:paraId="1BC52805">
            <w:pPr>
              <w:spacing w:after="0" w:line="240" w:lineRule="auto"/>
              <w:jc w:val="center"/>
              <w:rPr>
                <w:rFonts w:hint="eastAsia" w:ascii="仿宋" w:hAnsi="仿宋" w:eastAsia="仿宋"/>
                <w:b/>
                <w:bCs/>
                <w:sz w:val="24"/>
                <w:szCs w:val="28"/>
              </w:rPr>
            </w:pPr>
            <w:r>
              <w:rPr>
                <w:rFonts w:hint="eastAsia" w:ascii="仿宋" w:hAnsi="仿宋" w:eastAsia="仿宋"/>
                <w:b/>
                <w:bCs/>
                <w:sz w:val="24"/>
                <w:szCs w:val="28"/>
              </w:rPr>
              <w:t>高端车规市场渗透待提升，品牌国际影响力需强化</w:t>
            </w:r>
          </w:p>
        </w:tc>
        <w:tc>
          <w:tcPr>
            <w:tcW w:w="1278" w:type="dxa"/>
            <w:vAlign w:val="center"/>
          </w:tcPr>
          <w:p w14:paraId="759D0089">
            <w:pPr>
              <w:spacing w:after="0" w:line="240" w:lineRule="auto"/>
              <w:jc w:val="center"/>
              <w:rPr>
                <w:rFonts w:hint="eastAsia" w:ascii="仿宋" w:hAnsi="仿宋" w:eastAsia="仿宋"/>
                <w:b/>
                <w:bCs/>
                <w:sz w:val="24"/>
                <w:szCs w:val="28"/>
              </w:rPr>
            </w:pPr>
            <w:r>
              <w:rPr>
                <w:rFonts w:hint="eastAsia" w:ascii="仿宋" w:hAnsi="仿宋" w:eastAsia="仿宋"/>
                <w:b/>
                <w:bCs/>
                <w:sz w:val="24"/>
                <w:szCs w:val="28"/>
              </w:rPr>
              <w:t>汽车内饰品控、中高端消费电子、食品检测、高端VOC监测、储能安全等</w:t>
            </w:r>
          </w:p>
        </w:tc>
        <w:tc>
          <w:tcPr>
            <w:tcW w:w="2155" w:type="dxa"/>
            <w:vAlign w:val="center"/>
          </w:tcPr>
          <w:p w14:paraId="232A74DE">
            <w:pPr>
              <w:spacing w:after="0" w:line="240" w:lineRule="auto"/>
              <w:jc w:val="center"/>
              <w:rPr>
                <w:rFonts w:hint="eastAsia" w:ascii="仿宋" w:hAnsi="仿宋" w:eastAsia="仿宋"/>
                <w:b/>
                <w:bCs/>
                <w:sz w:val="24"/>
                <w:szCs w:val="28"/>
              </w:rPr>
            </w:pPr>
            <w:bookmarkStart w:id="94" w:name="OLE_LINK66"/>
            <w:r>
              <w:rPr>
                <w:rFonts w:hint="eastAsia" w:ascii="仿宋" w:hAnsi="仿宋" w:eastAsia="仿宋"/>
                <w:b/>
                <w:bCs/>
                <w:sz w:val="24"/>
                <w:szCs w:val="28"/>
              </w:rPr>
              <w:t>响应时间&lt;10s，寿命&gt;10年，精度</w:t>
            </w:r>
            <w:r>
              <w:rPr>
                <w:rFonts w:ascii="仿宋" w:hAnsi="仿宋" w:eastAsia="仿宋"/>
                <w:b/>
                <w:bCs/>
                <w:sz w:val="24"/>
                <w:szCs w:val="28"/>
              </w:rPr>
              <w:t>±</w:t>
            </w:r>
            <w:r>
              <w:rPr>
                <w:rFonts w:hint="eastAsia" w:ascii="仿宋" w:hAnsi="仿宋" w:eastAsia="仿宋"/>
                <w:b/>
                <w:bCs/>
                <w:sz w:val="24"/>
                <w:szCs w:val="28"/>
              </w:rPr>
              <w:t>3</w:t>
            </w:r>
            <w:r>
              <w:rPr>
                <w:rFonts w:ascii="仿宋" w:hAnsi="仿宋" w:eastAsia="仿宋"/>
                <w:b/>
                <w:bCs/>
                <w:sz w:val="24"/>
                <w:szCs w:val="28"/>
              </w:rPr>
              <w:t>%FS，</w:t>
            </w:r>
            <w:r>
              <w:rPr>
                <w:rFonts w:hint="eastAsia" w:ascii="仿宋" w:hAnsi="仿宋" w:eastAsia="仿宋"/>
                <w:b/>
                <w:bCs/>
                <w:sz w:val="24"/>
                <w:szCs w:val="28"/>
              </w:rPr>
              <w:t>边缘端AI算法，无需云端，年漂移率&lt;3%，远优于行业</w:t>
            </w:r>
            <w:bookmarkEnd w:id="94"/>
          </w:p>
        </w:tc>
      </w:tr>
      <w:tr w14:paraId="2620E408">
        <w:trPr>
          <w:trHeight w:val="1417" w:hRule="atLeast"/>
        </w:trPr>
        <w:tc>
          <w:tcPr>
            <w:tcW w:w="943" w:type="dxa"/>
            <w:vAlign w:val="center"/>
          </w:tcPr>
          <w:p w14:paraId="503FAA42">
            <w:pPr>
              <w:spacing w:after="0" w:line="240" w:lineRule="auto"/>
              <w:jc w:val="center"/>
              <w:rPr>
                <w:rFonts w:hint="eastAsia" w:ascii="仿宋" w:hAnsi="仿宋" w:eastAsia="仿宋"/>
                <w:sz w:val="24"/>
                <w:szCs w:val="28"/>
              </w:rPr>
            </w:pPr>
            <w:bookmarkStart w:id="95" w:name="OLE_LINK63"/>
            <w:r>
              <w:rPr>
                <w:rFonts w:hint="eastAsia" w:ascii="仿宋" w:hAnsi="仿宋" w:eastAsia="仿宋"/>
                <w:sz w:val="24"/>
                <w:szCs w:val="28"/>
              </w:rPr>
              <w:t>艾感科技</w:t>
            </w:r>
            <w:bookmarkEnd w:id="95"/>
          </w:p>
        </w:tc>
        <w:tc>
          <w:tcPr>
            <w:tcW w:w="1164" w:type="dxa"/>
            <w:vAlign w:val="center"/>
          </w:tcPr>
          <w:p w14:paraId="357387C2">
            <w:pPr>
              <w:spacing w:after="0" w:line="240" w:lineRule="auto"/>
              <w:jc w:val="center"/>
              <w:rPr>
                <w:rFonts w:hint="eastAsia" w:ascii="仿宋" w:hAnsi="仿宋" w:eastAsia="仿宋"/>
                <w:b/>
                <w:bCs/>
                <w:sz w:val="24"/>
                <w:szCs w:val="28"/>
              </w:rPr>
            </w:pPr>
            <w:r>
              <w:rPr>
                <w:rFonts w:hint="eastAsia" w:ascii="仿宋" w:hAnsi="仿宋" w:eastAsia="仿宋"/>
                <w:sz w:val="24"/>
                <w:szCs w:val="28"/>
              </w:rPr>
              <w:t>中国</w:t>
            </w:r>
          </w:p>
        </w:tc>
        <w:tc>
          <w:tcPr>
            <w:tcW w:w="942" w:type="dxa"/>
            <w:vAlign w:val="center"/>
          </w:tcPr>
          <w:p w14:paraId="2C2BF8E4">
            <w:pPr>
              <w:spacing w:after="0" w:line="240" w:lineRule="auto"/>
              <w:jc w:val="center"/>
              <w:rPr>
                <w:rFonts w:hint="eastAsia" w:ascii="仿宋" w:hAnsi="仿宋" w:eastAsia="仿宋"/>
                <w:sz w:val="24"/>
                <w:szCs w:val="28"/>
              </w:rPr>
            </w:pPr>
            <w:r>
              <w:rPr>
                <w:rFonts w:ascii="仿宋" w:hAnsi="仿宋" w:eastAsia="仿宋"/>
                <w:sz w:val="24"/>
                <w:szCs w:val="28"/>
              </w:rPr>
              <w:t>纳米蜂巢</w:t>
            </w:r>
            <w:r>
              <w:rPr>
                <w:rFonts w:hint="eastAsia" w:ascii="仿宋" w:hAnsi="仿宋" w:eastAsia="仿宋"/>
                <w:sz w:val="24"/>
                <w:szCs w:val="28"/>
              </w:rPr>
              <w:t>MOX</w:t>
            </w:r>
          </w:p>
        </w:tc>
        <w:tc>
          <w:tcPr>
            <w:tcW w:w="1677" w:type="dxa"/>
            <w:vAlign w:val="center"/>
          </w:tcPr>
          <w:p w14:paraId="2DF80D62">
            <w:pPr>
              <w:spacing w:after="0" w:line="240" w:lineRule="auto"/>
              <w:rPr>
                <w:rFonts w:hint="eastAsia" w:ascii="仿宋" w:hAnsi="仿宋" w:eastAsia="仿宋"/>
                <w:sz w:val="24"/>
                <w:szCs w:val="28"/>
              </w:rPr>
            </w:pPr>
            <w:r>
              <w:rPr>
                <w:rFonts w:hint="eastAsia" w:ascii="仿宋" w:hAnsi="仿宋" w:eastAsia="仿宋"/>
                <w:sz w:val="24"/>
                <w:szCs w:val="28"/>
              </w:rPr>
              <w:t>低成本产线、超大规模集成潜力大</w:t>
            </w:r>
          </w:p>
        </w:tc>
        <w:tc>
          <w:tcPr>
            <w:tcW w:w="1939" w:type="dxa"/>
            <w:vAlign w:val="center"/>
          </w:tcPr>
          <w:p w14:paraId="2026382D">
            <w:pPr>
              <w:spacing w:after="0" w:line="240" w:lineRule="auto"/>
              <w:jc w:val="center"/>
              <w:rPr>
                <w:rFonts w:hint="eastAsia" w:ascii="仿宋" w:hAnsi="仿宋" w:eastAsia="仿宋"/>
                <w:b/>
                <w:bCs/>
                <w:sz w:val="24"/>
                <w:szCs w:val="28"/>
              </w:rPr>
            </w:pPr>
            <w:r>
              <w:rPr>
                <w:rFonts w:ascii="仿宋" w:hAnsi="仿宋" w:eastAsia="仿宋"/>
                <w:sz w:val="24"/>
                <w:szCs w:val="28"/>
              </w:rPr>
              <w:t>高端性能不足，抗</w:t>
            </w:r>
            <w:r>
              <w:rPr>
                <w:rFonts w:hint="eastAsia" w:ascii="仿宋" w:hAnsi="仿宋" w:eastAsia="仿宋"/>
                <w:sz w:val="24"/>
                <w:szCs w:val="28"/>
              </w:rPr>
              <w:t>干扰能力强，产品一致性差，大规模应用受限</w:t>
            </w:r>
          </w:p>
        </w:tc>
        <w:tc>
          <w:tcPr>
            <w:tcW w:w="1278" w:type="dxa"/>
            <w:vAlign w:val="center"/>
          </w:tcPr>
          <w:p w14:paraId="7545EC70">
            <w:pPr>
              <w:spacing w:after="0" w:line="240" w:lineRule="auto"/>
              <w:jc w:val="center"/>
              <w:rPr>
                <w:rFonts w:hint="eastAsia" w:ascii="仿宋" w:hAnsi="仿宋" w:eastAsia="仿宋"/>
                <w:sz w:val="24"/>
                <w:szCs w:val="28"/>
              </w:rPr>
            </w:pPr>
            <w:r>
              <w:rPr>
                <w:rFonts w:hint="eastAsia" w:ascii="仿宋" w:hAnsi="仿宋" w:eastAsia="仿宋"/>
                <w:sz w:val="24"/>
                <w:szCs w:val="28"/>
              </w:rPr>
              <w:t>中低端消费电子、工业终端</w:t>
            </w:r>
          </w:p>
        </w:tc>
        <w:tc>
          <w:tcPr>
            <w:tcW w:w="2155" w:type="dxa"/>
            <w:vAlign w:val="center"/>
          </w:tcPr>
          <w:p w14:paraId="168C7994">
            <w:pPr>
              <w:spacing w:after="0" w:line="240" w:lineRule="auto"/>
              <w:jc w:val="center"/>
              <w:rPr>
                <w:rFonts w:hint="eastAsia" w:ascii="仿宋" w:hAnsi="仿宋" w:eastAsia="仿宋"/>
                <w:sz w:val="24"/>
                <w:szCs w:val="28"/>
              </w:rPr>
            </w:pPr>
            <w:r>
              <w:rPr>
                <w:rFonts w:hint="eastAsia" w:ascii="仿宋" w:hAnsi="仿宋" w:eastAsia="仿宋"/>
                <w:sz w:val="24"/>
                <w:szCs w:val="28"/>
              </w:rPr>
              <w:t>响应时间&lt;15s，寿命5年，精度</w:t>
            </w:r>
            <w:r>
              <w:rPr>
                <w:rFonts w:ascii="仿宋" w:hAnsi="仿宋" w:eastAsia="仿宋"/>
                <w:sz w:val="24"/>
                <w:szCs w:val="28"/>
              </w:rPr>
              <w:t>±</w:t>
            </w:r>
            <w:r>
              <w:rPr>
                <w:rFonts w:hint="eastAsia" w:ascii="仿宋" w:hAnsi="仿宋" w:eastAsia="仿宋"/>
                <w:sz w:val="24"/>
                <w:szCs w:val="28"/>
              </w:rPr>
              <w:t>5</w:t>
            </w:r>
            <w:r>
              <w:rPr>
                <w:rFonts w:ascii="仿宋" w:hAnsi="仿宋" w:eastAsia="仿宋"/>
                <w:sz w:val="24"/>
                <w:szCs w:val="28"/>
              </w:rPr>
              <w:t>%FS，</w:t>
            </w:r>
            <w:r>
              <w:rPr>
                <w:rFonts w:hint="eastAsia" w:ascii="仿宋" w:hAnsi="仿宋" w:eastAsia="仿宋"/>
                <w:sz w:val="24"/>
                <w:szCs w:val="28"/>
              </w:rPr>
              <w:t>复杂环境下误差率超10%</w:t>
            </w:r>
          </w:p>
        </w:tc>
      </w:tr>
      <w:tr w14:paraId="7A55CFFF">
        <w:trPr>
          <w:trHeight w:val="633" w:hRule="atLeast"/>
        </w:trPr>
        <w:tc>
          <w:tcPr>
            <w:tcW w:w="943" w:type="dxa"/>
            <w:vAlign w:val="center"/>
          </w:tcPr>
          <w:p w14:paraId="56D8C266">
            <w:pPr>
              <w:spacing w:after="0" w:line="240" w:lineRule="auto"/>
              <w:jc w:val="center"/>
              <w:rPr>
                <w:rFonts w:hint="eastAsia" w:ascii="仿宋" w:hAnsi="仿宋" w:eastAsia="仿宋"/>
                <w:sz w:val="24"/>
                <w:szCs w:val="28"/>
              </w:rPr>
            </w:pPr>
            <w:bookmarkStart w:id="96" w:name="OLE_LINK75"/>
            <w:r>
              <w:rPr>
                <w:rFonts w:hint="eastAsia" w:ascii="仿宋" w:hAnsi="仿宋" w:eastAsia="仿宋"/>
                <w:sz w:val="24"/>
                <w:szCs w:val="28"/>
              </w:rPr>
              <w:t>郑州炜盛</w:t>
            </w:r>
            <w:bookmarkEnd w:id="96"/>
          </w:p>
        </w:tc>
        <w:tc>
          <w:tcPr>
            <w:tcW w:w="1164" w:type="dxa"/>
            <w:vAlign w:val="center"/>
          </w:tcPr>
          <w:p w14:paraId="54A6A56F">
            <w:pPr>
              <w:spacing w:after="0" w:line="240" w:lineRule="auto"/>
              <w:jc w:val="center"/>
              <w:rPr>
                <w:rFonts w:hint="eastAsia" w:ascii="仿宋" w:hAnsi="仿宋" w:eastAsia="仿宋"/>
                <w:sz w:val="24"/>
                <w:szCs w:val="28"/>
              </w:rPr>
            </w:pPr>
            <w:r>
              <w:rPr>
                <w:rFonts w:hint="eastAsia" w:ascii="仿宋" w:hAnsi="仿宋" w:eastAsia="仿宋"/>
                <w:sz w:val="24"/>
                <w:szCs w:val="28"/>
              </w:rPr>
              <w:t>中国</w:t>
            </w:r>
          </w:p>
        </w:tc>
        <w:tc>
          <w:tcPr>
            <w:tcW w:w="942" w:type="dxa"/>
            <w:vAlign w:val="center"/>
          </w:tcPr>
          <w:p w14:paraId="1825801F">
            <w:pPr>
              <w:spacing w:after="0" w:line="240" w:lineRule="auto"/>
              <w:jc w:val="center"/>
              <w:rPr>
                <w:rFonts w:hint="eastAsia" w:ascii="仿宋" w:hAnsi="仿宋" w:eastAsia="仿宋"/>
                <w:sz w:val="24"/>
                <w:szCs w:val="28"/>
              </w:rPr>
            </w:pPr>
            <w:r>
              <w:rPr>
                <w:rFonts w:ascii="仿宋" w:hAnsi="仿宋" w:eastAsia="仿宋"/>
                <w:sz w:val="24"/>
                <w:szCs w:val="28"/>
              </w:rPr>
              <w:t>规模化统 MOX</w:t>
            </w:r>
          </w:p>
        </w:tc>
        <w:tc>
          <w:tcPr>
            <w:tcW w:w="1677" w:type="dxa"/>
            <w:vAlign w:val="center"/>
          </w:tcPr>
          <w:p w14:paraId="71B0F535">
            <w:pPr>
              <w:spacing w:after="0" w:line="240" w:lineRule="auto"/>
              <w:jc w:val="center"/>
              <w:rPr>
                <w:rFonts w:hint="eastAsia" w:ascii="仿宋" w:hAnsi="仿宋" w:eastAsia="仿宋"/>
                <w:sz w:val="24"/>
                <w:szCs w:val="28"/>
              </w:rPr>
            </w:pPr>
            <w:r>
              <w:rPr>
                <w:rFonts w:hint="eastAsia" w:ascii="仿宋" w:hAnsi="仿宋" w:eastAsia="仿宋"/>
                <w:sz w:val="24"/>
                <w:szCs w:val="28"/>
              </w:rPr>
              <w:t>成本极低、国内中低端市场优势覆盖率高</w:t>
            </w:r>
          </w:p>
        </w:tc>
        <w:tc>
          <w:tcPr>
            <w:tcW w:w="1939" w:type="dxa"/>
            <w:vAlign w:val="center"/>
          </w:tcPr>
          <w:p w14:paraId="2CBBEB31">
            <w:pPr>
              <w:spacing w:after="0" w:line="240" w:lineRule="auto"/>
              <w:jc w:val="center"/>
              <w:rPr>
                <w:rFonts w:hint="eastAsia" w:ascii="仿宋" w:hAnsi="仿宋" w:eastAsia="仿宋"/>
                <w:sz w:val="24"/>
                <w:szCs w:val="28"/>
              </w:rPr>
            </w:pPr>
            <w:r>
              <w:rPr>
                <w:rFonts w:hint="eastAsia" w:ascii="仿宋" w:hAnsi="仿宋" w:eastAsia="仿宋"/>
                <w:sz w:val="24"/>
                <w:szCs w:val="28"/>
              </w:rPr>
              <w:t>性能粗糙，一致性差，无核心算法，抗干扰能力弱，易误报漏报</w:t>
            </w:r>
          </w:p>
        </w:tc>
        <w:tc>
          <w:tcPr>
            <w:tcW w:w="1278" w:type="dxa"/>
            <w:vAlign w:val="center"/>
          </w:tcPr>
          <w:p w14:paraId="403A70DF">
            <w:pPr>
              <w:spacing w:after="0" w:line="240" w:lineRule="auto"/>
              <w:jc w:val="center"/>
              <w:rPr>
                <w:rFonts w:hint="eastAsia" w:ascii="仿宋" w:hAnsi="仿宋" w:eastAsia="仿宋"/>
                <w:sz w:val="24"/>
                <w:szCs w:val="28"/>
              </w:rPr>
            </w:pPr>
            <w:r>
              <w:rPr>
                <w:rFonts w:hint="eastAsia" w:ascii="仿宋" w:hAnsi="仿宋" w:eastAsia="仿宋"/>
                <w:sz w:val="24"/>
                <w:szCs w:val="28"/>
              </w:rPr>
              <w:t>民用环境监测、低端工业场景</w:t>
            </w:r>
          </w:p>
        </w:tc>
        <w:tc>
          <w:tcPr>
            <w:tcW w:w="2155" w:type="dxa"/>
            <w:vAlign w:val="center"/>
          </w:tcPr>
          <w:p w14:paraId="1D08EC16">
            <w:pPr>
              <w:spacing w:after="0" w:line="240" w:lineRule="auto"/>
              <w:jc w:val="center"/>
              <w:rPr>
                <w:rFonts w:hint="eastAsia" w:ascii="仿宋" w:hAnsi="仿宋" w:eastAsia="仿宋"/>
                <w:sz w:val="24"/>
                <w:szCs w:val="28"/>
              </w:rPr>
            </w:pPr>
            <w:r>
              <w:rPr>
                <w:rFonts w:hint="eastAsia" w:ascii="仿宋" w:hAnsi="仿宋" w:eastAsia="仿宋"/>
                <w:sz w:val="24"/>
                <w:szCs w:val="28"/>
              </w:rPr>
              <w:t>响应时间20-40s，寿命2年，精度</w:t>
            </w:r>
            <w:r>
              <w:rPr>
                <w:rFonts w:ascii="仿宋" w:hAnsi="仿宋" w:eastAsia="仿宋"/>
                <w:sz w:val="24"/>
                <w:szCs w:val="28"/>
              </w:rPr>
              <w:t>±1</w:t>
            </w:r>
            <w:r>
              <w:rPr>
                <w:rFonts w:hint="eastAsia" w:ascii="仿宋" w:hAnsi="仿宋" w:eastAsia="仿宋"/>
                <w:sz w:val="24"/>
                <w:szCs w:val="28"/>
              </w:rPr>
              <w:t>5</w:t>
            </w:r>
            <w:r>
              <w:rPr>
                <w:rFonts w:ascii="仿宋" w:hAnsi="仿宋" w:eastAsia="仿宋"/>
                <w:sz w:val="24"/>
                <w:szCs w:val="28"/>
              </w:rPr>
              <w:t>%FS，</w:t>
            </w:r>
            <w:r>
              <w:rPr>
                <w:rFonts w:hint="eastAsia" w:ascii="仿宋" w:hAnsi="仿宋" w:eastAsia="仿宋"/>
                <w:sz w:val="24"/>
                <w:szCs w:val="28"/>
              </w:rPr>
              <w:t>温湿度误差＞15%</w:t>
            </w:r>
          </w:p>
        </w:tc>
      </w:tr>
      <w:tr w14:paraId="0CFD0689">
        <w:trPr>
          <w:trHeight w:val="1263" w:hRule="atLeast"/>
        </w:trPr>
        <w:tc>
          <w:tcPr>
            <w:tcW w:w="943" w:type="dxa"/>
            <w:vAlign w:val="center"/>
          </w:tcPr>
          <w:p w14:paraId="491958D4">
            <w:pPr>
              <w:spacing w:after="0" w:line="240" w:lineRule="auto"/>
              <w:jc w:val="center"/>
              <w:rPr>
                <w:rFonts w:hint="eastAsia" w:ascii="仿宋" w:hAnsi="仿宋" w:eastAsia="仿宋"/>
                <w:sz w:val="24"/>
                <w:szCs w:val="28"/>
              </w:rPr>
            </w:pPr>
            <w:r>
              <w:rPr>
                <w:rFonts w:hint="eastAsia" w:ascii="仿宋" w:hAnsi="仿宋" w:eastAsia="仿宋"/>
                <w:sz w:val="24"/>
                <w:szCs w:val="28"/>
              </w:rPr>
              <w:t>苏州慧闻</w:t>
            </w:r>
          </w:p>
        </w:tc>
        <w:tc>
          <w:tcPr>
            <w:tcW w:w="1164" w:type="dxa"/>
            <w:vAlign w:val="center"/>
          </w:tcPr>
          <w:p w14:paraId="6C71AC22">
            <w:pPr>
              <w:spacing w:after="0" w:line="240" w:lineRule="auto"/>
              <w:jc w:val="center"/>
              <w:rPr>
                <w:rFonts w:hint="eastAsia" w:ascii="仿宋" w:hAnsi="仿宋" w:eastAsia="仿宋"/>
                <w:sz w:val="24"/>
                <w:szCs w:val="28"/>
              </w:rPr>
            </w:pPr>
            <w:bookmarkStart w:id="97" w:name="OLE_LINK32"/>
            <w:r>
              <w:rPr>
                <w:rFonts w:hint="eastAsia" w:ascii="仿宋" w:hAnsi="仿宋" w:eastAsia="仿宋"/>
                <w:sz w:val="24"/>
                <w:szCs w:val="28"/>
              </w:rPr>
              <w:t>中国</w:t>
            </w:r>
            <w:bookmarkEnd w:id="97"/>
          </w:p>
        </w:tc>
        <w:tc>
          <w:tcPr>
            <w:tcW w:w="942" w:type="dxa"/>
            <w:vAlign w:val="center"/>
          </w:tcPr>
          <w:p w14:paraId="5FE57C80">
            <w:pPr>
              <w:spacing w:after="0" w:line="240" w:lineRule="auto"/>
              <w:jc w:val="center"/>
              <w:rPr>
                <w:rFonts w:hint="eastAsia" w:ascii="仿宋" w:hAnsi="仿宋" w:eastAsia="仿宋"/>
                <w:sz w:val="24"/>
                <w:szCs w:val="28"/>
              </w:rPr>
            </w:pPr>
            <w:r>
              <w:rPr>
                <w:rFonts w:hint="eastAsia" w:ascii="仿宋" w:hAnsi="仿宋" w:eastAsia="仿宋"/>
                <w:sz w:val="24"/>
                <w:szCs w:val="28"/>
              </w:rPr>
              <w:t>MEMS MOX</w:t>
            </w:r>
          </w:p>
        </w:tc>
        <w:tc>
          <w:tcPr>
            <w:tcW w:w="1677" w:type="dxa"/>
            <w:vAlign w:val="center"/>
          </w:tcPr>
          <w:p w14:paraId="01E626ED">
            <w:pPr>
              <w:spacing w:after="0" w:line="240" w:lineRule="auto"/>
              <w:jc w:val="center"/>
              <w:rPr>
                <w:rFonts w:hint="eastAsia" w:ascii="仿宋" w:hAnsi="仿宋" w:eastAsia="仿宋"/>
                <w:sz w:val="24"/>
                <w:szCs w:val="28"/>
              </w:rPr>
            </w:pPr>
            <w:r>
              <w:rPr>
                <w:rFonts w:hint="eastAsia" w:ascii="仿宋" w:hAnsi="仿宋" w:eastAsia="仿宋"/>
                <w:sz w:val="24"/>
                <w:szCs w:val="28"/>
              </w:rPr>
              <w:t>仿生嗅觉芯片、概念先进、医疗级精度定位</w:t>
            </w:r>
          </w:p>
        </w:tc>
        <w:tc>
          <w:tcPr>
            <w:tcW w:w="1939" w:type="dxa"/>
            <w:vAlign w:val="center"/>
          </w:tcPr>
          <w:p w14:paraId="756FFF34">
            <w:pPr>
              <w:spacing w:after="0" w:line="240" w:lineRule="auto"/>
              <w:jc w:val="center"/>
              <w:rPr>
                <w:rFonts w:hint="eastAsia" w:ascii="仿宋" w:hAnsi="仿宋" w:eastAsia="仿宋"/>
                <w:sz w:val="24"/>
                <w:szCs w:val="28"/>
              </w:rPr>
            </w:pPr>
            <w:r>
              <w:rPr>
                <w:rFonts w:hint="eastAsia" w:ascii="仿宋" w:hAnsi="仿宋" w:eastAsia="仿宋"/>
                <w:sz w:val="24"/>
                <w:szCs w:val="28"/>
              </w:rPr>
              <w:t>量产能力弱，成本控制差，医疗场景认证进度慢，商业化滞后</w:t>
            </w:r>
          </w:p>
        </w:tc>
        <w:tc>
          <w:tcPr>
            <w:tcW w:w="1278" w:type="dxa"/>
            <w:vAlign w:val="center"/>
          </w:tcPr>
          <w:p w14:paraId="649E5511">
            <w:pPr>
              <w:spacing w:after="0" w:line="240" w:lineRule="auto"/>
              <w:jc w:val="center"/>
              <w:rPr>
                <w:rFonts w:hint="eastAsia" w:ascii="仿宋" w:hAnsi="仿宋" w:eastAsia="仿宋"/>
                <w:sz w:val="24"/>
                <w:szCs w:val="28"/>
              </w:rPr>
            </w:pPr>
            <w:r>
              <w:rPr>
                <w:rFonts w:hint="eastAsia" w:ascii="仿宋" w:hAnsi="仿宋" w:eastAsia="仿宋"/>
                <w:sz w:val="24"/>
                <w:szCs w:val="28"/>
              </w:rPr>
              <w:t>医疗诊断、研发、高端工业试点</w:t>
            </w:r>
          </w:p>
        </w:tc>
        <w:tc>
          <w:tcPr>
            <w:tcW w:w="2155" w:type="dxa"/>
            <w:vAlign w:val="center"/>
          </w:tcPr>
          <w:p w14:paraId="29326297">
            <w:pPr>
              <w:spacing w:after="0" w:line="240" w:lineRule="auto"/>
              <w:jc w:val="center"/>
              <w:rPr>
                <w:rFonts w:hint="eastAsia" w:ascii="仿宋" w:hAnsi="仿宋" w:eastAsia="仿宋"/>
                <w:sz w:val="24"/>
                <w:szCs w:val="28"/>
              </w:rPr>
            </w:pPr>
            <w:bookmarkStart w:id="98" w:name="OLE_LINK33"/>
            <w:r>
              <w:rPr>
                <w:rFonts w:hint="eastAsia" w:ascii="仿宋" w:hAnsi="仿宋" w:eastAsia="仿宋"/>
                <w:sz w:val="24"/>
                <w:szCs w:val="28"/>
              </w:rPr>
              <w:t>响应时间&lt;10s，寿命5年，精度</w:t>
            </w:r>
            <w:r>
              <w:rPr>
                <w:rFonts w:ascii="仿宋" w:hAnsi="仿宋" w:eastAsia="仿宋"/>
                <w:sz w:val="24"/>
                <w:szCs w:val="28"/>
              </w:rPr>
              <w:t>±</w:t>
            </w:r>
            <w:r>
              <w:rPr>
                <w:rFonts w:hint="eastAsia" w:ascii="仿宋" w:hAnsi="仿宋" w:eastAsia="仿宋"/>
                <w:sz w:val="24"/>
                <w:szCs w:val="28"/>
              </w:rPr>
              <w:t>3</w:t>
            </w:r>
            <w:r>
              <w:rPr>
                <w:rFonts w:ascii="仿宋" w:hAnsi="仿宋" w:eastAsia="仿宋"/>
                <w:sz w:val="24"/>
                <w:szCs w:val="28"/>
              </w:rPr>
              <w:t>%FS，</w:t>
            </w:r>
            <w:r>
              <w:rPr>
                <w:rFonts w:hint="eastAsia" w:ascii="仿宋" w:hAnsi="仿宋" w:eastAsia="仿宋"/>
                <w:sz w:val="24"/>
                <w:szCs w:val="28"/>
              </w:rPr>
              <w:t>未通过医疗级认证</w:t>
            </w:r>
            <w:bookmarkEnd w:id="98"/>
          </w:p>
        </w:tc>
      </w:tr>
      <w:bookmarkEnd w:id="85"/>
    </w:tbl>
    <w:p w14:paraId="61A3094B">
      <w:pPr>
        <w:pStyle w:val="12"/>
        <w:spacing w:before="129" w:line="360" w:lineRule="auto"/>
        <w:outlineLvl w:val="1"/>
        <w:rPr>
          <w:rFonts w:hint="eastAsia" w:ascii="华文楷体" w:hAnsi="华文楷体" w:eastAsia="华文楷体" w:cs="华文楷体"/>
          <w:b/>
          <w:bCs/>
          <w:spacing w:val="-4"/>
          <w:sz w:val="32"/>
          <w:szCs w:val="32"/>
          <w:lang w:eastAsia="zh-CN"/>
        </w:rPr>
      </w:pPr>
      <w:bookmarkStart w:id="99" w:name="_Toc236409681"/>
      <w:r>
        <w:rPr>
          <w:rFonts w:hint="eastAsia" w:ascii="华文楷体" w:hAnsi="华文楷体" w:eastAsia="华文楷体" w:cs="华文楷体"/>
          <w:b/>
          <w:bCs/>
          <w:spacing w:val="-4"/>
          <w:sz w:val="32"/>
          <w:szCs w:val="32"/>
          <w:lang w:eastAsia="zh-CN"/>
        </w:rPr>
        <w:t>2.4下游应用领域</w:t>
      </w:r>
      <w:bookmarkEnd w:id="99"/>
    </w:p>
    <w:p w14:paraId="46A87CC1">
      <w:pPr>
        <w:ind w:firstLine="560" w:firstLineChars="200"/>
        <w:jc w:val="both"/>
        <w:rPr>
          <w:rFonts w:hint="eastAsia" w:ascii="仿宋" w:hAnsi="仿宋" w:eastAsia="仿宋"/>
          <w:sz w:val="28"/>
          <w:szCs w:val="32"/>
        </w:rPr>
      </w:pPr>
      <w:r>
        <w:rPr>
          <w:rFonts w:hint="eastAsia" w:ascii="仿宋" w:hAnsi="仿宋" w:eastAsia="仿宋"/>
          <w:sz w:val="28"/>
          <w:szCs w:val="32"/>
        </w:rPr>
        <w:t>MEMS嗅觉传感器的应用正从传统工业向消费、医疗等领域延伸，按成熟度分为三类场景，增速差异显著：</w:t>
      </w:r>
    </w:p>
    <w:p w14:paraId="48C6D147">
      <w:pPr>
        <w:pStyle w:val="12"/>
        <w:spacing w:before="129" w:line="360" w:lineRule="auto"/>
        <w:ind w:left="34"/>
        <w:outlineLvl w:val="2"/>
        <w:rPr>
          <w:rFonts w:hint="eastAsia" w:ascii="华文楷体" w:hAnsi="华文楷体" w:eastAsia="华文楷体" w:cs="华文楷体"/>
          <w:b/>
          <w:bCs/>
          <w:spacing w:val="-4"/>
          <w:sz w:val="30"/>
          <w:szCs w:val="30"/>
          <w:lang w:eastAsia="zh-CN"/>
        </w:rPr>
      </w:pPr>
      <w:bookmarkStart w:id="100" w:name="_Toc226042714"/>
      <w:bookmarkStart w:id="101" w:name="_Toc236409576"/>
      <w:bookmarkStart w:id="102" w:name="_Toc236409682"/>
      <w:bookmarkStart w:id="103" w:name="OLE_LINK23"/>
      <w:r>
        <w:rPr>
          <w:rFonts w:hint="eastAsia" w:ascii="华文楷体" w:hAnsi="华文楷体" w:eastAsia="华文楷体" w:cs="华文楷体"/>
          <w:b/>
          <w:bCs/>
          <w:spacing w:val="-4"/>
          <w:sz w:val="30"/>
          <w:szCs w:val="30"/>
          <w:lang w:eastAsia="zh-CN"/>
        </w:rPr>
        <w:t>2.4.1现有成熟场景</w:t>
      </w:r>
      <w:bookmarkEnd w:id="100"/>
      <w:bookmarkEnd w:id="101"/>
      <w:bookmarkEnd w:id="102"/>
    </w:p>
    <w:bookmarkEnd w:id="103"/>
    <w:p w14:paraId="0E57707B">
      <w:pPr>
        <w:ind w:firstLine="560" w:firstLineChars="200"/>
        <w:jc w:val="both"/>
        <w:rPr>
          <w:rFonts w:hint="eastAsia" w:ascii="仿宋" w:hAnsi="仿宋" w:eastAsia="仿宋"/>
          <w:sz w:val="28"/>
          <w:szCs w:val="32"/>
        </w:rPr>
      </w:pPr>
      <w:r>
        <w:rPr>
          <w:rFonts w:hint="eastAsia" w:ascii="仿宋" w:hAnsi="仿宋" w:eastAsia="仿宋"/>
          <w:sz w:val="28"/>
          <w:szCs w:val="32"/>
        </w:rPr>
        <w:t>占比超65%，年复合增长率超20%，以工业安全、环保监测为核心，主要受政策法规、企业安全生产的刚需驱动。</w:t>
      </w:r>
    </w:p>
    <w:p w14:paraId="4B82D070">
      <w:pPr>
        <w:pStyle w:val="38"/>
        <w:numPr>
          <w:ilvl w:val="0"/>
          <w:numId w:val="3"/>
        </w:numPr>
        <w:jc w:val="both"/>
        <w:rPr>
          <w:rFonts w:hint="eastAsia" w:ascii="仿宋" w:hAnsi="仿宋" w:eastAsia="仿宋"/>
          <w:b/>
          <w:bCs/>
          <w:sz w:val="28"/>
          <w:szCs w:val="32"/>
        </w:rPr>
      </w:pPr>
      <w:r>
        <w:rPr>
          <w:rFonts w:hint="eastAsia" w:ascii="仿宋" w:hAnsi="仿宋" w:eastAsia="仿宋"/>
          <w:b/>
          <w:bCs/>
          <w:sz w:val="28"/>
          <w:szCs w:val="32"/>
        </w:rPr>
        <w:t>工业安全监测：</w:t>
      </w:r>
      <w:r>
        <w:rPr>
          <w:rFonts w:hint="eastAsia" w:ascii="仿宋" w:hAnsi="仿宋" w:eastAsia="仿宋"/>
          <w:sz w:val="28"/>
          <w:szCs w:val="32"/>
        </w:rPr>
        <w:t>化工、煤矿领域的气体泄漏预警，主要包括</w:t>
      </w:r>
      <w:r>
        <w:rPr>
          <w:rFonts w:ascii="仿宋" w:hAnsi="仿宋" w:eastAsia="仿宋"/>
          <w:sz w:val="28"/>
          <w:szCs w:val="32"/>
        </w:rPr>
        <w:t>VOCs、可燃/有毒气体（H</w:t>
      </w:r>
      <w:r>
        <w:rPr>
          <w:rFonts w:ascii="Cambria Math" w:hAnsi="Cambria Math" w:eastAsia="仿宋" w:cs="Cambria Math"/>
          <w:sz w:val="28"/>
          <w:szCs w:val="32"/>
        </w:rPr>
        <w:t>₂</w:t>
      </w:r>
      <w:r>
        <w:rPr>
          <w:rFonts w:ascii="仿宋" w:hAnsi="仿宋" w:eastAsia="仿宋"/>
          <w:sz w:val="28"/>
          <w:szCs w:val="32"/>
        </w:rPr>
        <w:t>S、CO</w:t>
      </w:r>
      <w:r>
        <w:rPr>
          <w:rFonts w:hint="eastAsia" w:ascii="仿宋" w:hAnsi="仿宋" w:eastAsia="仿宋"/>
          <w:sz w:val="28"/>
          <w:szCs w:val="32"/>
        </w:rPr>
        <w:t>、</w:t>
      </w:r>
      <w:r>
        <w:rPr>
          <w:rFonts w:ascii="仿宋" w:hAnsi="仿宋" w:eastAsia="仿宋"/>
          <w:sz w:val="28"/>
          <w:szCs w:val="32"/>
        </w:rPr>
        <w:t>甲烷）泄漏监测、园区网格化预警</w:t>
      </w:r>
      <w:r>
        <w:rPr>
          <w:rFonts w:hint="eastAsia" w:ascii="仿宋" w:hAnsi="仿宋" w:eastAsia="仿宋"/>
          <w:sz w:val="28"/>
          <w:szCs w:val="32"/>
        </w:rPr>
        <w:t>等，2025国内工业安全监测的气体传感器规模约85亿</w:t>
      </w:r>
      <w:bookmarkStart w:id="104" w:name="OLE_LINK67"/>
      <w:r>
        <w:rPr>
          <w:rFonts w:hint="eastAsia" w:ascii="仿宋" w:hAnsi="仿宋" w:eastAsia="仿宋"/>
          <w:sz w:val="28"/>
          <w:szCs w:val="32"/>
        </w:rPr>
        <w:t>元</w:t>
      </w:r>
      <w:bookmarkEnd w:id="104"/>
      <w:r>
        <w:rPr>
          <w:rFonts w:hint="eastAsia" w:ascii="仿宋" w:hAnsi="仿宋" w:eastAsia="仿宋"/>
          <w:sz w:val="28"/>
          <w:szCs w:val="32"/>
        </w:rPr>
        <w:t>，同比增长12.3%；</w:t>
      </w:r>
    </w:p>
    <w:p w14:paraId="7483238A">
      <w:pPr>
        <w:pStyle w:val="38"/>
        <w:numPr>
          <w:ilvl w:val="0"/>
          <w:numId w:val="3"/>
        </w:numPr>
        <w:jc w:val="both"/>
        <w:rPr>
          <w:rFonts w:hint="eastAsia" w:ascii="仿宋" w:hAnsi="仿宋" w:eastAsia="仿宋"/>
          <w:b/>
          <w:bCs/>
          <w:sz w:val="28"/>
          <w:szCs w:val="32"/>
        </w:rPr>
      </w:pPr>
      <w:r>
        <w:rPr>
          <w:rFonts w:hint="eastAsia" w:ascii="仿宋" w:hAnsi="仿宋" w:eastAsia="仿宋"/>
          <w:b/>
          <w:bCs/>
          <w:sz w:val="28"/>
          <w:szCs w:val="32"/>
        </w:rPr>
        <w:t>大气环境监测：</w:t>
      </w:r>
      <w:r>
        <w:rPr>
          <w:rFonts w:hint="eastAsia" w:ascii="仿宋" w:hAnsi="仿宋" w:eastAsia="仿宋"/>
          <w:sz w:val="28"/>
          <w:szCs w:val="32"/>
        </w:rPr>
        <w:t>主要包含固定污染源排放连续监测系统（CEMS）、环境空气质量自动监测系统（国控/省控站） 以及微型空气质量监测站（网格化）。2025年，国内大气环境监测类传感器市场规模约为78亿元，同比增速约10%。</w:t>
      </w:r>
    </w:p>
    <w:p w14:paraId="65F75094">
      <w:pPr>
        <w:pStyle w:val="12"/>
        <w:spacing w:before="129" w:line="360" w:lineRule="auto"/>
        <w:outlineLvl w:val="2"/>
        <w:rPr>
          <w:rFonts w:hint="eastAsia" w:ascii="华文楷体" w:hAnsi="华文楷体" w:eastAsia="华文楷体" w:cs="华文楷体"/>
          <w:b/>
          <w:bCs/>
          <w:spacing w:val="-4"/>
          <w:sz w:val="30"/>
          <w:szCs w:val="30"/>
          <w:lang w:eastAsia="zh-CN"/>
        </w:rPr>
      </w:pPr>
      <w:bookmarkStart w:id="105" w:name="_Toc236409577"/>
      <w:bookmarkStart w:id="106" w:name="_Toc226042715"/>
      <w:bookmarkStart w:id="107" w:name="_Toc236409683"/>
      <w:r>
        <w:rPr>
          <w:rFonts w:hint="eastAsia" w:ascii="华文楷体" w:hAnsi="华文楷体" w:eastAsia="华文楷体" w:cs="华文楷体"/>
          <w:b/>
          <w:bCs/>
          <w:spacing w:val="-4"/>
          <w:sz w:val="30"/>
          <w:szCs w:val="30"/>
          <w:lang w:eastAsia="zh-CN"/>
        </w:rPr>
        <w:t>2.4.2潜力成长场景</w:t>
      </w:r>
      <w:bookmarkEnd w:id="105"/>
      <w:bookmarkEnd w:id="106"/>
      <w:bookmarkEnd w:id="107"/>
    </w:p>
    <w:p w14:paraId="5BDB29E3">
      <w:pPr>
        <w:ind w:firstLine="560" w:firstLineChars="200"/>
        <w:jc w:val="both"/>
        <w:rPr>
          <w:rFonts w:hint="eastAsia" w:ascii="仿宋" w:hAnsi="仿宋" w:eastAsia="仿宋"/>
          <w:sz w:val="28"/>
          <w:szCs w:val="32"/>
        </w:rPr>
      </w:pPr>
      <w:r>
        <w:rPr>
          <w:rFonts w:hint="eastAsia" w:ascii="仿宋" w:hAnsi="仿宋" w:eastAsia="仿宋"/>
          <w:sz w:val="28"/>
          <w:szCs w:val="32"/>
        </w:rPr>
        <w:t>增速超15%-25%，以</w:t>
      </w:r>
      <w:r>
        <w:rPr>
          <w:rFonts w:ascii="仿宋" w:hAnsi="仿宋" w:eastAsia="仿宋"/>
          <w:sz w:val="28"/>
          <w:szCs w:val="32"/>
        </w:rPr>
        <w:t>医疗健康、新能源汽车为核心增长点，技术突破后将迎来爆发：</w:t>
      </w:r>
    </w:p>
    <w:p w14:paraId="01E2C76E">
      <w:pPr>
        <w:pStyle w:val="38"/>
        <w:numPr>
          <w:ilvl w:val="0"/>
          <w:numId w:val="3"/>
        </w:numPr>
        <w:contextualSpacing w:val="0"/>
        <w:jc w:val="both"/>
        <w:rPr>
          <w:rFonts w:hint="eastAsia" w:ascii="仿宋" w:hAnsi="仿宋" w:eastAsia="仿宋"/>
          <w:sz w:val="28"/>
          <w:szCs w:val="32"/>
        </w:rPr>
      </w:pPr>
      <w:r>
        <w:rPr>
          <w:rFonts w:hint="eastAsia" w:ascii="仿宋" w:hAnsi="仿宋" w:eastAsia="仿宋"/>
          <w:b/>
          <w:bCs/>
          <w:sz w:val="28"/>
          <w:szCs w:val="32"/>
        </w:rPr>
        <w:t>医疗健康智能检测：</w:t>
      </w:r>
      <w:r>
        <w:rPr>
          <w:rFonts w:ascii="仿宋" w:hAnsi="仿宋" w:eastAsia="仿宋"/>
          <w:sz w:val="28"/>
          <w:szCs w:val="32"/>
        </w:rPr>
        <w:t>通过呼气检测幽门螺杆菌、肺癌等疾病，MEMS 传感器的高灵敏度（ppb 级）实现无创诊断，2024</w:t>
      </w:r>
      <w:r>
        <w:rPr>
          <w:rFonts w:hint="eastAsia" w:ascii="仿宋" w:hAnsi="仿宋" w:eastAsia="仿宋"/>
          <w:sz w:val="28"/>
          <w:szCs w:val="32"/>
        </w:rPr>
        <w:t>年</w:t>
      </w:r>
      <w:r>
        <w:rPr>
          <w:rFonts w:ascii="仿宋" w:hAnsi="仿宋" w:eastAsia="仿宋"/>
          <w:sz w:val="28"/>
          <w:szCs w:val="32"/>
        </w:rPr>
        <w:t>市场规模18 亿元（+16.3%）；</w:t>
      </w:r>
    </w:p>
    <w:p w14:paraId="740971E4">
      <w:pPr>
        <w:pStyle w:val="38"/>
        <w:numPr>
          <w:ilvl w:val="0"/>
          <w:numId w:val="3"/>
        </w:numPr>
        <w:contextualSpacing w:val="0"/>
        <w:jc w:val="both"/>
        <w:rPr>
          <w:rFonts w:hint="eastAsia" w:ascii="仿宋" w:hAnsi="仿宋" w:eastAsia="仿宋"/>
          <w:sz w:val="28"/>
          <w:szCs w:val="32"/>
        </w:rPr>
      </w:pPr>
      <w:r>
        <w:rPr>
          <w:rFonts w:hint="eastAsia" w:ascii="仿宋" w:hAnsi="仿宋" w:eastAsia="仿宋"/>
          <w:b/>
          <w:bCs/>
          <w:sz w:val="28"/>
          <w:szCs w:val="32"/>
        </w:rPr>
        <w:t>新能源汽车智能嗅觉感知：</w:t>
      </w:r>
      <w:r>
        <w:rPr>
          <w:rFonts w:hint="eastAsia" w:ascii="仿宋" w:hAnsi="仿宋" w:eastAsia="仿宋"/>
          <w:sz w:val="28"/>
          <w:szCs w:val="32"/>
        </w:rPr>
        <w:t>座舱空气质量实时监控与自适应净化控制、新能源汽车电池安全监测、自动驾驶场景的环境感知补充、智能座舱个性化体验等；2024年电池热失控预警需求推动市场爆发，规模29亿元（+23.7%），搭载率从12%升至38%。</w:t>
      </w:r>
    </w:p>
    <w:p w14:paraId="29633B1B">
      <w:pPr>
        <w:pStyle w:val="12"/>
        <w:spacing w:before="129" w:line="360" w:lineRule="auto"/>
        <w:outlineLvl w:val="2"/>
        <w:rPr>
          <w:rFonts w:hint="eastAsia" w:ascii="华文楷体" w:hAnsi="华文楷体" w:eastAsia="华文楷体" w:cs="华文楷体"/>
          <w:b/>
          <w:bCs/>
          <w:spacing w:val="-4"/>
          <w:sz w:val="30"/>
          <w:szCs w:val="30"/>
          <w:lang w:eastAsia="zh-CN"/>
        </w:rPr>
      </w:pPr>
      <w:bookmarkStart w:id="108" w:name="_Toc236409684"/>
      <w:bookmarkStart w:id="109" w:name="_Toc236409578"/>
      <w:bookmarkStart w:id="110" w:name="_Toc226042716"/>
      <w:r>
        <w:rPr>
          <w:rFonts w:hint="eastAsia" w:ascii="华文楷体" w:hAnsi="华文楷体" w:eastAsia="华文楷体" w:cs="华文楷体"/>
          <w:b/>
          <w:bCs/>
          <w:spacing w:val="-4"/>
          <w:sz w:val="30"/>
          <w:szCs w:val="30"/>
          <w:lang w:eastAsia="zh-CN"/>
        </w:rPr>
        <w:t>2.4.3未来探索场景</w:t>
      </w:r>
      <w:bookmarkEnd w:id="108"/>
      <w:bookmarkEnd w:id="109"/>
      <w:bookmarkEnd w:id="110"/>
    </w:p>
    <w:p w14:paraId="5EDF4E5A">
      <w:pPr>
        <w:ind w:firstLine="560" w:firstLineChars="200"/>
        <w:jc w:val="both"/>
        <w:rPr>
          <w:rFonts w:hint="eastAsia"/>
          <w:sz w:val="20"/>
          <w:szCs w:val="20"/>
        </w:rPr>
      </w:pPr>
      <w:r>
        <w:rPr>
          <w:rFonts w:ascii="仿宋" w:hAnsi="仿宋" w:eastAsia="仿宋"/>
          <w:sz w:val="28"/>
          <w:szCs w:val="32"/>
        </w:rPr>
        <w:t>消费电子、智慧城市为新蓝海，科技巨头入局加速落地：</w:t>
      </w:r>
    </w:p>
    <w:p w14:paraId="37CDC0D7">
      <w:pPr>
        <w:pStyle w:val="38"/>
        <w:numPr>
          <w:ilvl w:val="0"/>
          <w:numId w:val="3"/>
        </w:numPr>
        <w:jc w:val="both"/>
        <w:rPr>
          <w:rFonts w:hint="eastAsia" w:ascii="仿宋" w:hAnsi="仿宋" w:eastAsia="仿宋"/>
          <w:sz w:val="28"/>
          <w:szCs w:val="32"/>
        </w:rPr>
      </w:pPr>
      <w:r>
        <w:rPr>
          <w:rFonts w:hint="eastAsia" w:ascii="仿宋" w:hAnsi="仿宋" w:eastAsia="仿宋"/>
          <w:b/>
          <w:bCs/>
          <w:sz w:val="28"/>
          <w:szCs w:val="32"/>
        </w:rPr>
        <w:t>机器人智能嗅觉感知：</w:t>
      </w:r>
      <w:r>
        <w:rPr>
          <w:rFonts w:hint="eastAsia" w:ascii="仿宋" w:hAnsi="仿宋" w:eastAsia="仿宋"/>
          <w:sz w:val="28"/>
          <w:szCs w:val="32"/>
        </w:rPr>
        <w:t>工业巡检机器人泄露溯源能力增强；服务型机器人食品新鲜识别、仓储物流化学品泄漏检测与异常气味识别；冷链运输与仓储环境监控</w:t>
      </w:r>
      <w:bookmarkStart w:id="111" w:name="_Hlk224732184"/>
      <w:r>
        <w:rPr>
          <w:rFonts w:hint="eastAsia" w:ascii="仿宋" w:hAnsi="仿宋" w:eastAsia="仿宋"/>
          <w:sz w:val="28"/>
          <w:szCs w:val="32"/>
        </w:rPr>
        <w:t>；</w:t>
      </w:r>
      <w:bookmarkEnd w:id="111"/>
    </w:p>
    <w:p w14:paraId="6B6BD264">
      <w:pPr>
        <w:pStyle w:val="38"/>
        <w:numPr>
          <w:ilvl w:val="0"/>
          <w:numId w:val="3"/>
        </w:numPr>
        <w:jc w:val="both"/>
        <w:rPr>
          <w:rFonts w:hint="eastAsia" w:ascii="仿宋" w:hAnsi="仿宋" w:eastAsia="仿宋"/>
          <w:b/>
          <w:bCs/>
          <w:sz w:val="28"/>
          <w:szCs w:val="32"/>
        </w:rPr>
      </w:pPr>
      <w:bookmarkStart w:id="112" w:name="OLE_LINK36"/>
      <w:r>
        <w:rPr>
          <w:rFonts w:hint="eastAsia" w:ascii="仿宋" w:hAnsi="仿宋" w:eastAsia="仿宋"/>
          <w:b/>
          <w:bCs/>
          <w:sz w:val="28"/>
          <w:szCs w:val="32"/>
        </w:rPr>
        <w:t>消费电子智能嗅觉</w:t>
      </w:r>
      <w:bookmarkEnd w:id="112"/>
      <w:r>
        <w:rPr>
          <w:rFonts w:hint="eastAsia" w:ascii="仿宋" w:hAnsi="仿宋" w:eastAsia="仿宋"/>
          <w:b/>
          <w:bCs/>
          <w:sz w:val="28"/>
          <w:szCs w:val="32"/>
        </w:rPr>
        <w:t>：</w:t>
      </w:r>
      <w:r>
        <w:rPr>
          <w:rFonts w:hint="eastAsia" w:ascii="仿宋" w:hAnsi="仿宋" w:eastAsia="仿宋"/>
          <w:sz w:val="28"/>
          <w:szCs w:val="32"/>
        </w:rPr>
        <w:t>手机、可穿戴设备嗅觉感知、食品新鲜度快速检测、室内空气质量感知、燃气泄露预警；智能家居中，</w:t>
      </w:r>
      <w:r>
        <w:rPr>
          <w:rFonts w:ascii="仿宋" w:hAnsi="仿宋" w:eastAsia="仿宋"/>
          <w:sz w:val="28"/>
          <w:szCs w:val="32"/>
        </w:rPr>
        <w:t>小米、华为的空气净化器</w:t>
      </w:r>
      <w:r>
        <w:rPr>
          <w:rFonts w:hint="eastAsia" w:ascii="仿宋" w:hAnsi="仿宋" w:eastAsia="仿宋"/>
          <w:sz w:val="28"/>
          <w:szCs w:val="32"/>
        </w:rPr>
        <w:t>已</w:t>
      </w:r>
      <w:r>
        <w:rPr>
          <w:rFonts w:ascii="仿宋" w:hAnsi="仿宋" w:eastAsia="仿宋"/>
          <w:sz w:val="28"/>
          <w:szCs w:val="32"/>
        </w:rPr>
        <w:t>搭载 MEMS 传感器检测甲醛、TVOC</w:t>
      </w:r>
      <w:r>
        <w:rPr>
          <w:rFonts w:hint="eastAsia" w:ascii="仿宋" w:hAnsi="仿宋" w:eastAsia="仿宋"/>
          <w:sz w:val="28"/>
          <w:szCs w:val="32"/>
        </w:rPr>
        <w:t>。</w:t>
      </w:r>
    </w:p>
    <w:p w14:paraId="227341D0">
      <w:pPr>
        <w:pStyle w:val="38"/>
        <w:numPr>
          <w:ilvl w:val="0"/>
          <w:numId w:val="3"/>
        </w:numPr>
        <w:jc w:val="both"/>
        <w:rPr>
          <w:rFonts w:hint="eastAsia" w:ascii="仿宋" w:hAnsi="仿宋" w:eastAsia="仿宋"/>
          <w:sz w:val="28"/>
          <w:szCs w:val="32"/>
        </w:rPr>
      </w:pPr>
      <w:r>
        <w:rPr>
          <w:rFonts w:ascii="仿宋" w:hAnsi="仿宋" w:eastAsia="仿宋"/>
          <w:b/>
          <w:bCs/>
          <w:sz w:val="28"/>
          <w:szCs w:val="32"/>
        </w:rPr>
        <w:t>智慧城市：</w:t>
      </w:r>
      <w:r>
        <w:rPr>
          <w:rFonts w:ascii="仿宋" w:hAnsi="仿宋" w:eastAsia="仿宋"/>
          <w:sz w:val="28"/>
          <w:szCs w:val="32"/>
        </w:rPr>
        <w:t>地下管廊气体泄漏监测、地铁空气质量实时检测，2024 年深圳、上海等城市已试点，预计 2025 年规模化推广。</w:t>
      </w:r>
    </w:p>
    <w:p w14:paraId="3AB0893A">
      <w:pPr>
        <w:pStyle w:val="12"/>
        <w:spacing w:before="129" w:line="360" w:lineRule="auto"/>
        <w:outlineLvl w:val="1"/>
        <w:rPr>
          <w:rFonts w:hint="eastAsia" w:ascii="华文楷体" w:hAnsi="华文楷体" w:eastAsia="华文楷体" w:cs="华文楷体"/>
          <w:b/>
          <w:bCs/>
          <w:spacing w:val="-4"/>
          <w:sz w:val="32"/>
          <w:szCs w:val="32"/>
          <w:lang w:eastAsia="zh-CN"/>
        </w:rPr>
      </w:pPr>
      <w:bookmarkStart w:id="113" w:name="_Toc236409685"/>
      <w:r>
        <w:rPr>
          <w:rFonts w:hint="eastAsia" w:ascii="华文楷体" w:hAnsi="华文楷体" w:eastAsia="华文楷体" w:cs="华文楷体"/>
          <w:b/>
          <w:bCs/>
          <w:spacing w:val="-4"/>
          <w:sz w:val="32"/>
          <w:szCs w:val="32"/>
          <w:lang w:eastAsia="zh-CN"/>
        </w:rPr>
        <w:t>2.5行业发展趋势</w:t>
      </w:r>
      <w:bookmarkEnd w:id="113"/>
    </w:p>
    <w:p w14:paraId="218D468C">
      <w:pPr>
        <w:ind w:firstLine="560" w:firstLineChars="200"/>
        <w:jc w:val="both"/>
        <w:rPr>
          <w:rFonts w:hint="eastAsia" w:ascii="仿宋" w:hAnsi="仿宋" w:eastAsia="仿宋"/>
          <w:sz w:val="28"/>
          <w:szCs w:val="32"/>
        </w:rPr>
      </w:pPr>
      <w:bookmarkStart w:id="114" w:name="_Hlk224826621"/>
      <w:r>
        <w:rPr>
          <w:rFonts w:hint="eastAsia" w:ascii="仿宋" w:hAnsi="仿宋" w:eastAsia="仿宋"/>
          <w:sz w:val="28"/>
          <w:szCs w:val="32"/>
        </w:rPr>
        <w:t>目前气体传感器在中高端市场的国产化率较低，主要因一致性与稳定性不足，抗干扰能力较差。气体传感器并非单一技术产物，而是芯片、光学、材料、精密仪器、AI算法等共同作用的结晶，任何一个学科的短板，都会直接限制最终产品的精度与可靠性。目前国内气体传感器的主要卡脖子环节主要体现在以下五个方面：</w:t>
      </w:r>
    </w:p>
    <w:p w14:paraId="43D81F7B">
      <w:pPr>
        <w:ind w:firstLine="562" w:firstLineChars="200"/>
        <w:jc w:val="both"/>
        <w:rPr>
          <w:rFonts w:hint="eastAsia" w:ascii="仿宋" w:hAnsi="仿宋" w:eastAsia="仿宋"/>
          <w:b/>
          <w:bCs/>
          <w:sz w:val="28"/>
          <w:szCs w:val="32"/>
        </w:rPr>
      </w:pPr>
      <w:r>
        <w:rPr>
          <w:rFonts w:hint="eastAsia" w:ascii="仿宋" w:hAnsi="仿宋" w:eastAsia="仿宋"/>
          <w:b/>
          <w:bCs/>
          <w:sz w:val="28"/>
          <w:szCs w:val="32"/>
        </w:rPr>
        <w:t>㈠行业技术挑战</w:t>
      </w:r>
    </w:p>
    <w:p w14:paraId="553C9B7B">
      <w:pPr>
        <w:ind w:firstLine="562" w:firstLineChars="200"/>
        <w:jc w:val="both"/>
        <w:rPr>
          <w:rFonts w:hint="eastAsia" w:ascii="仿宋" w:hAnsi="仿宋" w:eastAsia="仿宋"/>
          <w:b/>
          <w:bCs/>
          <w:sz w:val="28"/>
          <w:szCs w:val="32"/>
        </w:rPr>
      </w:pPr>
      <w:r>
        <w:rPr>
          <w:rFonts w:hint="eastAsia" w:ascii="仿宋" w:hAnsi="仿宋" w:eastAsia="仿宋"/>
          <w:b/>
          <w:bCs/>
          <w:sz w:val="28"/>
          <w:szCs w:val="32"/>
        </w:rPr>
        <w:t>1、高端 MEMS 芯片与制造工艺</w:t>
      </w:r>
    </w:p>
    <w:p w14:paraId="1125A9CF">
      <w:pPr>
        <w:ind w:firstLine="562" w:firstLineChars="200"/>
        <w:jc w:val="both"/>
        <w:rPr>
          <w:rFonts w:hint="eastAsia" w:ascii="仿宋" w:hAnsi="仿宋" w:eastAsia="仿宋"/>
          <w:sz w:val="28"/>
          <w:szCs w:val="32"/>
        </w:rPr>
      </w:pPr>
      <w:bookmarkStart w:id="115" w:name="OLE_LINK14"/>
      <w:r>
        <w:rPr>
          <w:rFonts w:hint="eastAsia" w:ascii="仿宋" w:hAnsi="仿宋" w:eastAsia="仿宋"/>
          <w:b/>
          <w:bCs/>
          <w:sz w:val="28"/>
          <w:szCs w:val="32"/>
        </w:rPr>
        <w:t>技术瓶颈：</w:t>
      </w:r>
      <w:bookmarkEnd w:id="115"/>
      <w:r>
        <w:rPr>
          <w:rFonts w:hint="eastAsia" w:ascii="仿宋" w:hAnsi="仿宋" w:eastAsia="仿宋"/>
          <w:sz w:val="28"/>
          <w:szCs w:val="32"/>
        </w:rPr>
        <w:t>高端 MEMS芯片与制造工艺是源头瓶颈，车规级芯片国产良率仅85-90%，较国际巨头（98-99.2%）差距6-10个百分点，核心源于半导体结构设计不合理，深硅刻蚀技术误差±0.1μm影响敏感层与电极适配性。制造工艺上，真空封装泄漏率</w:t>
      </w:r>
      <w:bookmarkStart w:id="116" w:name="OLE_LINK1"/>
      <w:r>
        <w:rPr>
          <w:rFonts w:hint="eastAsia" w:ascii="仿宋" w:hAnsi="仿宋" w:eastAsia="仿宋"/>
          <w:sz w:val="28"/>
          <w:szCs w:val="32"/>
        </w:rPr>
        <w:t>&gt;</w:t>
      </w:r>
      <w:bookmarkEnd w:id="116"/>
      <w:r>
        <w:rPr>
          <w:rFonts w:ascii="仿宋" w:hAnsi="仿宋" w:eastAsia="仿宋"/>
          <w:sz w:val="28"/>
          <w:szCs w:val="32"/>
        </w:rPr>
        <w:t>10</w:t>
      </w:r>
      <w:r>
        <w:rPr>
          <w:rFonts w:ascii="Cambria Math" w:hAnsi="Cambria Math" w:eastAsia="仿宋" w:cs="Cambria Math"/>
          <w:sz w:val="28"/>
          <w:szCs w:val="32"/>
        </w:rPr>
        <w:t>⁻⁸</w:t>
      </w:r>
      <w:r>
        <w:rPr>
          <w:rFonts w:ascii="仿宋" w:hAnsi="仿宋" w:eastAsia="仿宋"/>
          <w:sz w:val="28"/>
          <w:szCs w:val="32"/>
        </w:rPr>
        <w:t>Pa</w:t>
      </w:r>
      <w:r>
        <w:rPr>
          <w:rFonts w:hint="eastAsia" w:ascii="微软雅黑" w:hAnsi="微软雅黑" w:eastAsia="微软雅黑" w:cs="微软雅黑"/>
          <w:sz w:val="28"/>
          <w:szCs w:val="32"/>
        </w:rPr>
        <w:t>・</w:t>
      </w:r>
      <w:r>
        <w:rPr>
          <w:rFonts w:ascii="仿宋" w:hAnsi="仿宋" w:eastAsia="仿宋"/>
          <w:sz w:val="28"/>
          <w:szCs w:val="32"/>
        </w:rPr>
        <w:t>m</w:t>
      </w:r>
      <w:r>
        <w:rPr>
          <w:rFonts w:ascii="Calibri" w:hAnsi="Calibri" w:eastAsia="仿宋" w:cs="Calibri"/>
          <w:sz w:val="28"/>
          <w:szCs w:val="32"/>
        </w:rPr>
        <w:t>³</w:t>
      </w:r>
      <w:r>
        <w:rPr>
          <w:rFonts w:ascii="仿宋" w:hAnsi="仿宋" w:eastAsia="仿宋"/>
          <w:sz w:val="28"/>
          <w:szCs w:val="32"/>
        </w:rPr>
        <w:t>/s（国际</w:t>
      </w:r>
      <w:bookmarkStart w:id="117" w:name="OLE_LINK2"/>
      <w:r>
        <w:rPr>
          <w:rFonts w:hint="eastAsia" w:ascii="仿宋" w:hAnsi="仿宋" w:eastAsia="仿宋"/>
          <w:sz w:val="28"/>
          <w:szCs w:val="32"/>
        </w:rPr>
        <w:t>&lt;</w:t>
      </w:r>
      <w:bookmarkEnd w:id="117"/>
      <w:r>
        <w:rPr>
          <w:rFonts w:ascii="仿宋" w:hAnsi="仿宋" w:eastAsia="仿宋"/>
          <w:sz w:val="28"/>
          <w:szCs w:val="32"/>
        </w:rPr>
        <w:t>10</w:t>
      </w:r>
      <w:r>
        <w:rPr>
          <w:rFonts w:ascii="Cambria Math" w:hAnsi="Cambria Math" w:eastAsia="仿宋" w:cs="Cambria Math"/>
          <w:sz w:val="28"/>
          <w:szCs w:val="32"/>
        </w:rPr>
        <w:t>⁻¹⁰</w:t>
      </w:r>
      <w:r>
        <w:rPr>
          <w:rFonts w:ascii="仿宋" w:hAnsi="仿宋" w:eastAsia="仿宋"/>
          <w:sz w:val="28"/>
          <w:szCs w:val="32"/>
        </w:rPr>
        <w:t>Pa</w:t>
      </w:r>
      <w:r>
        <w:rPr>
          <w:rFonts w:hint="eastAsia" w:ascii="微软雅黑" w:hAnsi="微软雅黑" w:eastAsia="微软雅黑" w:cs="微软雅黑"/>
          <w:sz w:val="28"/>
          <w:szCs w:val="32"/>
        </w:rPr>
        <w:t>・</w:t>
      </w:r>
      <w:r>
        <w:rPr>
          <w:rFonts w:ascii="仿宋" w:hAnsi="仿宋" w:eastAsia="仿宋"/>
          <w:sz w:val="28"/>
          <w:szCs w:val="32"/>
        </w:rPr>
        <w:t>m</w:t>
      </w:r>
      <w:r>
        <w:rPr>
          <w:rFonts w:ascii="Calibri" w:hAnsi="Calibri" w:eastAsia="仿宋" w:cs="Calibri"/>
          <w:sz w:val="28"/>
          <w:szCs w:val="32"/>
        </w:rPr>
        <w:t>³</w:t>
      </w:r>
      <w:r>
        <w:rPr>
          <w:rFonts w:ascii="仿宋" w:hAnsi="仿宋" w:eastAsia="仿宋"/>
          <w:sz w:val="28"/>
          <w:szCs w:val="32"/>
        </w:rPr>
        <w:t>/s），导致传感器寿命缩短，晶圆</w:t>
      </w:r>
      <w:r>
        <w:rPr>
          <w:rFonts w:hint="eastAsia" w:ascii="仿宋" w:hAnsi="仿宋" w:eastAsia="仿宋"/>
          <w:sz w:val="28"/>
          <w:szCs w:val="32"/>
        </w:rPr>
        <w:t>级测试仪器进口占比80%，国产精度不足。产线水平滞后，8英寸MEMS产线国产化率不足50%，12英寸仍处研发阶段，规模化不足推高单位成本，高端传感器进口芯片占比超60%，车规级、医疗级自主供应不足，性能差距显著（国产响应时间&lt;30秒vs国际&lt;15秒）。</w:t>
      </w:r>
    </w:p>
    <w:p w14:paraId="6CF021CB">
      <w:pPr>
        <w:ind w:firstLine="562" w:firstLineChars="200"/>
        <w:jc w:val="both"/>
        <w:rPr>
          <w:rFonts w:hint="eastAsia" w:ascii="仿宋" w:hAnsi="仿宋" w:eastAsia="仿宋"/>
          <w:sz w:val="28"/>
          <w:szCs w:val="32"/>
        </w:rPr>
      </w:pPr>
      <w:r>
        <w:rPr>
          <w:rFonts w:hint="eastAsia" w:ascii="仿宋" w:hAnsi="仿宋" w:eastAsia="仿宋"/>
          <w:b/>
          <w:bCs/>
          <w:sz w:val="28"/>
          <w:szCs w:val="32"/>
        </w:rPr>
        <w:t>突破方向：</w:t>
      </w:r>
      <w:r>
        <w:rPr>
          <w:rFonts w:hint="eastAsia" w:ascii="仿宋" w:hAnsi="仿宋" w:eastAsia="仿宋"/>
          <w:sz w:val="28"/>
          <w:szCs w:val="32"/>
        </w:rPr>
        <w:t>联合高校攻关芯片设计技术，优化结构将车规级良率提升至92%+；加大真空封装、深硅刻蚀等工艺研发，突破晶圆级测试仪器国产化；支持本土企业建设 8 英寸产线，提升规模化能力摊薄成本。</w:t>
      </w:r>
    </w:p>
    <w:p w14:paraId="534D6068">
      <w:pPr>
        <w:ind w:firstLine="562" w:firstLineChars="200"/>
        <w:jc w:val="both"/>
        <w:rPr>
          <w:rFonts w:hint="eastAsia" w:ascii="仿宋" w:hAnsi="仿宋" w:eastAsia="仿宋"/>
          <w:b/>
          <w:bCs/>
          <w:sz w:val="28"/>
          <w:szCs w:val="32"/>
        </w:rPr>
      </w:pPr>
      <w:r>
        <w:rPr>
          <w:rFonts w:hint="eastAsia" w:ascii="仿宋" w:hAnsi="仿宋" w:eastAsia="仿宋"/>
          <w:b/>
          <w:bCs/>
          <w:sz w:val="28"/>
          <w:szCs w:val="32"/>
        </w:rPr>
        <w:t>2、关键敏感材料</w:t>
      </w:r>
    </w:p>
    <w:p w14:paraId="5A7852C4">
      <w:pPr>
        <w:ind w:firstLine="562" w:firstLineChars="200"/>
        <w:jc w:val="both"/>
        <w:rPr>
          <w:rFonts w:hint="eastAsia" w:ascii="仿宋" w:hAnsi="仿宋" w:eastAsia="仿宋"/>
          <w:sz w:val="28"/>
          <w:szCs w:val="32"/>
        </w:rPr>
      </w:pPr>
      <w:r>
        <w:rPr>
          <w:rFonts w:hint="eastAsia" w:ascii="仿宋" w:hAnsi="仿宋" w:eastAsia="仿宋"/>
          <w:b/>
          <w:bCs/>
          <w:sz w:val="28"/>
          <w:szCs w:val="32"/>
        </w:rPr>
        <w:t>技术瓶颈：</w:t>
      </w:r>
      <w:r>
        <w:rPr>
          <w:rFonts w:hint="eastAsia" w:ascii="仿宋" w:hAnsi="仿宋" w:eastAsia="仿宋"/>
          <w:sz w:val="28"/>
          <w:szCs w:val="32"/>
        </w:rPr>
        <w:t>关键敏感材料存在明显短板，高端材料国产化率低，石墨烯基敏感材料仅34%，MOFs材料不足20%，核心配方被国外垄断，比表面积、灵敏度、稳定性均不及进口。基础材料高纯</w:t>
      </w:r>
      <w:r>
        <w:rPr>
          <w:rFonts w:ascii="仿宋" w:hAnsi="仿宋" w:eastAsia="仿宋"/>
          <w:sz w:val="28"/>
          <w:szCs w:val="32"/>
        </w:rPr>
        <w:t>SnO</w:t>
      </w:r>
      <w:r>
        <w:rPr>
          <w:rFonts w:ascii="Cambria Math" w:hAnsi="Cambria Math" w:eastAsia="仿宋" w:cs="Cambria Math"/>
          <w:sz w:val="28"/>
          <w:szCs w:val="32"/>
        </w:rPr>
        <w:t>₂</w:t>
      </w:r>
      <w:r>
        <w:rPr>
          <w:rFonts w:ascii="仿宋" w:hAnsi="仿宋" w:eastAsia="仿宋"/>
          <w:sz w:val="28"/>
          <w:szCs w:val="32"/>
        </w:rPr>
        <w:t>粉体虽国产化率95%，但量产一致性差</w:t>
      </w:r>
      <w:r>
        <w:rPr>
          <w:rFonts w:hint="eastAsia" w:ascii="仿宋" w:hAnsi="仿宋" w:eastAsia="仿宋"/>
          <w:sz w:val="28"/>
          <w:szCs w:val="32"/>
        </w:rPr>
        <w:t>（粒径分布CV值&gt;15%），导致传感器批次间性能差异达15%以上。耐高温湿度稳定性不足，85℃/85% RH下性能衰减率20%（国际</w:t>
      </w:r>
      <w:bookmarkStart w:id="118" w:name="OLE_LINK9"/>
      <w:r>
        <w:rPr>
          <w:rFonts w:hint="eastAsia" w:ascii="仿宋" w:hAnsi="仿宋" w:eastAsia="仿宋"/>
          <w:sz w:val="28"/>
          <w:szCs w:val="32"/>
        </w:rPr>
        <w:t>&lt;</w:t>
      </w:r>
      <w:bookmarkEnd w:id="118"/>
      <w:r>
        <w:rPr>
          <w:rFonts w:hint="eastAsia" w:ascii="仿宋" w:hAnsi="仿宋" w:eastAsia="仿宋"/>
          <w:sz w:val="28"/>
          <w:szCs w:val="32"/>
        </w:rPr>
        <w:t>10%），制约复杂环境应用。</w:t>
      </w:r>
    </w:p>
    <w:p w14:paraId="550C1300">
      <w:pPr>
        <w:ind w:firstLine="562" w:firstLineChars="200"/>
        <w:jc w:val="both"/>
        <w:rPr>
          <w:rFonts w:hint="eastAsia" w:ascii="仿宋" w:hAnsi="仿宋" w:eastAsia="仿宋"/>
          <w:b/>
          <w:bCs/>
          <w:sz w:val="28"/>
          <w:szCs w:val="32"/>
        </w:rPr>
      </w:pPr>
      <w:r>
        <w:rPr>
          <w:rFonts w:hint="eastAsia" w:ascii="仿宋" w:hAnsi="仿宋" w:eastAsia="仿宋"/>
          <w:b/>
          <w:bCs/>
          <w:sz w:val="28"/>
          <w:szCs w:val="32"/>
        </w:rPr>
        <w:t>影响：</w:t>
      </w:r>
      <w:r>
        <w:rPr>
          <w:rFonts w:hint="eastAsia" w:ascii="仿宋" w:hAnsi="仿宋" w:eastAsia="仿宋"/>
          <w:sz w:val="28"/>
          <w:szCs w:val="32"/>
        </w:rPr>
        <w:t>国产传感器长期漂移率&gt;5%/年（国际&lt;3%），限制高精度场景应用；高端材料依赖进口推高成本，供应链存在断供风险；量产一致性不足增加下游校准成本，影响市场认可度。</w:t>
      </w:r>
    </w:p>
    <w:p w14:paraId="4B41D31F">
      <w:pPr>
        <w:ind w:firstLine="562" w:firstLineChars="200"/>
        <w:jc w:val="both"/>
        <w:rPr>
          <w:rFonts w:hint="eastAsia" w:ascii="仿宋" w:hAnsi="仿宋" w:eastAsia="仿宋"/>
          <w:b/>
          <w:bCs/>
          <w:sz w:val="28"/>
          <w:szCs w:val="32"/>
        </w:rPr>
      </w:pPr>
      <w:r>
        <w:rPr>
          <w:rFonts w:hint="eastAsia" w:ascii="仿宋" w:hAnsi="仿宋" w:eastAsia="仿宋"/>
          <w:b/>
          <w:bCs/>
          <w:sz w:val="28"/>
          <w:szCs w:val="32"/>
        </w:rPr>
        <w:t>突破方向：</w:t>
      </w:r>
      <w:r>
        <w:rPr>
          <w:rFonts w:hint="eastAsia" w:ascii="仿宋" w:hAnsi="仿宋" w:eastAsia="仿宋"/>
          <w:sz w:val="28"/>
          <w:szCs w:val="32"/>
        </w:rPr>
        <w:t>开发纳米合成技术优化高端材料配方，提升比表面积与灵敏度；建立材料数据库，通过工艺优化将</w:t>
      </w:r>
      <w:r>
        <w:rPr>
          <w:rFonts w:ascii="仿宋" w:hAnsi="仿宋" w:eastAsia="仿宋"/>
          <w:sz w:val="28"/>
          <w:szCs w:val="32"/>
        </w:rPr>
        <w:t xml:space="preserve"> SnO</w:t>
      </w:r>
      <w:r>
        <w:rPr>
          <w:rFonts w:ascii="Cambria Math" w:hAnsi="Cambria Math" w:eastAsia="仿宋" w:cs="Cambria Math"/>
          <w:sz w:val="28"/>
          <w:szCs w:val="32"/>
        </w:rPr>
        <w:t>₂</w:t>
      </w:r>
      <w:r>
        <w:rPr>
          <w:rFonts w:hint="eastAsia" w:ascii="仿宋" w:hAnsi="仿宋" w:eastAsia="仿宋"/>
          <w:sz w:val="28"/>
          <w:szCs w:val="32"/>
        </w:rPr>
        <w:t>的</w:t>
      </w:r>
      <w:r>
        <w:rPr>
          <w:rFonts w:ascii="仿宋" w:hAnsi="仿宋" w:eastAsia="仿宋"/>
          <w:sz w:val="28"/>
          <w:szCs w:val="32"/>
        </w:rPr>
        <w:t>CV值降至 10% 以内；研发石墨烯基</w:t>
      </w:r>
      <w:r>
        <w:rPr>
          <w:rFonts w:hint="eastAsia" w:ascii="仿宋" w:hAnsi="仿宋" w:eastAsia="仿宋"/>
          <w:sz w:val="28"/>
          <w:szCs w:val="32"/>
        </w:rPr>
        <w:t>复合材料，延长复杂环境寿命。</w:t>
      </w:r>
    </w:p>
    <w:p w14:paraId="374D2A39">
      <w:pPr>
        <w:ind w:firstLine="562" w:firstLineChars="200"/>
        <w:jc w:val="both"/>
        <w:rPr>
          <w:rFonts w:hint="eastAsia" w:ascii="仿宋" w:hAnsi="仿宋" w:eastAsia="仿宋"/>
          <w:b/>
          <w:bCs/>
          <w:sz w:val="28"/>
          <w:szCs w:val="32"/>
        </w:rPr>
      </w:pPr>
      <w:r>
        <w:rPr>
          <w:rFonts w:hint="eastAsia" w:ascii="仿宋" w:hAnsi="仿宋" w:eastAsia="仿宋"/>
          <w:b/>
          <w:bCs/>
          <w:sz w:val="28"/>
          <w:szCs w:val="32"/>
        </w:rPr>
        <w:t>3、高端检测技术与设备</w:t>
      </w:r>
    </w:p>
    <w:p w14:paraId="26599E02">
      <w:pPr>
        <w:ind w:firstLine="562" w:firstLineChars="200"/>
        <w:jc w:val="both"/>
        <w:rPr>
          <w:rFonts w:hint="eastAsia" w:ascii="仿宋" w:hAnsi="仿宋" w:eastAsia="仿宋"/>
          <w:b/>
          <w:bCs/>
          <w:sz w:val="28"/>
          <w:szCs w:val="32"/>
        </w:rPr>
      </w:pPr>
      <w:bookmarkStart w:id="119" w:name="OLE_LINK15"/>
      <w:r>
        <w:rPr>
          <w:rFonts w:hint="eastAsia" w:ascii="仿宋" w:hAnsi="仿宋" w:eastAsia="仿宋"/>
          <w:b/>
          <w:bCs/>
          <w:sz w:val="28"/>
          <w:szCs w:val="32"/>
        </w:rPr>
        <w:t>技术瓶颈：</w:t>
      </w:r>
      <w:bookmarkEnd w:id="119"/>
      <w:r>
        <w:rPr>
          <w:rFonts w:hint="eastAsia" w:ascii="仿宋" w:hAnsi="仿宋" w:eastAsia="仿宋"/>
          <w:sz w:val="28"/>
          <w:szCs w:val="32"/>
        </w:rPr>
        <w:t>高端检测技术与设备缺失制约精度控制，PID、TDLAS等高端模块进口依赖度超60%，国产检测下限10ppb（国际1ppb），无法满足医疗呼气诊断需求。光学组件短板突出，量子级联激光器国产化率&lt;20%，红外光源、探测器进口依赖度超60%，国产寿命3万小时（国际5万小时），波长漂移±5nm（国际±</w:t>
      </w:r>
      <w:r>
        <w:rPr>
          <w:rFonts w:ascii="仿宋" w:hAnsi="仿宋" w:eastAsia="仿宋"/>
          <w:sz w:val="28"/>
          <w:szCs w:val="32"/>
        </w:rPr>
        <w:t>1nm），导致CO</w:t>
      </w:r>
      <w:r>
        <w:rPr>
          <w:rFonts w:ascii="Cambria Math" w:hAnsi="Cambria Math" w:eastAsia="仿宋" w:cs="Cambria Math"/>
          <w:sz w:val="28"/>
          <w:szCs w:val="32"/>
        </w:rPr>
        <w:t>₂</w:t>
      </w:r>
      <w:r>
        <w:rPr>
          <w:rFonts w:ascii="仿宋" w:hAnsi="仿宋" w:eastAsia="仿宋"/>
          <w:sz w:val="28"/>
          <w:szCs w:val="32"/>
        </w:rPr>
        <w:t>检测误差达±100ppm。校准技术不足，标准气体溯源体系</w:t>
      </w:r>
      <w:r>
        <w:rPr>
          <w:rFonts w:hint="eastAsia" w:ascii="仿宋" w:hAnsi="仿宋" w:eastAsia="仿宋"/>
          <w:sz w:val="28"/>
          <w:szCs w:val="32"/>
        </w:rPr>
        <w:t>不完善，高端动态标定系统进口占比80%，国产精度±3%（国际±1%），难以量化交叉干扰影响。</w:t>
      </w:r>
    </w:p>
    <w:p w14:paraId="570F6946">
      <w:pPr>
        <w:ind w:firstLine="562" w:firstLineChars="200"/>
        <w:jc w:val="both"/>
        <w:rPr>
          <w:rFonts w:hint="eastAsia" w:ascii="仿宋" w:hAnsi="仿宋" w:eastAsia="仿宋"/>
          <w:b/>
          <w:bCs/>
          <w:sz w:val="28"/>
          <w:szCs w:val="32"/>
        </w:rPr>
      </w:pPr>
      <w:r>
        <w:rPr>
          <w:rFonts w:hint="eastAsia" w:ascii="仿宋" w:hAnsi="仿宋" w:eastAsia="仿宋"/>
          <w:b/>
          <w:bCs/>
          <w:sz w:val="28"/>
          <w:szCs w:val="32"/>
        </w:rPr>
        <w:t>影响：</w:t>
      </w:r>
      <w:r>
        <w:rPr>
          <w:rFonts w:hint="eastAsia" w:ascii="仿宋" w:hAnsi="仿宋" w:eastAsia="仿宋"/>
          <w:sz w:val="28"/>
          <w:szCs w:val="32"/>
        </w:rPr>
        <w:t>环保执法、医疗诊断等高端场景国产设备误差大，进口依赖超 70%；高端设备成本高制约行业技术升级；校准不足影响检测可靠性，降低市场信任度。</w:t>
      </w:r>
    </w:p>
    <w:p w14:paraId="05468544">
      <w:pPr>
        <w:ind w:firstLine="562" w:firstLineChars="200"/>
        <w:jc w:val="both"/>
        <w:rPr>
          <w:rFonts w:hint="eastAsia" w:ascii="仿宋" w:hAnsi="仿宋" w:eastAsia="仿宋"/>
          <w:sz w:val="28"/>
          <w:szCs w:val="32"/>
        </w:rPr>
      </w:pPr>
      <w:r>
        <w:rPr>
          <w:rFonts w:hint="eastAsia" w:ascii="仿宋" w:hAnsi="仿宋" w:eastAsia="仿宋"/>
          <w:b/>
          <w:bCs/>
          <w:sz w:val="28"/>
          <w:szCs w:val="32"/>
        </w:rPr>
        <w:t>突破方向：</w:t>
      </w:r>
      <w:r>
        <w:rPr>
          <w:rFonts w:hint="eastAsia" w:ascii="仿宋" w:hAnsi="仿宋" w:eastAsia="仿宋"/>
          <w:sz w:val="28"/>
          <w:szCs w:val="32"/>
        </w:rPr>
        <w:t>产学研合作攻关PID、TDLAS核心技术，提升模块精度至ppb级；加大光学组件研发，将红外光源寿命提升至5万小时以上；完善标准气体溯源体系，开发高端动态标定系统，提升校准精度至±2%。</w:t>
      </w:r>
    </w:p>
    <w:p w14:paraId="7D732537">
      <w:pPr>
        <w:ind w:firstLine="562" w:firstLineChars="200"/>
        <w:jc w:val="both"/>
        <w:rPr>
          <w:rFonts w:hint="eastAsia" w:ascii="仿宋" w:hAnsi="仿宋" w:eastAsia="仿宋"/>
          <w:b/>
          <w:bCs/>
          <w:sz w:val="28"/>
          <w:szCs w:val="32"/>
        </w:rPr>
      </w:pPr>
      <w:r>
        <w:rPr>
          <w:rFonts w:hint="eastAsia" w:ascii="仿宋" w:hAnsi="仿宋" w:eastAsia="仿宋"/>
          <w:b/>
          <w:bCs/>
          <w:sz w:val="28"/>
          <w:szCs w:val="32"/>
        </w:rPr>
        <w:t>4</w:t>
      </w:r>
      <w:r>
        <w:rPr>
          <w:rFonts w:ascii="仿宋" w:hAnsi="仿宋" w:eastAsia="仿宋"/>
          <w:b/>
          <w:bCs/>
          <w:sz w:val="28"/>
          <w:szCs w:val="32"/>
        </w:rPr>
        <w:t>、核心算法与软件</w:t>
      </w:r>
    </w:p>
    <w:p w14:paraId="4567B2EE">
      <w:pPr>
        <w:ind w:firstLine="562" w:firstLineChars="200"/>
        <w:jc w:val="both"/>
        <w:rPr>
          <w:rFonts w:hint="eastAsia" w:ascii="仿宋" w:hAnsi="仿宋" w:eastAsia="仿宋"/>
          <w:sz w:val="28"/>
          <w:szCs w:val="32"/>
        </w:rPr>
      </w:pPr>
      <w:bookmarkStart w:id="120" w:name="OLE_LINK16"/>
      <w:r>
        <w:rPr>
          <w:rFonts w:hint="eastAsia" w:ascii="仿宋" w:hAnsi="仿宋" w:eastAsia="仿宋"/>
          <w:b/>
          <w:bCs/>
          <w:sz w:val="28"/>
          <w:szCs w:val="32"/>
        </w:rPr>
        <w:t>技术瓶颈：</w:t>
      </w:r>
      <w:bookmarkEnd w:id="120"/>
      <w:r>
        <w:rPr>
          <w:rFonts w:hint="eastAsia" w:ascii="仿宋" w:hAnsi="仿宋" w:eastAsia="仿宋"/>
          <w:sz w:val="28"/>
          <w:szCs w:val="32"/>
        </w:rPr>
        <w:t>核心算法与软件滞后削弱智能化价值，AI补偿算法与自诊断算法准确率93.6%（国际98%+），误报率3%-5%（国际&lt;1%），根源在于未充分关联MEMS 半导体敏感层温度漂移特性。数据集规模小，气体样本库覆盖&lt;100种化合物（国际1/3），缺乏不同环境下的响应曲线，AI模型泛化能力不足，混合气体识别准确率仅75%。边缘计算集成度低，内置AI模型传感器占比 35%（国际 60%），功耗&gt;100mW，响应延迟&gt;50ms，难以满足实时监测需求。</w:t>
      </w:r>
    </w:p>
    <w:p w14:paraId="3648295B">
      <w:pPr>
        <w:ind w:firstLine="562" w:firstLineChars="200"/>
        <w:jc w:val="both"/>
        <w:rPr>
          <w:rFonts w:hint="eastAsia" w:ascii="仿宋" w:hAnsi="仿宋" w:eastAsia="仿宋"/>
          <w:sz w:val="28"/>
          <w:szCs w:val="32"/>
        </w:rPr>
      </w:pPr>
      <w:r>
        <w:rPr>
          <w:rFonts w:hint="eastAsia" w:ascii="仿宋" w:hAnsi="仿宋" w:eastAsia="仿宋"/>
          <w:b/>
          <w:bCs/>
          <w:sz w:val="28"/>
          <w:szCs w:val="32"/>
        </w:rPr>
        <w:t>影响：</w:t>
      </w:r>
      <w:r>
        <w:rPr>
          <w:rFonts w:hint="eastAsia" w:ascii="仿宋" w:hAnsi="仿宋" w:eastAsia="仿宋"/>
          <w:sz w:val="28"/>
          <w:szCs w:val="32"/>
        </w:rPr>
        <w:t>复杂环境下检测精度下降，制约智能家居、工业IoT 应用；误报率高影响用户体验；边缘计算不足难以满足本地决策需求。</w:t>
      </w:r>
    </w:p>
    <w:p w14:paraId="09675A2F">
      <w:pPr>
        <w:ind w:firstLine="562" w:firstLineChars="200"/>
        <w:jc w:val="both"/>
        <w:rPr>
          <w:rFonts w:hint="eastAsia" w:ascii="仿宋" w:hAnsi="仿宋" w:eastAsia="仿宋"/>
          <w:sz w:val="28"/>
          <w:szCs w:val="32"/>
        </w:rPr>
      </w:pPr>
      <w:r>
        <w:rPr>
          <w:rFonts w:hint="eastAsia" w:ascii="仿宋" w:hAnsi="仿宋" w:eastAsia="仿宋"/>
          <w:b/>
          <w:bCs/>
          <w:sz w:val="28"/>
          <w:szCs w:val="32"/>
        </w:rPr>
        <w:t>突破方向：</w:t>
      </w:r>
      <w:r>
        <w:rPr>
          <w:rFonts w:hint="eastAsia" w:ascii="仿宋" w:hAnsi="仿宋" w:eastAsia="仿宋"/>
          <w:sz w:val="28"/>
          <w:szCs w:val="32"/>
        </w:rPr>
        <w:t>加大AI研发投入，采用联邦学习增强数据集规模，优化交叉干扰补偿算法；提升边缘计算集成度，将功耗降至50mW以下，延迟≤20ms；构建开源算法平台，推动技术共享。</w:t>
      </w:r>
    </w:p>
    <w:p w14:paraId="5CFB738C">
      <w:pPr>
        <w:ind w:firstLine="562" w:firstLineChars="200"/>
        <w:jc w:val="both"/>
        <w:rPr>
          <w:rFonts w:hint="eastAsia" w:ascii="仿宋" w:hAnsi="仿宋" w:eastAsia="仿宋"/>
          <w:b/>
          <w:bCs/>
          <w:sz w:val="28"/>
          <w:szCs w:val="32"/>
        </w:rPr>
      </w:pPr>
      <w:r>
        <w:rPr>
          <w:rFonts w:hint="eastAsia" w:ascii="仿宋" w:hAnsi="仿宋" w:eastAsia="仿宋"/>
          <w:b/>
          <w:bCs/>
          <w:sz w:val="28"/>
          <w:szCs w:val="32"/>
        </w:rPr>
        <w:t>5、车规与医疗认证体系</w:t>
      </w:r>
    </w:p>
    <w:p w14:paraId="358C9DB9">
      <w:pPr>
        <w:ind w:firstLine="562" w:firstLineChars="200"/>
        <w:jc w:val="both"/>
        <w:rPr>
          <w:rFonts w:hint="eastAsia" w:ascii="仿宋" w:hAnsi="仿宋" w:eastAsia="仿宋"/>
          <w:sz w:val="28"/>
          <w:szCs w:val="32"/>
        </w:rPr>
      </w:pPr>
      <w:r>
        <w:rPr>
          <w:rFonts w:hint="eastAsia" w:ascii="仿宋" w:hAnsi="仿宋" w:eastAsia="仿宋"/>
          <w:b/>
          <w:bCs/>
          <w:sz w:val="28"/>
          <w:szCs w:val="32"/>
        </w:rPr>
        <w:t>技术瓶颈：</w:t>
      </w:r>
      <w:r>
        <w:rPr>
          <w:rFonts w:hint="eastAsia" w:ascii="仿宋" w:hAnsi="仿宋" w:eastAsia="仿宋"/>
          <w:sz w:val="28"/>
          <w:szCs w:val="32"/>
        </w:rPr>
        <w:t>车规与医疗认证体系是高端准入壁垒，车规AEC-Q100认证国产通过率&lt;30%，医疗ISO13485认证周期2-3年（国际12-18个月）。车规认证中，125℃极端环境下国产传感器故障率8%（国际&lt;2%），电磁兼容性差，信号失真率超15%；医疗认证中，生物相容性测试通过率仅75%（国际98%），质量管理体系完整度不足60%。测试设备与验证能力不足，HALT/HASS设备进口依赖度超80%，医疗MTBF测试具备资质的第三方机构不足5家，单款产品认证成本超500万元。供应链合规壁垒高，车规核心元器件IATF16949认证通过率不足20%，医疗材料生物相容性、洁净度不达标。</w:t>
      </w:r>
    </w:p>
    <w:p w14:paraId="6E8B9034">
      <w:pPr>
        <w:ind w:firstLine="562" w:firstLineChars="200"/>
        <w:jc w:val="both"/>
        <w:rPr>
          <w:rFonts w:hint="eastAsia" w:ascii="仿宋" w:hAnsi="仿宋" w:eastAsia="仿宋"/>
          <w:sz w:val="28"/>
          <w:szCs w:val="32"/>
        </w:rPr>
      </w:pPr>
      <w:r>
        <w:rPr>
          <w:rFonts w:hint="eastAsia" w:ascii="仿宋" w:hAnsi="仿宋" w:eastAsia="仿宋"/>
          <w:b/>
          <w:bCs/>
          <w:sz w:val="28"/>
          <w:szCs w:val="32"/>
        </w:rPr>
        <w:t>影响：</w:t>
      </w:r>
      <w:r>
        <w:rPr>
          <w:rFonts w:hint="eastAsia" w:ascii="仿宋" w:hAnsi="仿宋" w:eastAsia="仿宋"/>
          <w:sz w:val="28"/>
          <w:szCs w:val="32"/>
        </w:rPr>
        <w:t>国产传感器难以切入全球高端供应链，车规级、医疗级国产化率长期低于40%；认证周期长、成本高加剧中小企业压力，行业资源向头部集中，高端替代进程可能延缓1-2 年。</w:t>
      </w:r>
    </w:p>
    <w:p w14:paraId="7B281E76">
      <w:pPr>
        <w:ind w:firstLine="562" w:firstLineChars="200"/>
        <w:jc w:val="both"/>
        <w:rPr>
          <w:rFonts w:hint="eastAsia" w:ascii="仿宋" w:hAnsi="仿宋" w:eastAsia="仿宋"/>
          <w:sz w:val="28"/>
          <w:szCs w:val="32"/>
        </w:rPr>
      </w:pPr>
      <w:r>
        <w:rPr>
          <w:rFonts w:hint="eastAsia" w:ascii="仿宋" w:hAnsi="仿宋" w:eastAsia="仿宋"/>
          <w:b/>
          <w:bCs/>
          <w:sz w:val="28"/>
          <w:szCs w:val="32"/>
        </w:rPr>
        <w:t>突破方向：</w:t>
      </w:r>
      <w:r>
        <w:rPr>
          <w:rFonts w:hint="eastAsia" w:ascii="仿宋" w:hAnsi="仿宋" w:eastAsia="仿宋"/>
          <w:sz w:val="28"/>
          <w:szCs w:val="32"/>
        </w:rPr>
        <w:t>建立本土认证平台，开发适配标准与测试设备，缩短认证周期至1-2年；推动上游企业开展 IATF16949、ISO13485 认证，2027年核心元器件合规率超80%；共建医疗临床验证基地，积累数据提升生物相容性测试通过率；政策设立认证补贴，降低企业成本。</w:t>
      </w:r>
    </w:p>
    <w:p w14:paraId="4D259392">
      <w:pPr>
        <w:ind w:firstLine="562" w:firstLineChars="200"/>
        <w:jc w:val="both"/>
        <w:rPr>
          <w:rFonts w:hint="eastAsia" w:ascii="仿宋" w:hAnsi="仿宋" w:eastAsia="仿宋"/>
          <w:b/>
          <w:bCs/>
          <w:sz w:val="28"/>
          <w:szCs w:val="32"/>
        </w:rPr>
      </w:pPr>
      <w:r>
        <w:rPr>
          <w:rFonts w:hint="eastAsia" w:ascii="仿宋" w:hAnsi="仿宋" w:eastAsia="仿宋"/>
          <w:b/>
          <w:bCs/>
          <w:sz w:val="28"/>
          <w:szCs w:val="32"/>
        </w:rPr>
        <w:t>㈡未来发展趋势</w:t>
      </w:r>
    </w:p>
    <w:p w14:paraId="359B27E0">
      <w:pPr>
        <w:ind w:firstLine="560" w:firstLineChars="200"/>
        <w:jc w:val="both"/>
        <w:rPr>
          <w:rFonts w:hint="eastAsia" w:ascii="仿宋" w:hAnsi="仿宋" w:eastAsia="仿宋"/>
          <w:sz w:val="28"/>
          <w:szCs w:val="32"/>
        </w:rPr>
      </w:pPr>
      <w:r>
        <w:rPr>
          <w:rFonts w:hint="eastAsia" w:ascii="仿宋" w:hAnsi="仿宋" w:eastAsia="仿宋"/>
          <w:sz w:val="28"/>
          <w:szCs w:val="32"/>
        </w:rPr>
        <w:t>微型化与集成化持续深化，单芯片将集成6种以上检测功能，体积压缩至0.1mm</w:t>
      </w:r>
      <w:r>
        <w:rPr>
          <w:rFonts w:ascii="Calibri" w:hAnsi="Calibri" w:eastAsia="仿宋" w:cs="Calibri"/>
          <w:sz w:val="28"/>
          <w:szCs w:val="32"/>
        </w:rPr>
        <w:t>³</w:t>
      </w:r>
      <w:r>
        <w:rPr>
          <w:rFonts w:hint="eastAsia" w:ascii="仿宋" w:hAnsi="仿宋" w:eastAsia="仿宋"/>
          <w:sz w:val="28"/>
          <w:szCs w:val="32"/>
        </w:rPr>
        <w:t>以下，功耗降至10mW以内；智能化与自主化水平跃升，AI大模型实现复杂气体精准拆解，误报率控制在0.1%以下，边缘计算延迟≤10ms；高端化与长寿命化成为主流，车规级传感器MTBF突破10万小时，医疗级精度达ppt级；多技术融合加速，“MEMS+生物传感”、“柔性 MEMS” 等新兴技术拓展应用边界。</w:t>
      </w:r>
    </w:p>
    <w:bookmarkEnd w:id="114"/>
    <w:p w14:paraId="1C557C11">
      <w:pPr>
        <w:ind w:firstLine="562" w:firstLineChars="200"/>
        <w:jc w:val="both"/>
        <w:rPr>
          <w:rFonts w:hint="eastAsia" w:ascii="仿宋" w:hAnsi="仿宋" w:eastAsia="仿宋"/>
          <w:b/>
          <w:bCs/>
          <w:sz w:val="28"/>
          <w:szCs w:val="32"/>
        </w:rPr>
      </w:pPr>
      <w:r>
        <w:rPr>
          <w:rFonts w:hint="eastAsia" w:ascii="仿宋" w:hAnsi="仿宋" w:eastAsia="仿宋"/>
          <w:b/>
          <w:bCs/>
          <w:sz w:val="28"/>
          <w:szCs w:val="32"/>
        </w:rPr>
        <w:t>1、</w:t>
      </w:r>
      <w:r>
        <w:rPr>
          <w:rFonts w:ascii="仿宋" w:hAnsi="仿宋" w:eastAsia="仿宋"/>
          <w:b/>
          <w:bCs/>
          <w:sz w:val="28"/>
          <w:szCs w:val="32"/>
        </w:rPr>
        <w:t>微型化与集成化</w:t>
      </w:r>
    </w:p>
    <w:p w14:paraId="16855ACA">
      <w:pPr>
        <w:ind w:firstLine="560" w:firstLineChars="200"/>
        <w:jc w:val="both"/>
        <w:rPr>
          <w:rFonts w:hint="eastAsia" w:ascii="仿宋" w:hAnsi="仿宋" w:eastAsia="仿宋"/>
          <w:sz w:val="28"/>
          <w:szCs w:val="32"/>
        </w:rPr>
      </w:pPr>
      <w:r>
        <w:rPr>
          <w:rFonts w:ascii="仿宋" w:hAnsi="仿宋" w:eastAsia="仿宋"/>
          <w:sz w:val="28"/>
          <w:szCs w:val="32"/>
        </w:rPr>
        <w:t>MEMS工艺持续迭代</w:t>
      </w:r>
      <w:r>
        <w:rPr>
          <w:rFonts w:hint="eastAsia" w:ascii="仿宋" w:hAnsi="仿宋" w:eastAsia="仿宋"/>
          <w:sz w:val="28"/>
          <w:szCs w:val="32"/>
        </w:rPr>
        <w:t>，</w:t>
      </w:r>
      <w:r>
        <w:rPr>
          <w:rFonts w:ascii="仿宋" w:hAnsi="仿宋" w:eastAsia="仿宋"/>
          <w:sz w:val="28"/>
          <w:szCs w:val="32"/>
        </w:rPr>
        <w:t>传感器尺寸从毫米级向微米级演进，盛思睿SEN5x系列集成PM、VOC、温湿度检测功能，体积从传统10cm</w:t>
      </w:r>
      <w:r>
        <w:rPr>
          <w:rFonts w:ascii="Calibri" w:hAnsi="Calibri" w:eastAsia="仿宋" w:cs="Calibri"/>
          <w:sz w:val="28"/>
          <w:szCs w:val="32"/>
        </w:rPr>
        <w:t>³</w:t>
      </w:r>
      <w:r>
        <w:rPr>
          <w:rFonts w:ascii="仿宋" w:hAnsi="仿宋" w:eastAsia="仿宋"/>
          <w:sz w:val="28"/>
          <w:szCs w:val="32"/>
        </w:rPr>
        <w:t>压缩至0.5cm</w:t>
      </w:r>
      <w:r>
        <w:rPr>
          <w:rFonts w:ascii="Calibri" w:hAnsi="Calibri" w:eastAsia="仿宋" w:cs="Calibri"/>
          <w:sz w:val="28"/>
          <w:szCs w:val="32"/>
        </w:rPr>
        <w:t>³</w:t>
      </w:r>
      <w:r>
        <w:rPr>
          <w:rFonts w:hint="eastAsia" w:ascii="仿宋" w:hAnsi="仿宋" w:eastAsia="仿宋"/>
          <w:sz w:val="28"/>
          <w:szCs w:val="32"/>
        </w:rPr>
        <w:t>，</w:t>
      </w:r>
      <w:r>
        <w:rPr>
          <w:rFonts w:ascii="仿宋" w:hAnsi="仿宋" w:eastAsia="仿宋"/>
          <w:sz w:val="28"/>
          <w:szCs w:val="32"/>
        </w:rPr>
        <w:t>功耗降低40%。多气体阵列集成成为主流，单芯片可同步检测VOCs</w:t>
      </w:r>
      <w:r>
        <w:rPr>
          <w:rFonts w:hint="eastAsia" w:ascii="仿宋" w:hAnsi="仿宋" w:eastAsia="仿宋"/>
          <w:sz w:val="28"/>
          <w:szCs w:val="32"/>
        </w:rPr>
        <w:t>、</w:t>
      </w:r>
      <w:r>
        <w:rPr>
          <w:rFonts w:ascii="仿宋" w:hAnsi="仿宋" w:eastAsia="仿宋"/>
          <w:sz w:val="28"/>
          <w:szCs w:val="32"/>
        </w:rPr>
        <w:t>CO</w:t>
      </w:r>
      <w:r>
        <w:rPr>
          <w:rFonts w:ascii="Cambria Math" w:hAnsi="Cambria Math" w:eastAsia="仿宋" w:cs="Cambria Math"/>
          <w:sz w:val="28"/>
          <w:szCs w:val="32"/>
        </w:rPr>
        <w:t>₂</w:t>
      </w:r>
      <w:r>
        <w:rPr>
          <w:rFonts w:ascii="仿宋" w:hAnsi="仿宋" w:eastAsia="仿宋"/>
          <w:sz w:val="28"/>
          <w:szCs w:val="32"/>
        </w:rPr>
        <w:t>、H</w:t>
      </w:r>
      <w:r>
        <w:rPr>
          <w:rFonts w:ascii="Cambria Math" w:hAnsi="Cambria Math" w:eastAsia="仿宋" w:cs="Cambria Math"/>
          <w:sz w:val="28"/>
          <w:szCs w:val="32"/>
        </w:rPr>
        <w:t>₂</w:t>
      </w:r>
      <w:r>
        <w:rPr>
          <w:rFonts w:hint="eastAsia" w:ascii="仿宋" w:hAnsi="仿宋" w:eastAsia="仿宋"/>
          <w:sz w:val="28"/>
          <w:szCs w:val="32"/>
        </w:rPr>
        <w:t>、</w:t>
      </w:r>
      <w:r>
        <w:rPr>
          <w:rFonts w:ascii="仿宋" w:hAnsi="仿宋" w:eastAsia="仿宋"/>
          <w:sz w:val="28"/>
          <w:szCs w:val="32"/>
        </w:rPr>
        <w:t>CO等4-6种气体，适配新能源汽车座舱、智能家居等多参数需求。晶圆级封装技术普及进一步提升集成度，降低封装成本</w:t>
      </w:r>
      <w:r>
        <w:rPr>
          <w:rFonts w:hint="eastAsia" w:ascii="仿宋" w:hAnsi="仿宋" w:eastAsia="仿宋"/>
          <w:sz w:val="28"/>
          <w:szCs w:val="32"/>
        </w:rPr>
        <w:t>，</w:t>
      </w:r>
      <w:r>
        <w:rPr>
          <w:rFonts w:ascii="仿宋" w:hAnsi="仿宋" w:eastAsia="仿宋"/>
          <w:sz w:val="28"/>
          <w:szCs w:val="32"/>
        </w:rPr>
        <w:t>推动传感器向“系统级芯片（SoC）”转型，博世、盛思睿已实现</w:t>
      </w:r>
      <w:r>
        <w:rPr>
          <w:rFonts w:hint="eastAsia" w:ascii="仿宋" w:hAnsi="仿宋" w:eastAsia="仿宋"/>
          <w:sz w:val="28"/>
          <w:szCs w:val="32"/>
        </w:rPr>
        <w:t>8</w:t>
      </w:r>
      <w:r>
        <w:rPr>
          <w:rFonts w:ascii="仿宋" w:hAnsi="仿宋" w:eastAsia="仿宋"/>
          <w:sz w:val="28"/>
          <w:szCs w:val="32"/>
        </w:rPr>
        <w:t>英寸晶圆级量产，良率稳定在95%以上。</w:t>
      </w:r>
    </w:p>
    <w:p w14:paraId="14F8BD38">
      <w:pPr>
        <w:ind w:firstLine="562" w:firstLineChars="200"/>
        <w:jc w:val="both"/>
        <w:rPr>
          <w:rFonts w:hint="eastAsia" w:ascii="仿宋" w:hAnsi="仿宋" w:eastAsia="仿宋"/>
          <w:b/>
          <w:bCs/>
          <w:sz w:val="28"/>
          <w:szCs w:val="32"/>
        </w:rPr>
      </w:pPr>
      <w:bookmarkStart w:id="121" w:name="OLE_LINK61"/>
      <w:r>
        <w:rPr>
          <w:rFonts w:hint="eastAsia" w:ascii="仿宋" w:hAnsi="仿宋" w:eastAsia="仿宋"/>
          <w:b/>
          <w:bCs/>
          <w:sz w:val="28"/>
          <w:szCs w:val="32"/>
        </w:rPr>
        <w:t>2、智能化与通用化</w:t>
      </w:r>
    </w:p>
    <w:bookmarkEnd w:id="121"/>
    <w:p w14:paraId="257FCBE9">
      <w:pPr>
        <w:ind w:firstLine="560" w:firstLineChars="200"/>
        <w:jc w:val="both"/>
        <w:rPr>
          <w:rFonts w:hint="eastAsia" w:ascii="仿宋" w:hAnsi="仿宋" w:eastAsia="仿宋"/>
          <w:sz w:val="28"/>
          <w:szCs w:val="32"/>
        </w:rPr>
      </w:pPr>
      <w:r>
        <w:rPr>
          <w:rFonts w:ascii="仿宋" w:hAnsi="仿宋" w:eastAsia="仿宋"/>
          <w:sz w:val="28"/>
          <w:szCs w:val="32"/>
        </w:rPr>
        <w:t>AI算法是</w:t>
      </w:r>
      <w:r>
        <w:rPr>
          <w:rFonts w:hint="eastAsia" w:ascii="仿宋" w:hAnsi="仿宋" w:eastAsia="仿宋"/>
          <w:sz w:val="28"/>
          <w:szCs w:val="32"/>
        </w:rPr>
        <w:t>处理传感器产生的复杂、高维度数据，并克服硬件固有局限（特别是传感器漂移）的核心。</w:t>
      </w:r>
      <w:r>
        <w:rPr>
          <w:rFonts w:hint="eastAsia" w:ascii="仿宋" w:hAnsi="仿宋" w:eastAsia="仿宋"/>
          <w:b/>
          <w:bCs/>
          <w:sz w:val="28"/>
          <w:szCs w:val="32"/>
        </w:rPr>
        <w:t>在抗漂移方面，</w:t>
      </w:r>
      <w:r>
        <w:rPr>
          <w:rFonts w:ascii="仿宋" w:hAnsi="仿宋" w:eastAsia="仿宋"/>
          <w:sz w:val="28"/>
          <w:szCs w:val="32"/>
        </w:rPr>
        <w:t>盛思睿与ScioSense的算法布局极具借鉴价值</w:t>
      </w:r>
      <w:r>
        <w:rPr>
          <w:rFonts w:hint="eastAsia" w:ascii="仿宋" w:hAnsi="仿宋" w:eastAsia="仿宋"/>
          <w:sz w:val="28"/>
          <w:szCs w:val="32"/>
        </w:rPr>
        <w:t>，</w:t>
      </w:r>
      <w:r>
        <w:rPr>
          <w:rFonts w:ascii="仿宋" w:hAnsi="仿宋" w:eastAsia="仿宋"/>
          <w:sz w:val="28"/>
          <w:szCs w:val="32"/>
        </w:rPr>
        <w:t>盛思睿采用“多模态数据融合+场景化模型训练”模式，其</w:t>
      </w:r>
      <w:r>
        <w:rPr>
          <w:rFonts w:hint="eastAsia" w:ascii="仿宋" w:hAnsi="仿宋" w:eastAsia="仿宋"/>
          <w:sz w:val="28"/>
          <w:szCs w:val="32"/>
        </w:rPr>
        <w:t>中</w:t>
      </w:r>
      <w:r>
        <w:rPr>
          <w:rFonts w:ascii="仿宋" w:hAnsi="仿宋" w:eastAsia="仿宋"/>
          <w:sz w:val="28"/>
          <w:szCs w:val="32"/>
        </w:rPr>
        <w:t>SGP41传感器内置机器学习模型，通过融合 VOCs 信号与温湿度数据，实现交叉干扰补偿，误报率控制在0.5%以下；同时搭建云端数据平台，支持传感器固件与算法远程升级，形成“硬件-算法-数据”闭环迭代。</w:t>
      </w:r>
      <w:r>
        <w:rPr>
          <w:rFonts w:hint="eastAsia" w:ascii="仿宋" w:hAnsi="仿宋" w:eastAsia="仿宋"/>
          <w:b/>
          <w:bCs/>
          <w:sz w:val="28"/>
          <w:szCs w:val="32"/>
        </w:rPr>
        <w:t>在气味数字化方面，</w:t>
      </w:r>
      <w:r>
        <w:rPr>
          <w:rFonts w:hint="eastAsia" w:ascii="仿宋" w:hAnsi="仿宋" w:eastAsia="仿宋"/>
          <w:sz w:val="28"/>
          <w:szCs w:val="32"/>
        </w:rPr>
        <w:t>清华大学未来实验室开发了一款通用电子鼻系统，通过优化的传感器阵列与AI算法，能够在7秒内快速识别多达53种不同的气味物。例如，该系统在阿里水果腐败探索实验中，准确率达95%至98%，在微痕量物质检测和农产品分拣方面也取得了显著进展，这标志着技术层面正从“专用”向“通用”迈进的可行性。</w:t>
      </w:r>
    </w:p>
    <w:p w14:paraId="32BE76D2">
      <w:pPr>
        <w:ind w:firstLine="562" w:firstLineChars="200"/>
        <w:jc w:val="both"/>
        <w:rPr>
          <w:rFonts w:hint="eastAsia" w:ascii="仿宋" w:hAnsi="仿宋" w:eastAsia="仿宋"/>
          <w:b/>
          <w:bCs/>
          <w:sz w:val="28"/>
          <w:szCs w:val="32"/>
        </w:rPr>
      </w:pPr>
      <w:r>
        <w:rPr>
          <w:rFonts w:hint="eastAsia" w:ascii="仿宋" w:hAnsi="仿宋" w:eastAsia="仿宋"/>
          <w:b/>
          <w:bCs/>
          <w:sz w:val="28"/>
          <w:szCs w:val="32"/>
        </w:rPr>
        <w:t>3、高端化与长寿命化</w:t>
      </w:r>
    </w:p>
    <w:p w14:paraId="4FE13393">
      <w:pPr>
        <w:ind w:firstLine="560" w:firstLineChars="200"/>
        <w:jc w:val="both"/>
        <w:rPr>
          <w:rFonts w:hint="eastAsia" w:ascii="仿宋" w:hAnsi="仿宋" w:eastAsia="仿宋"/>
          <w:sz w:val="28"/>
          <w:szCs w:val="32"/>
        </w:rPr>
      </w:pPr>
      <w:r>
        <w:rPr>
          <w:rFonts w:ascii="仿宋" w:hAnsi="仿宋" w:eastAsia="仿宋"/>
          <w:sz w:val="28"/>
          <w:szCs w:val="32"/>
        </w:rPr>
        <w:t>车规级与医疗级成为技术突破重点，车规级需满</w:t>
      </w:r>
      <w:r>
        <w:rPr>
          <w:rFonts w:hint="eastAsia" w:ascii="仿宋" w:hAnsi="仿宋" w:eastAsia="仿宋"/>
          <w:sz w:val="28"/>
          <w:szCs w:val="32"/>
        </w:rPr>
        <w:t>足</w:t>
      </w:r>
      <w:r>
        <w:rPr>
          <w:rFonts w:ascii="仿宋" w:hAnsi="仿宋" w:eastAsia="仿宋"/>
          <w:sz w:val="28"/>
          <w:szCs w:val="32"/>
        </w:rPr>
        <w:t>AEC-Q100认证，通过超1000小时可靠性测试，博世BME690已实现车规级量产，国产企业良率从 85</w:t>
      </w:r>
      <w:r>
        <w:rPr>
          <w:rFonts w:hint="eastAsia" w:ascii="仿宋" w:hAnsi="仿宋" w:eastAsia="仿宋"/>
          <w:sz w:val="28"/>
          <w:szCs w:val="32"/>
        </w:rPr>
        <w:t>%</w:t>
      </w:r>
      <w:r>
        <w:rPr>
          <w:rFonts w:ascii="仿宋" w:hAnsi="仿宋" w:eastAsia="仿宋"/>
          <w:sz w:val="28"/>
          <w:szCs w:val="32"/>
        </w:rPr>
        <w:t>-90%提升至92%以上，逐步接近国际水平；医疗级传感器向ppt级精度演进，材质需符合ISO10993生物相容性标准，霍尼韦尔PID传感器检测限达0.1ppb</w:t>
      </w:r>
      <w:r>
        <w:rPr>
          <w:rFonts w:hint="eastAsia" w:ascii="仿宋" w:hAnsi="仿宋" w:eastAsia="仿宋"/>
          <w:sz w:val="28"/>
          <w:szCs w:val="32"/>
        </w:rPr>
        <w:t>，</w:t>
      </w:r>
      <w:r>
        <w:rPr>
          <w:rFonts w:ascii="仿宋" w:hAnsi="仿宋" w:eastAsia="仿宋"/>
          <w:sz w:val="28"/>
          <w:szCs w:val="32"/>
        </w:rPr>
        <w:t>适配呼吸疾病诊断。寿命方面，通过石墨烯基复合材料等新材料研发，MEMS传感器寿命将从5-10年延长至10-15年，满足工业设备“终身免更换”需求</w:t>
      </w:r>
      <w:r>
        <w:rPr>
          <w:rFonts w:hint="eastAsia" w:ascii="仿宋" w:hAnsi="仿宋" w:eastAsia="仿宋"/>
          <w:sz w:val="28"/>
          <w:szCs w:val="32"/>
        </w:rPr>
        <w:t>。</w:t>
      </w:r>
    </w:p>
    <w:p w14:paraId="0D846DB7">
      <w:pPr>
        <w:ind w:firstLine="562" w:firstLineChars="200"/>
        <w:jc w:val="both"/>
        <w:rPr>
          <w:rFonts w:hint="eastAsia" w:ascii="仿宋" w:hAnsi="仿宋" w:eastAsia="仿宋"/>
          <w:b/>
          <w:bCs/>
          <w:sz w:val="28"/>
          <w:szCs w:val="32"/>
        </w:rPr>
      </w:pPr>
      <w:r>
        <w:rPr>
          <w:rFonts w:hint="eastAsia" w:ascii="仿宋" w:hAnsi="仿宋" w:eastAsia="仿宋"/>
          <w:b/>
          <w:bCs/>
          <w:sz w:val="28"/>
          <w:szCs w:val="32"/>
        </w:rPr>
        <w:t>4、低成本与规模化</w:t>
      </w:r>
    </w:p>
    <w:p w14:paraId="4D4C36A8">
      <w:pPr>
        <w:ind w:firstLine="560" w:firstLineChars="200"/>
        <w:contextualSpacing/>
        <w:jc w:val="both"/>
        <w:rPr>
          <w:rFonts w:hint="eastAsia" w:ascii="仿宋" w:hAnsi="仿宋" w:eastAsia="仿宋"/>
          <w:color w:val="000000" w:themeColor="text1"/>
          <w:sz w:val="28"/>
          <w:szCs w:val="32"/>
          <w14:textFill>
            <w14:solidFill>
              <w14:schemeClr w14:val="tx1"/>
            </w14:solidFill>
          </w14:textFill>
        </w:rPr>
      </w:pPr>
      <w:bookmarkStart w:id="122" w:name="OLE_LINK26"/>
      <w:r>
        <w:rPr>
          <w:rFonts w:hint="eastAsia" w:ascii="仿宋" w:hAnsi="仿宋" w:eastAsia="仿宋"/>
          <w:color w:val="000000" w:themeColor="text1"/>
          <w:sz w:val="28"/>
          <w:szCs w:val="32"/>
          <w14:textFill>
            <w14:solidFill>
              <w14:schemeClr w14:val="tx1"/>
            </w14:solidFill>
          </w14:textFill>
        </w:rPr>
        <w:t>8英寸、12英寸MEMS产线普及推动成本下降，消费级 MEMS MOX传感器单价预计降至5元以下，车规级降至300元以下。汉威科技全自动产线实现6850万只/年产能，单位成本较手工线降低15%，批量良率稳定在95%以上。“传感器+模组+算法”一体化解决方案成为主流，盛思睿、ScioSense 均提供标准化模组与算法SDK，降低下游应用门槛，推动行业规模化落地。</w:t>
      </w:r>
      <w:bookmarkEnd w:id="122"/>
      <w:bookmarkStart w:id="123" w:name="page2_8"/>
      <w:bookmarkEnd w:id="123"/>
      <w:bookmarkStart w:id="124" w:name="_Toc236409686"/>
    </w:p>
    <w:p w14:paraId="22165D93">
      <w:pPr>
        <w:pStyle w:val="12"/>
        <w:spacing w:before="109" w:line="360" w:lineRule="auto"/>
        <w:outlineLvl w:val="0"/>
        <w:rPr>
          <w:rFonts w:hint="eastAsia" w:ascii="华文楷体" w:hAnsi="华文楷体" w:eastAsia="华文楷体" w:cs="华文楷体"/>
          <w:b/>
          <w:bCs/>
          <w:spacing w:val="-8"/>
          <w:sz w:val="36"/>
          <w:szCs w:val="36"/>
          <w:lang w:eastAsia="zh-CN"/>
        </w:rPr>
      </w:pPr>
      <w:r>
        <w:rPr>
          <w:rFonts w:hint="eastAsia" w:ascii="华文楷体" w:hAnsi="华文楷体" w:eastAsia="华文楷体" w:cs="华文楷体"/>
          <w:b/>
          <w:bCs/>
          <w:spacing w:val="-8"/>
          <w:sz w:val="36"/>
          <w:szCs w:val="36"/>
          <w:lang w:eastAsia="zh-CN"/>
        </w:rPr>
        <w:t>3.公司业务与技术</w:t>
      </w:r>
      <w:bookmarkEnd w:id="74"/>
      <w:bookmarkEnd w:id="124"/>
    </w:p>
    <w:bookmarkEnd w:id="73"/>
    <w:p w14:paraId="4F10939D">
      <w:pPr>
        <w:pStyle w:val="12"/>
        <w:spacing w:before="129" w:line="360" w:lineRule="auto"/>
        <w:ind w:left="34"/>
        <w:outlineLvl w:val="1"/>
        <w:rPr>
          <w:rFonts w:hint="eastAsia" w:ascii="华文楷体" w:hAnsi="华文楷体" w:eastAsia="华文楷体" w:cs="华文楷体"/>
          <w:b/>
          <w:bCs/>
          <w:spacing w:val="-4"/>
          <w:sz w:val="32"/>
          <w:szCs w:val="32"/>
          <w:lang w:eastAsia="zh-CN"/>
        </w:rPr>
      </w:pPr>
      <w:bookmarkStart w:id="125" w:name="_Toc639"/>
      <w:bookmarkStart w:id="126" w:name="_Toc23054"/>
      <w:bookmarkStart w:id="127" w:name="_Toc236409687"/>
      <w:r>
        <w:rPr>
          <w:rFonts w:hint="eastAsia" w:ascii="华文楷体" w:hAnsi="华文楷体" w:eastAsia="华文楷体" w:cs="华文楷体"/>
          <w:b/>
          <w:bCs/>
          <w:spacing w:val="-4"/>
          <w:sz w:val="32"/>
          <w:szCs w:val="32"/>
          <w:lang w:eastAsia="zh-CN"/>
        </w:rPr>
        <w:t>3.1核心</w:t>
      </w:r>
      <w:bookmarkEnd w:id="125"/>
      <w:bookmarkEnd w:id="126"/>
      <w:bookmarkStart w:id="128" w:name="OLE_LINK43"/>
      <w:r>
        <w:rPr>
          <w:rFonts w:hint="eastAsia" w:ascii="华文楷体" w:hAnsi="华文楷体" w:eastAsia="华文楷体" w:cs="华文楷体"/>
          <w:b/>
          <w:bCs/>
          <w:spacing w:val="-4"/>
          <w:sz w:val="32"/>
          <w:szCs w:val="32"/>
          <w:lang w:eastAsia="zh-CN"/>
        </w:rPr>
        <w:t>业务</w:t>
      </w:r>
      <w:bookmarkEnd w:id="127"/>
    </w:p>
    <w:bookmarkEnd w:id="128"/>
    <w:p w14:paraId="49FBC540">
      <w:pPr>
        <w:ind w:firstLine="562" w:firstLineChars="200"/>
        <w:jc w:val="both"/>
        <w:rPr>
          <w:rFonts w:hint="eastAsia" w:ascii="仿宋" w:hAnsi="仿宋" w:eastAsia="仿宋"/>
          <w:color w:val="000000" w:themeColor="text1"/>
          <w:sz w:val="28"/>
          <w:szCs w:val="32"/>
          <w14:textFill>
            <w14:solidFill>
              <w14:schemeClr w14:val="tx1"/>
            </w14:solidFill>
          </w14:textFill>
        </w:rPr>
      </w:pPr>
      <w:r>
        <w:rPr>
          <w:rFonts w:hint="eastAsia" w:ascii="仿宋" w:hAnsi="仿宋" w:eastAsia="仿宋"/>
          <w:b/>
          <w:bCs/>
          <w:color w:val="000000" w:themeColor="text1"/>
          <w:sz w:val="28"/>
          <w:szCs w:val="32"/>
          <w14:textFill>
            <w14:solidFill>
              <w14:schemeClr w14:val="tx1"/>
            </w14:solidFill>
          </w14:textFill>
        </w:rPr>
        <w:t>中科微感是一家专注于智能嗅觉感知技术领域的B端技术型供应商，</w:t>
      </w:r>
      <w:r>
        <w:rPr>
          <w:rFonts w:hint="eastAsia" w:ascii="仿宋" w:hAnsi="仿宋" w:eastAsia="仿宋"/>
          <w:color w:val="000000" w:themeColor="text1"/>
          <w:sz w:val="28"/>
          <w:szCs w:val="32"/>
          <w14:textFill>
            <w14:solidFill>
              <w14:schemeClr w14:val="tx1"/>
            </w14:solidFill>
          </w14:textFill>
        </w:rPr>
        <w:t>核心为电子科技企业及教育科研机构提供标准化或定制化嗅觉感知产品与服务。核心产品矩阵涵盖四大品类：MEMS气体传感器系列（含传感器芯片、模组及配套配件等）、MEMS 气体传感测试模块及系统、CM-ENose系列嗅觉传感器及软件平台系统、定制化气味传感器模组与系统解决方案（含高附加值终端产品）。客户规模实现快速扩张，数量从2022年的13家增长至2025年的218家。</w:t>
      </w:r>
    </w:p>
    <w:p w14:paraId="5ACB1292">
      <w:pPr>
        <w:ind w:firstLine="562" w:firstLineChars="200"/>
        <w:contextualSpacing/>
        <w:jc w:val="both"/>
        <w:rPr>
          <w:rFonts w:hint="eastAsia" w:ascii="仿宋" w:hAnsi="仿宋" w:eastAsia="仿宋"/>
          <w:sz w:val="28"/>
          <w:szCs w:val="32"/>
        </w:rPr>
      </w:pPr>
      <w:r>
        <w:rPr>
          <w:rFonts w:hint="eastAsia" w:ascii="仿宋" w:hAnsi="仿宋" w:eastAsia="仿宋"/>
          <w:b/>
          <w:bCs/>
          <w:sz w:val="28"/>
          <w:szCs w:val="32"/>
        </w:rPr>
        <w:t>公司定位聚焦 “MEMS人工智能嗅觉传感技术”，通过多个气体传感器阵列和算法组成智能系统，实现从“气体测量”到“气味感知”的跃迁。</w:t>
      </w:r>
      <w:r>
        <w:rPr>
          <w:rFonts w:hint="eastAsia" w:ascii="仿宋" w:hAnsi="仿宋" w:eastAsia="仿宋"/>
          <w:sz w:val="28"/>
          <w:szCs w:val="32"/>
        </w:rPr>
        <w:t>前期</w:t>
      </w:r>
      <w:r>
        <w:rPr>
          <w:rFonts w:ascii="仿宋" w:hAnsi="仿宋" w:eastAsia="仿宋"/>
          <w:sz w:val="28"/>
          <w:szCs w:val="32"/>
        </w:rPr>
        <w:t>MEMS气体传感器</w:t>
      </w:r>
      <w:r>
        <w:rPr>
          <w:rFonts w:hint="eastAsia" w:ascii="仿宋" w:hAnsi="仿宋" w:eastAsia="仿宋"/>
          <w:sz w:val="28"/>
          <w:szCs w:val="32"/>
        </w:rPr>
        <w:t>系列</w:t>
      </w:r>
      <w:r>
        <w:rPr>
          <w:rFonts w:ascii="仿宋" w:hAnsi="仿宋" w:eastAsia="仿宋"/>
          <w:sz w:val="28"/>
          <w:szCs w:val="32"/>
        </w:rPr>
        <w:t>作为基础核心品类，</w:t>
      </w:r>
      <w:r>
        <w:rPr>
          <w:rFonts w:hint="eastAsia" w:ascii="仿宋" w:hAnsi="仿宋" w:eastAsia="仿宋"/>
          <w:sz w:val="28"/>
          <w:szCs w:val="32"/>
        </w:rPr>
        <w:t>为公司发展初期提供了稳定现金流，同时高稳定性、一致性的气体传感器也为公司嗅觉传感器的批量生产提供前提保障。同时公司一直以来将研发重心放在技术壁垒更高、应用前景更为广阔的MEMS人工智能嗅觉传感器，与头部车企、家电龙头、知名院校、三甲医院、顶尖科研院所积极开展定制化样品、小批量研发合作，有效支撑其在车规、消费电子等领域快速完成市场验证，构建技术壁垒，预计26年嗅觉传感器将进一步放量，成为公司营收的主要来源。</w:t>
      </w:r>
    </w:p>
    <w:p w14:paraId="3B946194">
      <w:pPr>
        <w:ind w:firstLine="562" w:firstLineChars="200"/>
        <w:contextualSpacing/>
        <w:jc w:val="both"/>
        <w:rPr>
          <w:rFonts w:hint="eastAsia" w:ascii="仿宋" w:hAnsi="仿宋" w:eastAsia="仿宋"/>
          <w:sz w:val="28"/>
          <w:szCs w:val="32"/>
        </w:rPr>
      </w:pPr>
      <w:r>
        <w:rPr>
          <w:rFonts w:hint="eastAsia" w:ascii="仿宋" w:hAnsi="仿宋" w:eastAsia="仿宋"/>
          <w:b/>
          <w:bCs/>
          <w:sz w:val="28"/>
          <w:szCs w:val="32"/>
        </w:rPr>
        <w:t>MEMS嗅觉传感器，是一种融合新型传感阵列技术、人工智能算法与数据处理能力的智能传感器。</w:t>
      </w:r>
      <w:r>
        <w:rPr>
          <w:rFonts w:hint="eastAsia" w:ascii="仿宋" w:hAnsi="仿宋" w:eastAsia="仿宋"/>
          <w:sz w:val="28"/>
          <w:szCs w:val="32"/>
        </w:rPr>
        <w:t>其核心在于模拟人类嗅觉系统，实现对气味的类人感知、判别及分析。</w:t>
      </w:r>
      <w:r>
        <w:rPr>
          <w:rFonts w:hint="eastAsia" w:ascii="仿宋" w:hAnsi="仿宋" w:eastAsia="仿宋"/>
          <w:b/>
          <w:bCs/>
          <w:sz w:val="28"/>
          <w:szCs w:val="32"/>
        </w:rPr>
        <w:t>该技术由高性能传感器阵列硬件、人工智能算法、气味特征数据库三大核心模块构成</w:t>
      </w:r>
      <w:r>
        <w:rPr>
          <w:rFonts w:hint="eastAsia" w:ascii="仿宋" w:hAnsi="仿宋" w:eastAsia="仿宋"/>
          <w:sz w:val="28"/>
          <w:szCs w:val="32"/>
        </w:rPr>
        <w:t>：传感器阵列负责采集气味信号，人工智能算法通过模式识别解析多维数据，而气味特征数据库则为复杂气味的比对分析提供数据支撑。凭借上述技术架构，嗅觉传感器能够高效识别香味、臭味、异味等复杂气味类型，突破传统人工鼻嗅辨的主观性与低效性局限，为工业智造、环境监测、食品安全、医疗健康等领域提供客观量化、可追溯的智能化气味分析解决方案。</w:t>
      </w:r>
    </w:p>
    <w:p w14:paraId="46702BE1">
      <w:pPr>
        <w:ind w:firstLine="562" w:firstLineChars="200"/>
        <w:jc w:val="both"/>
        <w:rPr>
          <w:rFonts w:hint="eastAsia" w:ascii="仿宋" w:hAnsi="仿宋" w:eastAsia="仿宋"/>
          <w:sz w:val="28"/>
          <w:szCs w:val="32"/>
        </w:rPr>
      </w:pPr>
      <w:r>
        <w:rPr>
          <w:rFonts w:ascii="仿宋" w:hAnsi="仿宋" w:eastAsia="仿宋"/>
          <w:b/>
          <w:bCs/>
          <w:sz w:val="28"/>
          <w:szCs w:val="32"/>
        </w:rPr>
        <w:drawing>
          <wp:inline distT="0" distB="0" distL="0" distR="0">
            <wp:extent cx="5274310" cy="2575560"/>
            <wp:effectExtent l="0" t="0" r="2540" b="0"/>
            <wp:docPr id="123363216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632166" name="图片 1"/>
                    <pic:cNvPicPr>
                      <a:picLocks noChangeAspect="1"/>
                    </pic:cNvPicPr>
                  </pic:nvPicPr>
                  <pic:blipFill>
                    <a:blip r:embed="rId15"/>
                    <a:stretch>
                      <a:fillRect/>
                    </a:stretch>
                  </pic:blipFill>
                  <pic:spPr>
                    <a:xfrm>
                      <a:off x="0" y="0"/>
                      <a:ext cx="5274310" cy="2575560"/>
                    </a:xfrm>
                    <a:prstGeom prst="rect">
                      <a:avLst/>
                    </a:prstGeom>
                  </pic:spPr>
                </pic:pic>
              </a:graphicData>
            </a:graphic>
          </wp:inline>
        </w:drawing>
      </w:r>
    </w:p>
    <w:p w14:paraId="58502AA8">
      <w:pPr>
        <w:ind w:firstLine="562" w:firstLineChars="200"/>
        <w:contextualSpacing/>
        <w:jc w:val="both"/>
        <w:rPr>
          <w:rFonts w:hint="eastAsia" w:ascii="仿宋" w:hAnsi="仿宋" w:eastAsia="仿宋"/>
          <w:sz w:val="28"/>
          <w:szCs w:val="32"/>
        </w:rPr>
      </w:pPr>
      <w:r>
        <w:rPr>
          <w:rFonts w:hint="eastAsia" w:ascii="仿宋" w:hAnsi="仿宋" w:eastAsia="仿宋"/>
          <w:b/>
          <w:bCs/>
          <w:sz w:val="28"/>
          <w:szCs w:val="32"/>
        </w:rPr>
        <w:t>智能嗅觉传感器的核心硬件是气味感知单元阵列，通常由多个具备交叉敏感性微型气体传感器组成。</w:t>
      </w:r>
      <w:r>
        <w:rPr>
          <w:rFonts w:hint="eastAsia" w:ascii="仿宋" w:hAnsi="仿宋" w:eastAsia="仿宋"/>
          <w:sz w:val="28"/>
          <w:szCs w:val="32"/>
        </w:rPr>
        <w:t>这些传感器能够与空气中的气体分子发生化学或物理相互作用，从而产生电信号。传感器收集到的信号通常包含复杂的气味特征，通过集成的人工智能算法（如机器学习、深度学习）对这些信号进行处理和分析，从而实现对气味的分类、识别和定量分析。传感器阵列硬件一般都是采用MEMS（微机电系统）技术，将多个MEMS气体传感芯片集成在一起，使整个嗅觉传感器具备体积小、易集成、功耗低和低成本优势。它能够实时检测环境中的气味变化，并快速给出分析结果。通过人工智能算法，传感器可以不断学习和优化气味识别模型，提高识别准确性和适应性。</w:t>
      </w:r>
    </w:p>
    <w:p w14:paraId="168159A8">
      <w:pPr>
        <w:pStyle w:val="12"/>
        <w:spacing w:before="129" w:line="360" w:lineRule="auto"/>
        <w:ind w:left="34" w:firstLine="562" w:firstLineChars="200"/>
        <w:contextualSpacing/>
        <w:jc w:val="both"/>
        <w:rPr>
          <w:rFonts w:hint="eastAsia" w:ascii="仿宋" w:hAnsi="仿宋" w:eastAsia="仿宋" w:cstheme="minorBidi"/>
          <w:b/>
          <w:bCs/>
          <w:snapToGrid/>
          <w:color w:val="auto"/>
          <w:kern w:val="2"/>
          <w:sz w:val="28"/>
          <w:szCs w:val="32"/>
          <w:lang w:eastAsia="zh-CN"/>
          <w14:ligatures w14:val="standardContextual"/>
        </w:rPr>
      </w:pPr>
      <w:r>
        <w:rPr>
          <w:rFonts w:hint="eastAsia" w:ascii="仿宋" w:hAnsi="仿宋" w:eastAsia="仿宋" w:cstheme="minorBidi"/>
          <w:b/>
          <w:bCs/>
          <w:snapToGrid/>
          <w:color w:val="auto"/>
          <w:kern w:val="2"/>
          <w:sz w:val="28"/>
          <w:szCs w:val="32"/>
          <w:lang w:eastAsia="zh-CN"/>
          <w14:ligatures w14:val="standardContextual"/>
        </w:rPr>
        <w:t>MEMS智能嗅觉传感器与MEMS气体传感器的核心特征对比如下，二者的本质区别在于“感知维度”的升维，从“单一理化指标”到“气味分类识别”。</w:t>
      </w:r>
    </w:p>
    <w:tbl>
      <w:tblPr>
        <w:tblStyle w:val="21"/>
        <w:tblW w:w="8637" w:type="dxa"/>
        <w:tblInd w:w="0" w:type="dxa"/>
        <w:tblLayout w:type="autofit"/>
        <w:tblCellMar>
          <w:top w:w="0" w:type="dxa"/>
          <w:left w:w="108" w:type="dxa"/>
          <w:bottom w:w="0" w:type="dxa"/>
          <w:right w:w="108" w:type="dxa"/>
        </w:tblCellMar>
      </w:tblPr>
      <w:tblGrid>
        <w:gridCol w:w="1266"/>
        <w:gridCol w:w="3827"/>
        <w:gridCol w:w="3544"/>
      </w:tblGrid>
      <w:tr w14:paraId="38C87359">
        <w:trPr>
          <w:trHeight w:val="651" w:hRule="atLeast"/>
        </w:trPr>
        <w:tc>
          <w:tcPr>
            <w:tcW w:w="1266" w:type="dxa"/>
            <w:tcBorders>
              <w:top w:val="single" w:color="000000" w:sz="8" w:space="0"/>
              <w:left w:val="single" w:color="000000" w:sz="8" w:space="0"/>
              <w:bottom w:val="single" w:color="000000" w:sz="8" w:space="0"/>
              <w:right w:val="single" w:color="000000" w:sz="8" w:space="0"/>
            </w:tcBorders>
            <w:shd w:val="clear" w:color="000000" w:fill="4472C4"/>
            <w:vAlign w:val="center"/>
          </w:tcPr>
          <w:p w14:paraId="46AA1ED4">
            <w:pPr>
              <w:widowControl/>
              <w:spacing w:after="0" w:line="240" w:lineRule="auto"/>
              <w:jc w:val="center"/>
              <w:rPr>
                <w:rFonts w:hint="eastAsia" w:ascii="仿宋" w:hAnsi="仿宋" w:eastAsia="仿宋" w:cs="宋体"/>
                <w:b/>
                <w:bCs/>
                <w:color w:val="FFFFFF"/>
                <w:kern w:val="0"/>
                <w:sz w:val="24"/>
                <w14:ligatures w14:val="none"/>
              </w:rPr>
            </w:pPr>
            <w:bookmarkStart w:id="129" w:name="RANGE!U1"/>
            <w:r>
              <w:rPr>
                <w:rFonts w:ascii="仿宋" w:hAnsi="仿宋" w:eastAsia="仿宋" w:cs="宋体"/>
                <w:b/>
                <w:bCs/>
                <w:color w:val="FFFFFF"/>
                <w:kern w:val="0"/>
                <w:sz w:val="24"/>
                <w14:ligatures w14:val="none"/>
              </w:rPr>
              <w:t>核心特征</w:t>
            </w:r>
            <w:bookmarkEnd w:id="129"/>
          </w:p>
        </w:tc>
        <w:tc>
          <w:tcPr>
            <w:tcW w:w="3827" w:type="dxa"/>
            <w:tcBorders>
              <w:top w:val="single" w:color="000000" w:sz="8" w:space="0"/>
              <w:left w:val="nil"/>
              <w:bottom w:val="single" w:color="000000" w:sz="8" w:space="0"/>
              <w:right w:val="single" w:color="000000" w:sz="8" w:space="0"/>
            </w:tcBorders>
            <w:shd w:val="clear" w:color="000000" w:fill="4472C4"/>
            <w:vAlign w:val="center"/>
          </w:tcPr>
          <w:p w14:paraId="076D9185">
            <w:pPr>
              <w:widowControl/>
              <w:spacing w:after="0" w:line="240" w:lineRule="auto"/>
              <w:jc w:val="center"/>
              <w:rPr>
                <w:rFonts w:hint="eastAsia" w:ascii="仿宋" w:hAnsi="仿宋" w:eastAsia="仿宋" w:cs="宋体"/>
                <w:b/>
                <w:bCs/>
                <w:color w:val="FFFFFF"/>
                <w:kern w:val="0"/>
                <w:sz w:val="24"/>
                <w14:ligatures w14:val="none"/>
              </w:rPr>
            </w:pPr>
            <w:r>
              <w:rPr>
                <w:rFonts w:ascii="仿宋" w:hAnsi="仿宋" w:eastAsia="仿宋" w:cs="宋体"/>
                <w:b/>
                <w:bCs/>
                <w:color w:val="FFFFFF"/>
                <w:kern w:val="0"/>
                <w:sz w:val="24"/>
                <w14:ligatures w14:val="none"/>
              </w:rPr>
              <w:t>智能嗅觉传感器（MEMS）</w:t>
            </w:r>
          </w:p>
        </w:tc>
        <w:tc>
          <w:tcPr>
            <w:tcW w:w="3544" w:type="dxa"/>
            <w:tcBorders>
              <w:top w:val="single" w:color="000000" w:sz="8" w:space="0"/>
              <w:left w:val="nil"/>
              <w:bottom w:val="single" w:color="000000" w:sz="8" w:space="0"/>
              <w:right w:val="single" w:color="000000" w:sz="8" w:space="0"/>
            </w:tcBorders>
            <w:shd w:val="clear" w:color="000000" w:fill="4472C4"/>
            <w:vAlign w:val="center"/>
          </w:tcPr>
          <w:p w14:paraId="11746161">
            <w:pPr>
              <w:widowControl/>
              <w:spacing w:after="0" w:line="240" w:lineRule="auto"/>
              <w:jc w:val="center"/>
              <w:rPr>
                <w:rFonts w:hint="eastAsia" w:ascii="仿宋" w:hAnsi="仿宋" w:eastAsia="仿宋" w:cs="宋体"/>
                <w:b/>
                <w:bCs/>
                <w:color w:val="FFFFFF"/>
                <w:kern w:val="0"/>
                <w:sz w:val="24"/>
                <w14:ligatures w14:val="none"/>
              </w:rPr>
            </w:pPr>
            <w:r>
              <w:rPr>
                <w:rFonts w:ascii="仿宋" w:hAnsi="仿宋" w:eastAsia="仿宋" w:cs="宋体"/>
                <w:b/>
                <w:bCs/>
                <w:color w:val="FFFFFF"/>
                <w:kern w:val="0"/>
                <w:sz w:val="24"/>
                <w14:ligatures w14:val="none"/>
              </w:rPr>
              <w:t>传统气体传感器（MEMS）</w:t>
            </w:r>
          </w:p>
        </w:tc>
      </w:tr>
      <w:tr w14:paraId="2BF0CBBD">
        <w:trPr>
          <w:trHeight w:val="830" w:hRule="atLeast"/>
        </w:trPr>
        <w:tc>
          <w:tcPr>
            <w:tcW w:w="1266" w:type="dxa"/>
            <w:tcBorders>
              <w:top w:val="nil"/>
              <w:left w:val="single" w:color="auto" w:sz="8" w:space="0"/>
              <w:bottom w:val="single" w:color="auto" w:sz="8" w:space="0"/>
              <w:right w:val="single" w:color="auto" w:sz="8" w:space="0"/>
            </w:tcBorders>
            <w:vAlign w:val="center"/>
          </w:tcPr>
          <w:p w14:paraId="7CFDDE24">
            <w:pPr>
              <w:widowControl/>
              <w:spacing w:after="0" w:line="240" w:lineRule="auto"/>
              <w:jc w:val="center"/>
              <w:rPr>
                <w:rFonts w:hint="eastAsia" w:ascii="仿宋" w:hAnsi="仿宋" w:eastAsia="仿宋" w:cs="宋体"/>
                <w:b/>
                <w:bCs/>
                <w:color w:val="000000"/>
                <w:kern w:val="0"/>
                <w:sz w:val="24"/>
                <w14:ligatures w14:val="none"/>
              </w:rPr>
            </w:pPr>
            <w:r>
              <w:rPr>
                <w:rFonts w:ascii="仿宋" w:hAnsi="仿宋" w:eastAsia="仿宋" w:cs="宋体"/>
                <w:b/>
                <w:bCs/>
                <w:color w:val="000000"/>
                <w:kern w:val="0"/>
                <w:sz w:val="24"/>
                <w14:ligatures w14:val="none"/>
              </w:rPr>
              <w:t>核心功能</w:t>
            </w:r>
          </w:p>
        </w:tc>
        <w:tc>
          <w:tcPr>
            <w:tcW w:w="3827" w:type="dxa"/>
            <w:tcBorders>
              <w:top w:val="nil"/>
              <w:left w:val="nil"/>
              <w:bottom w:val="single" w:color="auto" w:sz="8" w:space="0"/>
              <w:right w:val="single" w:color="auto" w:sz="8" w:space="0"/>
            </w:tcBorders>
            <w:vAlign w:val="center"/>
          </w:tcPr>
          <w:p w14:paraId="32400FDA">
            <w:pPr>
              <w:widowControl/>
              <w:spacing w:after="0" w:line="240" w:lineRule="auto"/>
              <w:jc w:val="center"/>
              <w:rPr>
                <w:rFonts w:hint="eastAsia" w:ascii="仿宋" w:hAnsi="仿宋" w:eastAsia="仿宋" w:cs="宋体"/>
                <w:color w:val="000000"/>
                <w:kern w:val="0"/>
                <w:sz w:val="24"/>
                <w14:ligatures w14:val="none"/>
              </w:rPr>
            </w:pPr>
            <w:bookmarkStart w:id="130" w:name="RANGE!V2"/>
            <w:r>
              <w:rPr>
                <w:rFonts w:ascii="仿宋" w:hAnsi="仿宋" w:eastAsia="仿宋" w:cs="宋体"/>
                <w:color w:val="000000"/>
                <w:kern w:val="0"/>
                <w:sz w:val="24"/>
                <w14:ligatures w14:val="none"/>
              </w:rPr>
              <w:t>定性识别+情感化表达（如“腐坏程度表达”）</w:t>
            </w:r>
            <w:bookmarkEnd w:id="130"/>
          </w:p>
        </w:tc>
        <w:tc>
          <w:tcPr>
            <w:tcW w:w="3544" w:type="dxa"/>
            <w:tcBorders>
              <w:top w:val="nil"/>
              <w:left w:val="nil"/>
              <w:bottom w:val="single" w:color="auto" w:sz="8" w:space="0"/>
              <w:right w:val="single" w:color="auto" w:sz="8" w:space="0"/>
            </w:tcBorders>
            <w:vAlign w:val="center"/>
          </w:tcPr>
          <w:p w14:paraId="5EACF2F0">
            <w:pPr>
              <w:widowControl/>
              <w:spacing w:after="0" w:line="240" w:lineRule="auto"/>
              <w:jc w:val="center"/>
              <w:rPr>
                <w:rFonts w:hint="eastAsia" w:ascii="仿宋" w:hAnsi="仿宋" w:eastAsia="仿宋" w:cs="宋体"/>
                <w:color w:val="000000"/>
                <w:kern w:val="0"/>
                <w:sz w:val="24"/>
                <w14:ligatures w14:val="none"/>
              </w:rPr>
            </w:pPr>
            <w:r>
              <w:rPr>
                <w:rFonts w:ascii="仿宋" w:hAnsi="仿宋" w:eastAsia="仿宋" w:cs="宋体"/>
                <w:color w:val="000000"/>
                <w:kern w:val="0"/>
                <w:sz w:val="24"/>
                <w14:ligatures w14:val="none"/>
              </w:rPr>
              <w:t>定量检测（如CO浓度值）</w:t>
            </w:r>
          </w:p>
        </w:tc>
      </w:tr>
      <w:tr w14:paraId="2D986BB3">
        <w:trPr>
          <w:trHeight w:val="1820" w:hRule="atLeast"/>
        </w:trPr>
        <w:tc>
          <w:tcPr>
            <w:tcW w:w="1266" w:type="dxa"/>
            <w:tcBorders>
              <w:top w:val="nil"/>
              <w:left w:val="single" w:color="auto" w:sz="8" w:space="0"/>
              <w:bottom w:val="single" w:color="auto" w:sz="8" w:space="0"/>
              <w:right w:val="single" w:color="auto" w:sz="8" w:space="0"/>
            </w:tcBorders>
            <w:vAlign w:val="center"/>
          </w:tcPr>
          <w:p w14:paraId="4FC4D060">
            <w:pPr>
              <w:widowControl/>
              <w:spacing w:after="0" w:line="240" w:lineRule="auto"/>
              <w:jc w:val="center"/>
              <w:rPr>
                <w:rFonts w:hint="eastAsia" w:ascii="仿宋" w:hAnsi="仿宋" w:eastAsia="仿宋" w:cs="宋体"/>
                <w:b/>
                <w:bCs/>
                <w:color w:val="000000"/>
                <w:kern w:val="0"/>
                <w:sz w:val="24"/>
                <w14:ligatures w14:val="none"/>
              </w:rPr>
            </w:pPr>
            <w:r>
              <w:rPr>
                <w:rFonts w:ascii="仿宋" w:hAnsi="仿宋" w:eastAsia="仿宋" w:cs="宋体"/>
                <w:b/>
                <w:bCs/>
                <w:color w:val="000000"/>
                <w:kern w:val="0"/>
                <w:sz w:val="24"/>
                <w14:ligatures w14:val="none"/>
              </w:rPr>
              <w:t>工作原理</w:t>
            </w:r>
          </w:p>
        </w:tc>
        <w:tc>
          <w:tcPr>
            <w:tcW w:w="3827" w:type="dxa"/>
            <w:tcBorders>
              <w:top w:val="nil"/>
              <w:left w:val="nil"/>
              <w:bottom w:val="single" w:color="auto" w:sz="8" w:space="0"/>
              <w:right w:val="single" w:color="auto" w:sz="8" w:space="0"/>
            </w:tcBorders>
            <w:vAlign w:val="center"/>
          </w:tcPr>
          <w:p w14:paraId="4C7ACDFD">
            <w:pPr>
              <w:widowControl/>
              <w:spacing w:after="0" w:line="240" w:lineRule="auto"/>
              <w:jc w:val="center"/>
              <w:rPr>
                <w:rFonts w:hint="eastAsia" w:ascii="仿宋" w:hAnsi="仿宋" w:eastAsia="仿宋" w:cs="宋体"/>
                <w:color w:val="000000"/>
                <w:kern w:val="0"/>
                <w:sz w:val="24"/>
                <w14:ligatures w14:val="none"/>
              </w:rPr>
            </w:pPr>
            <w:r>
              <w:rPr>
                <w:rFonts w:ascii="仿宋" w:hAnsi="仿宋" w:eastAsia="仿宋" w:cs="宋体"/>
                <w:color w:val="000000"/>
                <w:kern w:val="0"/>
                <w:sz w:val="24"/>
                <w14:ligatures w14:val="none"/>
              </w:rPr>
              <w:t>通过模拟人类嗅觉系统的工作原理，使用一组多材料传感器阵列（4-8种核心材料组合）捕捉气味样本，并将其转化为可识别的数字信号（特征值）。</w:t>
            </w:r>
          </w:p>
        </w:tc>
        <w:tc>
          <w:tcPr>
            <w:tcW w:w="3544" w:type="dxa"/>
            <w:tcBorders>
              <w:top w:val="nil"/>
              <w:left w:val="nil"/>
              <w:bottom w:val="single" w:color="auto" w:sz="8" w:space="0"/>
              <w:right w:val="single" w:color="auto" w:sz="8" w:space="0"/>
            </w:tcBorders>
            <w:vAlign w:val="center"/>
          </w:tcPr>
          <w:p w14:paraId="1E3D37F5">
            <w:pPr>
              <w:widowControl/>
              <w:spacing w:after="0" w:line="240" w:lineRule="auto"/>
              <w:jc w:val="center"/>
              <w:rPr>
                <w:rFonts w:hint="eastAsia" w:ascii="仿宋" w:hAnsi="仿宋" w:eastAsia="仿宋" w:cs="宋体"/>
                <w:color w:val="000000"/>
                <w:kern w:val="0"/>
                <w:sz w:val="24"/>
                <w14:ligatures w14:val="none"/>
              </w:rPr>
            </w:pPr>
            <w:r>
              <w:rPr>
                <w:rFonts w:ascii="仿宋" w:hAnsi="仿宋" w:eastAsia="仿宋" w:cs="宋体"/>
                <w:color w:val="000000"/>
                <w:kern w:val="0"/>
                <w:sz w:val="24"/>
                <w14:ligatures w14:val="none"/>
              </w:rPr>
              <w:t>多基于单一敏感材料或原理，通过与特定气体发生反应或吸附，测量气体浓度或某种特定性质（如pH值、温度等）。</w:t>
            </w:r>
          </w:p>
        </w:tc>
      </w:tr>
      <w:tr w14:paraId="459978BE">
        <w:trPr>
          <w:trHeight w:val="2399" w:hRule="atLeast"/>
        </w:trPr>
        <w:tc>
          <w:tcPr>
            <w:tcW w:w="1266" w:type="dxa"/>
            <w:tcBorders>
              <w:top w:val="nil"/>
              <w:left w:val="single" w:color="auto" w:sz="8" w:space="0"/>
              <w:bottom w:val="single" w:color="auto" w:sz="8" w:space="0"/>
              <w:right w:val="single" w:color="auto" w:sz="8" w:space="0"/>
            </w:tcBorders>
            <w:vAlign w:val="center"/>
          </w:tcPr>
          <w:p w14:paraId="4B68869F">
            <w:pPr>
              <w:widowControl/>
              <w:spacing w:after="0" w:line="240" w:lineRule="auto"/>
              <w:jc w:val="center"/>
              <w:rPr>
                <w:rFonts w:hint="eastAsia" w:ascii="仿宋" w:hAnsi="仿宋" w:eastAsia="仿宋" w:cs="宋体"/>
                <w:b/>
                <w:bCs/>
                <w:color w:val="000000"/>
                <w:kern w:val="0"/>
                <w:sz w:val="24"/>
                <w14:ligatures w14:val="none"/>
              </w:rPr>
            </w:pPr>
            <w:r>
              <w:rPr>
                <w:rFonts w:ascii="仿宋" w:hAnsi="仿宋" w:eastAsia="仿宋" w:cs="宋体"/>
                <w:b/>
                <w:bCs/>
                <w:color w:val="000000"/>
                <w:kern w:val="0"/>
                <w:sz w:val="24"/>
                <w14:ligatures w14:val="none"/>
              </w:rPr>
              <w:t>关注对象</w:t>
            </w:r>
          </w:p>
        </w:tc>
        <w:tc>
          <w:tcPr>
            <w:tcW w:w="3827" w:type="dxa"/>
            <w:tcBorders>
              <w:top w:val="nil"/>
              <w:left w:val="nil"/>
              <w:bottom w:val="single" w:color="auto" w:sz="8" w:space="0"/>
              <w:right w:val="single" w:color="auto" w:sz="8" w:space="0"/>
            </w:tcBorders>
            <w:vAlign w:val="center"/>
          </w:tcPr>
          <w:p w14:paraId="04015E61">
            <w:pPr>
              <w:widowControl/>
              <w:spacing w:after="0" w:line="240" w:lineRule="auto"/>
              <w:jc w:val="center"/>
              <w:rPr>
                <w:rFonts w:hint="eastAsia" w:ascii="仿宋" w:hAnsi="仿宋" w:eastAsia="仿宋" w:cs="宋体"/>
                <w:color w:val="000000"/>
                <w:kern w:val="0"/>
                <w:sz w:val="24"/>
                <w14:ligatures w14:val="none"/>
              </w:rPr>
            </w:pPr>
            <w:r>
              <w:rPr>
                <w:rFonts w:ascii="仿宋" w:hAnsi="仿宋" w:eastAsia="仿宋" w:cs="宋体"/>
                <w:color w:val="000000"/>
                <w:kern w:val="0"/>
                <w:sz w:val="24"/>
                <w14:ligatures w14:val="none"/>
              </w:rPr>
              <w:t>气味的主观感知和定性识别。能在复杂气味混合物中识别和分类特定气味特征，包括香味、臭味、异味等，甚至可评估气味的强度、新鲜度和情感化特征，但对单一气体浓度的绝对精度要求相对较低。</w:t>
            </w:r>
          </w:p>
        </w:tc>
        <w:tc>
          <w:tcPr>
            <w:tcW w:w="3544" w:type="dxa"/>
            <w:tcBorders>
              <w:top w:val="nil"/>
              <w:left w:val="nil"/>
              <w:bottom w:val="single" w:color="auto" w:sz="8" w:space="0"/>
              <w:right w:val="single" w:color="auto" w:sz="8" w:space="0"/>
            </w:tcBorders>
            <w:vAlign w:val="center"/>
          </w:tcPr>
          <w:p w14:paraId="438E4FD5">
            <w:pPr>
              <w:widowControl/>
              <w:spacing w:after="0" w:line="240" w:lineRule="auto"/>
              <w:jc w:val="center"/>
              <w:rPr>
                <w:rFonts w:hint="eastAsia" w:ascii="仿宋" w:hAnsi="仿宋" w:eastAsia="仿宋" w:cs="宋体"/>
                <w:color w:val="000000"/>
                <w:kern w:val="0"/>
                <w:sz w:val="24"/>
                <w14:ligatures w14:val="none"/>
              </w:rPr>
            </w:pPr>
            <w:r>
              <w:rPr>
                <w:rFonts w:ascii="仿宋" w:hAnsi="仿宋" w:eastAsia="仿宋" w:cs="宋体"/>
                <w:color w:val="000000"/>
                <w:kern w:val="0"/>
                <w:sz w:val="24"/>
                <w14:ligatures w14:val="none"/>
              </w:rPr>
              <w:t>特定有害气体的定量检测和浓度测量，如一氧化碳、甲醛等</w:t>
            </w:r>
          </w:p>
        </w:tc>
      </w:tr>
      <w:tr w14:paraId="4363E000">
        <w:trPr>
          <w:trHeight w:val="440" w:hRule="atLeast"/>
        </w:trPr>
        <w:tc>
          <w:tcPr>
            <w:tcW w:w="1266" w:type="dxa"/>
            <w:tcBorders>
              <w:top w:val="nil"/>
              <w:left w:val="single" w:color="auto" w:sz="8" w:space="0"/>
              <w:bottom w:val="single" w:color="auto" w:sz="8" w:space="0"/>
              <w:right w:val="single" w:color="auto" w:sz="8" w:space="0"/>
            </w:tcBorders>
            <w:vAlign w:val="center"/>
          </w:tcPr>
          <w:p w14:paraId="2BB9ED1D">
            <w:pPr>
              <w:widowControl/>
              <w:spacing w:after="0" w:line="240" w:lineRule="auto"/>
              <w:jc w:val="center"/>
              <w:rPr>
                <w:rFonts w:hint="eastAsia" w:ascii="仿宋" w:hAnsi="仿宋" w:eastAsia="仿宋" w:cs="宋体"/>
                <w:b/>
                <w:bCs/>
                <w:color w:val="000000"/>
                <w:kern w:val="0"/>
                <w:sz w:val="24"/>
                <w14:ligatures w14:val="none"/>
              </w:rPr>
            </w:pPr>
            <w:r>
              <w:rPr>
                <w:rFonts w:ascii="仿宋" w:hAnsi="仿宋" w:eastAsia="仿宋" w:cs="宋体"/>
                <w:b/>
                <w:bCs/>
                <w:color w:val="000000"/>
                <w:kern w:val="0"/>
                <w:sz w:val="24"/>
                <w14:ligatures w14:val="none"/>
              </w:rPr>
              <w:t>数据价值</w:t>
            </w:r>
          </w:p>
        </w:tc>
        <w:tc>
          <w:tcPr>
            <w:tcW w:w="3827" w:type="dxa"/>
            <w:tcBorders>
              <w:top w:val="nil"/>
              <w:left w:val="nil"/>
              <w:bottom w:val="single" w:color="auto" w:sz="8" w:space="0"/>
              <w:right w:val="single" w:color="auto" w:sz="8" w:space="0"/>
            </w:tcBorders>
            <w:vAlign w:val="center"/>
          </w:tcPr>
          <w:p w14:paraId="16CA2E14">
            <w:pPr>
              <w:widowControl/>
              <w:spacing w:after="0" w:line="240" w:lineRule="auto"/>
              <w:jc w:val="center"/>
              <w:rPr>
                <w:rFonts w:hint="eastAsia" w:ascii="仿宋" w:hAnsi="仿宋" w:eastAsia="仿宋" w:cs="宋体"/>
                <w:color w:val="000000"/>
                <w:kern w:val="0"/>
                <w:sz w:val="24"/>
                <w14:ligatures w14:val="none"/>
              </w:rPr>
            </w:pPr>
            <w:r>
              <w:rPr>
                <w:rFonts w:ascii="仿宋" w:hAnsi="仿宋" w:eastAsia="仿宋" w:cs="宋体"/>
                <w:color w:val="000000"/>
                <w:kern w:val="0"/>
                <w:sz w:val="24"/>
                <w14:ligatures w14:val="none"/>
              </w:rPr>
              <w:t>离散数据（如“甲醛0.1mg/</w:t>
            </w:r>
            <w:r>
              <w:rPr>
                <w:rFonts w:ascii="Arial" w:hAnsi="Arial" w:eastAsia="仿宋" w:cs="Arial"/>
                <w:color w:val="9195A3"/>
                <w:kern w:val="0"/>
                <w:sz w:val="24"/>
                <w14:ligatures w14:val="none"/>
              </w:rPr>
              <w:t xml:space="preserve"> </w:t>
            </w:r>
            <w:r>
              <w:rPr>
                <w:rFonts w:ascii="仿宋" w:hAnsi="仿宋" w:eastAsia="仿宋" w:cs="宋体"/>
                <w:color w:val="000000"/>
                <w:kern w:val="0"/>
                <w:sz w:val="24"/>
                <w14:ligatures w14:val="none"/>
              </w:rPr>
              <w:t>m</w:t>
            </w:r>
            <w:r>
              <w:rPr>
                <w:rFonts w:ascii="Calibri" w:hAnsi="Calibri" w:eastAsia="仿宋" w:cs="Calibri"/>
                <w:color w:val="000000"/>
                <w:kern w:val="0"/>
                <w:sz w:val="24"/>
                <w14:ligatures w14:val="none"/>
              </w:rPr>
              <w:t>³</w:t>
            </w:r>
            <w:r>
              <w:rPr>
                <w:rFonts w:ascii="仿宋" w:hAnsi="仿宋" w:eastAsia="仿宋" w:cs="宋体"/>
                <w:color w:val="000000"/>
                <w:kern w:val="0"/>
                <w:sz w:val="24"/>
                <w14:ligatures w14:val="none"/>
              </w:rPr>
              <w:t>”）</w:t>
            </w:r>
          </w:p>
        </w:tc>
        <w:tc>
          <w:tcPr>
            <w:tcW w:w="3544" w:type="dxa"/>
            <w:tcBorders>
              <w:top w:val="nil"/>
              <w:left w:val="nil"/>
              <w:bottom w:val="single" w:color="auto" w:sz="8" w:space="0"/>
              <w:right w:val="single" w:color="auto" w:sz="8" w:space="0"/>
            </w:tcBorders>
            <w:vAlign w:val="center"/>
          </w:tcPr>
          <w:p w14:paraId="6556861C">
            <w:pPr>
              <w:widowControl/>
              <w:spacing w:after="0" w:line="240" w:lineRule="auto"/>
              <w:jc w:val="center"/>
              <w:rPr>
                <w:rFonts w:hint="eastAsia" w:ascii="仿宋" w:hAnsi="仿宋" w:eastAsia="仿宋" w:cs="宋体"/>
                <w:color w:val="000000"/>
                <w:kern w:val="0"/>
                <w:sz w:val="24"/>
                <w14:ligatures w14:val="none"/>
              </w:rPr>
            </w:pPr>
            <w:r>
              <w:rPr>
                <w:rFonts w:ascii="仿宋" w:hAnsi="仿宋" w:eastAsia="仿宋" w:cs="宋体"/>
                <w:color w:val="000000"/>
                <w:kern w:val="0"/>
                <w:sz w:val="24"/>
                <w14:ligatures w14:val="none"/>
              </w:rPr>
              <w:t>气味指纹图谱（多维特征向量）</w:t>
            </w:r>
          </w:p>
        </w:tc>
      </w:tr>
      <w:tr w14:paraId="6F00E83A">
        <w:trPr>
          <w:trHeight w:val="616" w:hRule="atLeast"/>
        </w:trPr>
        <w:tc>
          <w:tcPr>
            <w:tcW w:w="1266" w:type="dxa"/>
            <w:tcBorders>
              <w:top w:val="nil"/>
              <w:left w:val="single" w:color="auto" w:sz="8" w:space="0"/>
              <w:bottom w:val="single" w:color="auto" w:sz="8" w:space="0"/>
              <w:right w:val="single" w:color="auto" w:sz="8" w:space="0"/>
            </w:tcBorders>
            <w:vAlign w:val="center"/>
          </w:tcPr>
          <w:p w14:paraId="69953531">
            <w:pPr>
              <w:widowControl/>
              <w:spacing w:after="0" w:line="240" w:lineRule="auto"/>
              <w:jc w:val="center"/>
              <w:rPr>
                <w:rFonts w:hint="eastAsia" w:ascii="仿宋" w:hAnsi="仿宋" w:eastAsia="仿宋" w:cs="宋体"/>
                <w:b/>
                <w:bCs/>
                <w:color w:val="000000"/>
                <w:kern w:val="0"/>
                <w:sz w:val="24"/>
                <w14:ligatures w14:val="none"/>
              </w:rPr>
            </w:pPr>
            <w:r>
              <w:rPr>
                <w:rFonts w:ascii="仿宋" w:hAnsi="仿宋" w:eastAsia="仿宋" w:cs="宋体"/>
                <w:b/>
                <w:bCs/>
                <w:color w:val="000000"/>
                <w:kern w:val="0"/>
                <w:sz w:val="24"/>
                <w14:ligatures w14:val="none"/>
              </w:rPr>
              <w:t>典型场景</w:t>
            </w:r>
          </w:p>
        </w:tc>
        <w:tc>
          <w:tcPr>
            <w:tcW w:w="3827" w:type="dxa"/>
            <w:tcBorders>
              <w:top w:val="nil"/>
              <w:left w:val="nil"/>
              <w:bottom w:val="single" w:color="auto" w:sz="8" w:space="0"/>
              <w:right w:val="single" w:color="auto" w:sz="8" w:space="0"/>
            </w:tcBorders>
            <w:vAlign w:val="center"/>
          </w:tcPr>
          <w:p w14:paraId="1C2686CC">
            <w:pPr>
              <w:widowControl/>
              <w:spacing w:after="0" w:line="240" w:lineRule="auto"/>
              <w:jc w:val="center"/>
              <w:rPr>
                <w:rFonts w:hint="eastAsia" w:ascii="仿宋" w:hAnsi="仿宋" w:eastAsia="仿宋" w:cs="宋体"/>
                <w:color w:val="000000"/>
                <w:kern w:val="0"/>
                <w:sz w:val="24"/>
                <w14:ligatures w14:val="none"/>
              </w:rPr>
            </w:pPr>
            <w:r>
              <w:rPr>
                <w:rFonts w:ascii="仿宋" w:hAnsi="仿宋" w:eastAsia="仿宋" w:cs="宋体"/>
                <w:color w:val="000000"/>
                <w:kern w:val="0"/>
                <w:sz w:val="24"/>
                <w14:ligatures w14:val="none"/>
              </w:rPr>
              <w:t>食品新鲜度分级、智能家居异味溯源、疾病早期筛查与诊断。</w:t>
            </w:r>
          </w:p>
        </w:tc>
        <w:tc>
          <w:tcPr>
            <w:tcW w:w="3544" w:type="dxa"/>
            <w:tcBorders>
              <w:top w:val="nil"/>
              <w:left w:val="nil"/>
              <w:bottom w:val="single" w:color="auto" w:sz="8" w:space="0"/>
              <w:right w:val="single" w:color="auto" w:sz="8" w:space="0"/>
            </w:tcBorders>
            <w:vAlign w:val="center"/>
          </w:tcPr>
          <w:p w14:paraId="0D0E0C77">
            <w:pPr>
              <w:widowControl/>
              <w:spacing w:after="0" w:line="240" w:lineRule="auto"/>
              <w:jc w:val="center"/>
              <w:rPr>
                <w:rFonts w:hint="eastAsia" w:ascii="仿宋" w:hAnsi="仿宋" w:eastAsia="仿宋" w:cs="宋体"/>
                <w:color w:val="000000"/>
                <w:kern w:val="0"/>
                <w:sz w:val="24"/>
                <w14:ligatures w14:val="none"/>
              </w:rPr>
            </w:pPr>
            <w:r>
              <w:rPr>
                <w:rFonts w:ascii="仿宋" w:hAnsi="仿宋" w:eastAsia="仿宋" w:cs="宋体"/>
                <w:color w:val="000000"/>
                <w:kern w:val="0"/>
                <w:sz w:val="24"/>
                <w14:ligatures w14:val="none"/>
              </w:rPr>
              <w:t>工业毒气泄露报警、环境空气质量检测、矿井等地下空间检测。</w:t>
            </w:r>
          </w:p>
        </w:tc>
      </w:tr>
    </w:tbl>
    <w:p w14:paraId="6DFBFCC2">
      <w:pPr>
        <w:pStyle w:val="12"/>
        <w:spacing w:before="129" w:line="360" w:lineRule="auto"/>
        <w:ind w:left="34"/>
        <w:outlineLvl w:val="1"/>
        <w:rPr>
          <w:rFonts w:hint="eastAsia" w:ascii="华文楷体" w:hAnsi="华文楷体" w:eastAsia="华文楷体" w:cs="华文楷体"/>
          <w:b/>
          <w:bCs/>
          <w:spacing w:val="-4"/>
          <w:sz w:val="32"/>
          <w:szCs w:val="32"/>
          <w:lang w:eastAsia="zh-CN"/>
        </w:rPr>
      </w:pPr>
      <w:bookmarkStart w:id="131" w:name="_Toc236409688"/>
      <w:r>
        <w:rPr>
          <w:rFonts w:hint="eastAsia" w:ascii="华文楷体" w:hAnsi="华文楷体" w:eastAsia="华文楷体" w:cs="华文楷体"/>
          <w:b/>
          <w:bCs/>
          <w:spacing w:val="-4"/>
          <w:sz w:val="32"/>
          <w:szCs w:val="32"/>
          <w:lang w:eastAsia="zh-CN"/>
        </w:rPr>
        <w:t>3.2产品体系</w:t>
      </w:r>
      <w:bookmarkEnd w:id="131"/>
    </w:p>
    <w:p w14:paraId="771C7E62">
      <w:pPr>
        <w:ind w:firstLine="562" w:firstLineChars="200"/>
        <w:contextualSpacing/>
        <w:jc w:val="both"/>
        <w:rPr>
          <w:rFonts w:hint="eastAsia" w:ascii="仿宋" w:hAnsi="仿宋" w:eastAsia="仿宋"/>
          <w:sz w:val="28"/>
          <w:szCs w:val="32"/>
        </w:rPr>
      </w:pPr>
      <w:r>
        <w:rPr>
          <w:rFonts w:hint="eastAsia" w:ascii="仿宋" w:hAnsi="仿宋" w:eastAsia="仿宋"/>
          <w:b/>
          <w:bCs/>
          <w:sz w:val="28"/>
          <w:szCs w:val="32"/>
        </w:rPr>
        <w:t>公司以“MEMS嗅觉感知技术”为核心，构建三级产品体系，包括芯片级产品，</w:t>
      </w:r>
      <w:r>
        <w:rPr>
          <w:rFonts w:hint="eastAsia" w:ascii="仿宋" w:hAnsi="仿宋" w:eastAsia="仿宋"/>
          <w:sz w:val="28"/>
          <w:szCs w:val="32"/>
        </w:rPr>
        <w:t>包含MEMS气体传感器；</w:t>
      </w:r>
      <w:r>
        <w:rPr>
          <w:rFonts w:hint="eastAsia" w:ascii="仿宋" w:hAnsi="仿宋" w:eastAsia="仿宋"/>
          <w:b/>
          <w:bCs/>
          <w:sz w:val="28"/>
          <w:szCs w:val="32"/>
        </w:rPr>
        <w:t>模组级产品，</w:t>
      </w:r>
      <w:r>
        <w:rPr>
          <w:rFonts w:hint="eastAsia" w:ascii="仿宋" w:hAnsi="仿宋" w:eastAsia="仿宋"/>
          <w:sz w:val="28"/>
          <w:szCs w:val="32"/>
        </w:rPr>
        <w:t>包含嗅觉传感器硬件模组</w:t>
      </w:r>
      <w:bookmarkStart w:id="132" w:name="OLE_LINK38"/>
      <w:r>
        <w:rPr>
          <w:rFonts w:hint="eastAsia" w:ascii="仿宋" w:hAnsi="仿宋" w:eastAsia="仿宋"/>
          <w:sz w:val="28"/>
          <w:szCs w:val="32"/>
        </w:rPr>
        <w:t>（CM-H404M）</w:t>
      </w:r>
      <w:bookmarkEnd w:id="132"/>
      <w:r>
        <w:rPr>
          <w:rFonts w:hint="eastAsia" w:ascii="仿宋" w:hAnsi="仿宋" w:eastAsia="仿宋"/>
          <w:sz w:val="28"/>
          <w:szCs w:val="32"/>
        </w:rPr>
        <w:t>、多模态嗅觉感知模组开发板（CM-M4）、锂电池热失控监测模组、MEMS气体传感器模组等；</w:t>
      </w:r>
      <w:r>
        <w:rPr>
          <w:rFonts w:hint="eastAsia" w:ascii="仿宋" w:hAnsi="仿宋" w:eastAsia="仿宋"/>
          <w:b/>
          <w:bCs/>
          <w:sz w:val="28"/>
          <w:szCs w:val="32"/>
        </w:rPr>
        <w:t>终端级产品，</w:t>
      </w:r>
      <w:r>
        <w:rPr>
          <w:rFonts w:hint="eastAsia" w:ascii="仿宋" w:hAnsi="仿宋" w:eastAsia="仿宋"/>
          <w:sz w:val="28"/>
          <w:szCs w:val="32"/>
        </w:rPr>
        <w:t>包括大气质量微型监测仪、台式空气质量检测仪、AI云端气味识别系统等。</w:t>
      </w:r>
    </w:p>
    <w:p w14:paraId="1B2962A0">
      <w:pPr>
        <w:jc w:val="both"/>
        <w:rPr>
          <w:rFonts w:hint="eastAsia" w:ascii="仿宋" w:hAnsi="仿宋" w:eastAsia="仿宋"/>
          <w:sz w:val="28"/>
          <w:szCs w:val="32"/>
        </w:rPr>
      </w:pPr>
      <w:r>
        <w:drawing>
          <wp:inline distT="0" distB="0" distL="0" distR="0">
            <wp:extent cx="5274310" cy="2421255"/>
            <wp:effectExtent l="0" t="0" r="2540" b="0"/>
            <wp:docPr id="3319439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943904" name="图片 1"/>
                    <pic:cNvPicPr>
                      <a:picLocks noChangeAspect="1"/>
                    </pic:cNvPicPr>
                  </pic:nvPicPr>
                  <pic:blipFill>
                    <a:blip r:embed="rId16"/>
                    <a:stretch>
                      <a:fillRect/>
                    </a:stretch>
                  </pic:blipFill>
                  <pic:spPr>
                    <a:xfrm>
                      <a:off x="0" y="0"/>
                      <a:ext cx="5274310" cy="2421255"/>
                    </a:xfrm>
                    <a:prstGeom prst="rect">
                      <a:avLst/>
                    </a:prstGeom>
                  </pic:spPr>
                </pic:pic>
              </a:graphicData>
            </a:graphic>
          </wp:inline>
        </w:drawing>
      </w:r>
    </w:p>
    <w:p w14:paraId="1DB952B1">
      <w:pPr>
        <w:pStyle w:val="12"/>
        <w:spacing w:before="129" w:line="360" w:lineRule="auto"/>
        <w:ind w:left="34"/>
        <w:outlineLvl w:val="2"/>
        <w:rPr>
          <w:rFonts w:hint="eastAsia" w:ascii="仿宋" w:hAnsi="仿宋" w:eastAsia="仿宋"/>
          <w:b/>
          <w:bCs/>
          <w:color w:val="000000" w:themeColor="text1"/>
          <w:sz w:val="28"/>
          <w:szCs w:val="32"/>
          <w:lang w:eastAsia="zh-CN"/>
          <w14:textFill>
            <w14:solidFill>
              <w14:schemeClr w14:val="tx1"/>
            </w14:solidFill>
          </w14:textFill>
        </w:rPr>
      </w:pPr>
      <w:bookmarkStart w:id="133" w:name="_Toc226042721"/>
      <w:bookmarkStart w:id="134" w:name="_Toc236409583"/>
      <w:bookmarkStart w:id="135" w:name="_Toc236409689"/>
      <w:bookmarkStart w:id="136" w:name="OLE_LINK25"/>
      <w:r>
        <w:rPr>
          <w:rFonts w:hint="eastAsia" w:ascii="华文楷体" w:hAnsi="华文楷体" w:eastAsia="华文楷体" w:cs="华文楷体"/>
          <w:b/>
          <w:bCs/>
          <w:spacing w:val="-4"/>
          <w:sz w:val="30"/>
          <w:szCs w:val="30"/>
          <w:lang w:eastAsia="zh-CN"/>
        </w:rPr>
        <w:t>3.2.1</w:t>
      </w:r>
      <w:bookmarkStart w:id="137" w:name="OLE_LINK21"/>
      <w:r>
        <w:rPr>
          <w:rFonts w:ascii="仿宋" w:hAnsi="仿宋" w:eastAsia="仿宋"/>
          <w:b/>
          <w:bCs/>
          <w:color w:val="000000" w:themeColor="text1"/>
          <w:sz w:val="28"/>
          <w:szCs w:val="32"/>
          <w:lang w:eastAsia="zh-CN"/>
          <w14:textFill>
            <w14:solidFill>
              <w14:schemeClr w14:val="tx1"/>
            </w14:solidFill>
          </w14:textFill>
        </w:rPr>
        <w:t xml:space="preserve"> </w:t>
      </w:r>
      <w:r>
        <w:rPr>
          <w:rFonts w:hint="eastAsia" w:ascii="仿宋" w:hAnsi="仿宋" w:eastAsia="仿宋"/>
          <w:b/>
          <w:bCs/>
          <w:color w:val="000000" w:themeColor="text1"/>
          <w:sz w:val="28"/>
          <w:szCs w:val="32"/>
          <w:lang w:eastAsia="zh-CN"/>
          <w14:textFill>
            <w14:solidFill>
              <w14:schemeClr w14:val="tx1"/>
            </w14:solidFill>
          </w14:textFill>
        </w:rPr>
        <w:t>AI嗅觉</w:t>
      </w:r>
      <w:bookmarkEnd w:id="133"/>
      <w:r>
        <w:rPr>
          <w:rFonts w:hint="eastAsia" w:ascii="仿宋" w:hAnsi="仿宋" w:eastAsia="仿宋"/>
          <w:b/>
          <w:bCs/>
          <w:color w:val="000000" w:themeColor="text1"/>
          <w:sz w:val="28"/>
          <w:szCs w:val="32"/>
          <w:lang w:eastAsia="zh-CN"/>
          <w14:textFill>
            <w14:solidFill>
              <w14:schemeClr w14:val="tx1"/>
            </w14:solidFill>
          </w14:textFill>
        </w:rPr>
        <w:t>模组</w:t>
      </w:r>
      <w:bookmarkEnd w:id="134"/>
      <w:bookmarkEnd w:id="135"/>
    </w:p>
    <w:bookmarkEnd w:id="136"/>
    <w:bookmarkEnd w:id="137"/>
    <w:p w14:paraId="69A61D7A">
      <w:pPr>
        <w:ind w:firstLine="562" w:firstLineChars="200"/>
        <w:jc w:val="both"/>
        <w:rPr>
          <w:rFonts w:hint="eastAsia" w:ascii="仿宋" w:hAnsi="仿宋" w:eastAsia="仿宋"/>
          <w:sz w:val="28"/>
          <w:szCs w:val="32"/>
        </w:rPr>
      </w:pPr>
      <w:r>
        <w:rPr>
          <w:rFonts w:hint="eastAsia" w:ascii="仿宋" w:hAnsi="仿宋" w:eastAsia="仿宋"/>
          <w:b/>
          <w:bCs/>
          <w:sz w:val="28"/>
          <w:szCs w:val="32"/>
        </w:rPr>
        <w:t>AI嗅觉模组是公司长期战略发展的基本盘，现阶段公司</w:t>
      </w:r>
      <w:bookmarkStart w:id="138" w:name="OLE_LINK28"/>
      <w:r>
        <w:rPr>
          <w:rFonts w:hint="eastAsia" w:ascii="仿宋" w:hAnsi="仿宋" w:eastAsia="仿宋"/>
          <w:b/>
          <w:bCs/>
          <w:sz w:val="28"/>
          <w:szCs w:val="32"/>
        </w:rPr>
        <w:t>主要采取委外研发模式与头部企业开展合作</w:t>
      </w:r>
      <w:bookmarkEnd w:id="138"/>
      <w:r>
        <w:rPr>
          <w:rFonts w:hint="eastAsia" w:ascii="仿宋" w:hAnsi="仿宋" w:eastAsia="仿宋"/>
          <w:b/>
          <w:bCs/>
          <w:sz w:val="28"/>
          <w:szCs w:val="32"/>
        </w:rPr>
        <w:t>，目前合作企业超200家，过程中持续优化迭代通用嗅觉产品性能。</w:t>
      </w:r>
      <w:r>
        <w:rPr>
          <w:rFonts w:hint="eastAsia" w:ascii="仿宋" w:hAnsi="仿宋" w:eastAsia="仿宋"/>
          <w:sz w:val="28"/>
          <w:szCs w:val="32"/>
        </w:rPr>
        <w:t>该模组依靠多气体传感器阵列与配套算法实现混合气体识别，对器件选择性、一致性要求更高。当前全球范围内嗅觉类产品整体仍处于发展起步阶段，公司现已推出A/B/C三款通用型电子鼻，支持12种靶材检测，并配套AI嗅觉采集系统，可覆盖绝大多数嗅觉应用场景，</w:t>
      </w:r>
      <w:bookmarkStart w:id="139" w:name="OLE_LINK77"/>
      <w:r>
        <w:rPr>
          <w:rFonts w:hint="eastAsia" w:ascii="仿宋" w:hAnsi="仿宋" w:eastAsia="仿宋"/>
          <w:sz w:val="28"/>
          <w:szCs w:val="32"/>
        </w:rPr>
        <w:t>电子鼻气体灵敏性详见下表：</w:t>
      </w:r>
    </w:p>
    <w:bookmarkEnd w:id="139"/>
    <w:p w14:paraId="24C5AE9C">
      <w:pPr>
        <w:jc w:val="center"/>
        <w:rPr>
          <w:rFonts w:hint="eastAsia" w:ascii="仿宋" w:hAnsi="仿宋" w:eastAsia="仿宋"/>
          <w:color w:val="000000" w:themeColor="text1"/>
          <w:sz w:val="28"/>
          <w:szCs w:val="32"/>
          <w14:textFill>
            <w14:solidFill>
              <w14:schemeClr w14:val="tx1"/>
            </w14:solidFill>
          </w14:textFill>
        </w:rPr>
      </w:pPr>
      <w:r>
        <w:drawing>
          <wp:inline distT="0" distB="0" distL="0" distR="0">
            <wp:extent cx="4181475" cy="2916555"/>
            <wp:effectExtent l="0" t="0" r="9525" b="0"/>
            <wp:docPr id="16428252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825217" name="图片 1"/>
                    <pic:cNvPicPr>
                      <a:picLocks noChangeAspect="1"/>
                    </pic:cNvPicPr>
                  </pic:nvPicPr>
                  <pic:blipFill>
                    <a:blip r:embed="rId17"/>
                    <a:stretch>
                      <a:fillRect/>
                    </a:stretch>
                  </pic:blipFill>
                  <pic:spPr>
                    <a:xfrm>
                      <a:off x="0" y="0"/>
                      <a:ext cx="4214375" cy="2939305"/>
                    </a:xfrm>
                    <a:prstGeom prst="rect">
                      <a:avLst/>
                    </a:prstGeom>
                  </pic:spPr>
                </pic:pic>
              </a:graphicData>
            </a:graphic>
          </wp:inline>
        </w:drawing>
      </w:r>
    </w:p>
    <w:p w14:paraId="4EC84F9E">
      <w:pPr>
        <w:ind w:firstLine="560" w:firstLineChars="200"/>
        <w:jc w:val="both"/>
        <w:rPr>
          <w:rFonts w:hint="eastAsia" w:ascii="仿宋" w:hAnsi="仿宋" w:eastAsia="仿宋"/>
          <w:sz w:val="28"/>
          <w:szCs w:val="32"/>
        </w:rPr>
      </w:pPr>
      <w:r>
        <w:rPr>
          <w:rFonts w:hint="eastAsia" w:ascii="仿宋" w:hAnsi="仿宋" w:eastAsia="仿宋"/>
          <w:sz w:val="28"/>
          <w:szCs w:val="32"/>
        </w:rPr>
        <w:t>25年</w:t>
      </w:r>
      <w:r>
        <w:rPr>
          <w:rFonts w:ascii="仿宋" w:hAnsi="仿宋" w:eastAsia="仿宋"/>
          <w:sz w:val="28"/>
          <w:szCs w:val="32"/>
        </w:rPr>
        <w:t>公司推出第二代普适型</w:t>
      </w:r>
      <w:r>
        <w:rPr>
          <w:rFonts w:hint="eastAsia" w:ascii="仿宋" w:hAnsi="仿宋" w:eastAsia="仿宋"/>
          <w:sz w:val="28"/>
          <w:szCs w:val="32"/>
        </w:rPr>
        <w:t>AI</w:t>
      </w:r>
      <w:r>
        <w:rPr>
          <w:rFonts w:ascii="仿宋" w:hAnsi="仿宋" w:eastAsia="仿宋"/>
          <w:sz w:val="28"/>
          <w:szCs w:val="32"/>
        </w:rPr>
        <w:t>嗅觉传感器CM-ENose2，凭借“广谱性+低漂移率+一致性”的高品质表现，在行业内树立了标杆。</w:t>
      </w:r>
      <w:r>
        <w:rPr>
          <w:rFonts w:hint="eastAsia" w:ascii="仿宋" w:hAnsi="仿宋" w:eastAsia="仿宋"/>
          <w:b/>
          <w:bCs/>
          <w:sz w:val="28"/>
          <w:szCs w:val="32"/>
        </w:rPr>
        <w:t>26年</w:t>
      </w:r>
      <w:r>
        <w:rPr>
          <w:rFonts w:ascii="仿宋" w:hAnsi="仿宋" w:eastAsia="仿宋"/>
          <w:b/>
          <w:bCs/>
          <w:sz w:val="28"/>
          <w:szCs w:val="32"/>
        </w:rPr>
        <w:t>技术再升级，推出第三代普适型</w:t>
      </w:r>
      <w:r>
        <w:rPr>
          <w:rFonts w:hint="eastAsia" w:ascii="仿宋" w:hAnsi="仿宋" w:eastAsia="仿宋"/>
          <w:b/>
          <w:bCs/>
          <w:sz w:val="28"/>
          <w:szCs w:val="32"/>
        </w:rPr>
        <w:t>AI</w:t>
      </w:r>
      <w:r>
        <w:rPr>
          <w:rFonts w:ascii="仿宋" w:hAnsi="仿宋" w:eastAsia="仿宋"/>
          <w:b/>
          <w:bCs/>
          <w:sz w:val="28"/>
          <w:szCs w:val="32"/>
        </w:rPr>
        <w:t>传感器——CM-ENose</w:t>
      </w:r>
      <w:r>
        <w:rPr>
          <w:rFonts w:hint="eastAsia" w:ascii="仿宋" w:hAnsi="仿宋" w:eastAsia="仿宋"/>
          <w:b/>
          <w:bCs/>
          <w:sz w:val="28"/>
          <w:szCs w:val="32"/>
        </w:rPr>
        <w:t>3</w:t>
      </w:r>
      <w:r>
        <w:rPr>
          <w:rFonts w:ascii="仿宋" w:hAnsi="仿宋" w:eastAsia="仿宋"/>
          <w:b/>
          <w:bCs/>
          <w:sz w:val="28"/>
          <w:szCs w:val="32"/>
        </w:rPr>
        <w:t>系列</w:t>
      </w:r>
      <w:r>
        <w:rPr>
          <w:rFonts w:hint="eastAsia" w:ascii="仿宋" w:hAnsi="仿宋" w:eastAsia="仿宋"/>
          <w:b/>
          <w:bCs/>
          <w:sz w:val="28"/>
          <w:szCs w:val="32"/>
        </w:rPr>
        <w:t>，为气味测量提供了</w:t>
      </w:r>
      <w:r>
        <w:rPr>
          <w:rFonts w:ascii="仿宋" w:hAnsi="仿宋" w:eastAsia="仿宋"/>
          <w:b/>
          <w:bCs/>
          <w:sz w:val="28"/>
          <w:szCs w:val="32"/>
        </w:rPr>
        <w:t>不受外界干扰的“标准间”。</w:t>
      </w:r>
      <w:r>
        <w:rPr>
          <w:rFonts w:ascii="仿宋" w:hAnsi="仿宋" w:eastAsia="仿宋"/>
          <w:sz w:val="28"/>
          <w:szCs w:val="32"/>
        </w:rPr>
        <w:t>第三代产品延续“传感阵列+智能算法+场景数据库”的技术闭环，在结构形态、采样方式和流路扩展能力上完成系统升级，引入“搭配泵吸模块+集成微测试腔+支持扩展流路”设计，实现从“开放式”到“微测试腔体”的数据标准化革命</w:t>
      </w:r>
      <w:r>
        <w:rPr>
          <w:rFonts w:hint="eastAsia" w:ascii="仿宋" w:hAnsi="仿宋" w:eastAsia="仿宋"/>
          <w:sz w:val="28"/>
          <w:szCs w:val="32"/>
        </w:rPr>
        <w:t>，</w:t>
      </w:r>
      <w:r>
        <w:rPr>
          <w:rFonts w:ascii="仿宋" w:hAnsi="仿宋" w:eastAsia="仿宋"/>
          <w:sz w:val="28"/>
          <w:szCs w:val="32"/>
        </w:rPr>
        <w:t>可外接微型气泵模块，实现主动气流控制，极大提升响应速度与环境适应性，无需被动等待气体扩散</w:t>
      </w:r>
      <w:r>
        <w:rPr>
          <w:rFonts w:hint="eastAsia" w:ascii="仿宋" w:hAnsi="仿宋" w:eastAsia="仿宋"/>
          <w:sz w:val="28"/>
          <w:szCs w:val="32"/>
        </w:rPr>
        <w:t>。第三代产品</w:t>
      </w:r>
      <w:r>
        <w:rPr>
          <w:rFonts w:ascii="仿宋" w:hAnsi="仿宋" w:eastAsia="仿宋"/>
          <w:sz w:val="28"/>
          <w:szCs w:val="32"/>
        </w:rPr>
        <w:t>不仅是 “会闻气味”的传感器，更是一套可搭建流路、可进行主动采样、可接入AI识别算法的气味数字化前端，以更紧凑、更精致的模块化设计，灵活适配工业、环保、医疗、消费电子等多种复杂场景</w:t>
      </w:r>
      <w:r>
        <w:rPr>
          <w:rFonts w:hint="eastAsia" w:ascii="仿宋" w:hAnsi="仿宋" w:eastAsia="仿宋"/>
          <w:sz w:val="28"/>
          <w:szCs w:val="32"/>
        </w:rPr>
        <w:t>。</w:t>
      </w:r>
    </w:p>
    <w:p w14:paraId="75A33C08">
      <w:pPr>
        <w:jc w:val="center"/>
        <w:rPr>
          <w:rFonts w:hint="eastAsia" w:ascii="仿宋" w:hAnsi="仿宋" w:eastAsia="仿宋"/>
          <w:sz w:val="28"/>
          <w:szCs w:val="32"/>
        </w:rPr>
      </w:pPr>
      <w:r>
        <w:drawing>
          <wp:inline distT="0" distB="0" distL="114300" distR="114300">
            <wp:extent cx="1877060" cy="1552575"/>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8"/>
                    <a:stretch>
                      <a:fillRect/>
                    </a:stretch>
                  </pic:blipFill>
                  <pic:spPr>
                    <a:xfrm>
                      <a:off x="0" y="0"/>
                      <a:ext cx="1877060" cy="1552575"/>
                    </a:xfrm>
                    <a:prstGeom prst="rect">
                      <a:avLst/>
                    </a:prstGeom>
                    <a:noFill/>
                    <a:ln>
                      <a:noFill/>
                    </a:ln>
                  </pic:spPr>
                </pic:pic>
              </a:graphicData>
            </a:graphic>
          </wp:inline>
        </w:drawing>
      </w:r>
      <w:r>
        <w:rPr>
          <w:sz w:val="24"/>
          <w:szCs w:val="28"/>
        </w:rPr>
        <w:drawing>
          <wp:inline distT="0" distB="0" distL="114300" distR="114300">
            <wp:extent cx="1622425" cy="1466215"/>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19"/>
                    <a:srcRect t="9628"/>
                    <a:stretch>
                      <a:fillRect/>
                    </a:stretch>
                  </pic:blipFill>
                  <pic:spPr>
                    <a:xfrm>
                      <a:off x="0" y="0"/>
                      <a:ext cx="1622425" cy="1466215"/>
                    </a:xfrm>
                    <a:prstGeom prst="rect">
                      <a:avLst/>
                    </a:prstGeom>
                    <a:noFill/>
                    <a:ln>
                      <a:noFill/>
                    </a:ln>
                  </pic:spPr>
                </pic:pic>
              </a:graphicData>
            </a:graphic>
          </wp:inline>
        </w:drawing>
      </w:r>
      <w:r>
        <w:rPr>
          <w:rFonts w:hint="eastAsia" w:ascii="仿宋" w:hAnsi="仿宋" w:eastAsia="仿宋"/>
          <w:sz w:val="24"/>
          <w:szCs w:val="28"/>
        </w:rPr>
        <w:drawing>
          <wp:inline distT="0" distB="0" distL="114300" distR="114300">
            <wp:extent cx="1734185" cy="1321435"/>
            <wp:effectExtent l="0" t="0" r="0" b="0"/>
            <wp:docPr id="872517928" name="图片 872517928" descr="MEMS气味传感器芯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517928" name="图片 872517928" descr="MEMS气味传感器芯片"/>
                    <pic:cNvPicPr>
                      <a:picLocks noChangeAspect="1"/>
                    </pic:cNvPicPr>
                  </pic:nvPicPr>
                  <pic:blipFill>
                    <a:blip r:embed="rId20"/>
                    <a:stretch>
                      <a:fillRect/>
                    </a:stretch>
                  </pic:blipFill>
                  <pic:spPr>
                    <a:xfrm>
                      <a:off x="0" y="0"/>
                      <a:ext cx="1765275" cy="1345765"/>
                    </a:xfrm>
                    <a:prstGeom prst="rect">
                      <a:avLst/>
                    </a:prstGeom>
                  </pic:spPr>
                </pic:pic>
              </a:graphicData>
            </a:graphic>
          </wp:inline>
        </w:drawing>
      </w:r>
    </w:p>
    <w:p w14:paraId="124304BB">
      <w:pPr>
        <w:jc w:val="center"/>
        <w:rPr>
          <w:rFonts w:hint="eastAsia" w:ascii="仿宋" w:hAnsi="仿宋" w:eastAsia="仿宋"/>
          <w:sz w:val="28"/>
          <w:szCs w:val="32"/>
        </w:rPr>
      </w:pPr>
    </w:p>
    <w:p w14:paraId="30193D4C">
      <w:pPr>
        <w:pStyle w:val="12"/>
        <w:spacing w:before="129" w:line="360" w:lineRule="auto"/>
        <w:ind w:left="34"/>
        <w:outlineLvl w:val="2"/>
        <w:rPr>
          <w:rFonts w:hint="eastAsia" w:ascii="仿宋" w:hAnsi="仿宋" w:eastAsia="仿宋"/>
          <w:b/>
          <w:bCs/>
          <w:color w:val="000000" w:themeColor="text1"/>
          <w:sz w:val="28"/>
          <w:szCs w:val="32"/>
          <w:lang w:eastAsia="zh-CN"/>
          <w14:textFill>
            <w14:solidFill>
              <w14:schemeClr w14:val="tx1"/>
            </w14:solidFill>
          </w14:textFill>
        </w:rPr>
      </w:pPr>
      <w:bookmarkStart w:id="140" w:name="_Toc226042722"/>
      <w:bookmarkStart w:id="141" w:name="_Toc236409690"/>
      <w:bookmarkStart w:id="142" w:name="_Toc236409584"/>
      <w:bookmarkStart w:id="143" w:name="OLE_LINK83"/>
      <w:r>
        <w:rPr>
          <w:rFonts w:hint="eastAsia" w:ascii="华文楷体" w:hAnsi="华文楷体" w:eastAsia="华文楷体" w:cs="华文楷体"/>
          <w:b/>
          <w:bCs/>
          <w:spacing w:val="-4"/>
          <w:sz w:val="30"/>
          <w:szCs w:val="30"/>
          <w:lang w:eastAsia="zh-CN"/>
        </w:rPr>
        <w:t>3.2.2</w:t>
      </w:r>
      <w:r>
        <w:rPr>
          <w:rFonts w:ascii="仿宋" w:hAnsi="仿宋" w:eastAsia="仿宋"/>
          <w:b/>
          <w:bCs/>
          <w:color w:val="000000" w:themeColor="text1"/>
          <w:sz w:val="28"/>
          <w:szCs w:val="32"/>
          <w:lang w:eastAsia="zh-CN"/>
          <w14:textFill>
            <w14:solidFill>
              <w14:schemeClr w14:val="tx1"/>
            </w14:solidFill>
          </w14:textFill>
        </w:rPr>
        <w:t xml:space="preserve"> </w:t>
      </w:r>
      <w:r>
        <w:rPr>
          <w:rFonts w:hint="eastAsia" w:ascii="仿宋" w:hAnsi="仿宋" w:eastAsia="仿宋"/>
          <w:b/>
          <w:bCs/>
          <w:color w:val="000000" w:themeColor="text1"/>
          <w:sz w:val="28"/>
          <w:szCs w:val="32"/>
          <w:lang w:eastAsia="zh-CN"/>
          <w14:textFill>
            <w14:solidFill>
              <w14:schemeClr w14:val="tx1"/>
            </w14:solidFill>
          </w14:textFill>
        </w:rPr>
        <w:t>氢气传感器</w:t>
      </w:r>
      <w:bookmarkEnd w:id="140"/>
      <w:bookmarkEnd w:id="141"/>
      <w:bookmarkEnd w:id="142"/>
    </w:p>
    <w:bookmarkEnd w:id="143"/>
    <w:p w14:paraId="53514B66">
      <w:pPr>
        <w:ind w:firstLine="562" w:firstLineChars="200"/>
        <w:jc w:val="both"/>
        <w:rPr>
          <w:rFonts w:hint="eastAsia" w:ascii="仿宋" w:hAnsi="仿宋" w:eastAsia="仿宋"/>
          <w:sz w:val="28"/>
          <w:szCs w:val="32"/>
        </w:rPr>
      </w:pPr>
      <w:r>
        <w:rPr>
          <w:rFonts w:hint="eastAsia" w:ascii="仿宋" w:hAnsi="仿宋" w:eastAsia="仿宋"/>
          <w:b/>
          <w:bCs/>
          <w:sz w:val="28"/>
          <w:szCs w:val="32"/>
        </w:rPr>
        <w:t>氢气、硫化氢等气体传感器是公司未来三年业绩增长黑马，下游需求明确，预计明年开始放量。</w:t>
      </w:r>
      <w:r>
        <w:rPr>
          <w:rFonts w:hint="eastAsia" w:ascii="仿宋" w:hAnsi="仿宋" w:eastAsia="仿宋"/>
          <w:sz w:val="28"/>
          <w:szCs w:val="32"/>
        </w:rPr>
        <w:t>近两年AI算力中心扩张、新能源汽车电池安全标准提升，成为拉动氢气传感器市长新增的“双引擎”。</w:t>
      </w:r>
    </w:p>
    <w:p w14:paraId="70C66A22">
      <w:pPr>
        <w:ind w:firstLine="562" w:firstLineChars="200"/>
        <w:jc w:val="both"/>
        <w:rPr>
          <w:rFonts w:hint="eastAsia" w:ascii="仿宋" w:hAnsi="仿宋" w:eastAsia="仿宋"/>
          <w:sz w:val="28"/>
          <w:szCs w:val="32"/>
        </w:rPr>
      </w:pPr>
      <w:r>
        <w:rPr>
          <w:rFonts w:hint="eastAsia" w:ascii="仿宋" w:hAnsi="仿宋" w:eastAsia="仿宋"/>
          <w:b/>
          <w:bCs/>
          <w:sz w:val="28"/>
          <w:szCs w:val="32"/>
        </w:rPr>
        <w:t>AI算力中心方面，</w:t>
      </w:r>
      <w:r>
        <w:rPr>
          <w:rFonts w:ascii="仿宋" w:hAnsi="仿宋" w:eastAsia="仿宋"/>
          <w:sz w:val="28"/>
          <w:szCs w:val="32"/>
        </w:rPr>
        <w:t>目前国内氢气传感器一致性差，</w:t>
      </w:r>
      <w:r>
        <w:rPr>
          <w:rFonts w:hint="eastAsia" w:ascii="仿宋" w:hAnsi="仿宋" w:eastAsia="仿宋"/>
          <w:sz w:val="28"/>
          <w:szCs w:val="32"/>
        </w:rPr>
        <w:t>误</w:t>
      </w:r>
      <w:r>
        <w:rPr>
          <w:rFonts w:ascii="仿宋" w:hAnsi="仿宋" w:eastAsia="仿宋"/>
          <w:sz w:val="28"/>
          <w:szCs w:val="32"/>
        </w:rPr>
        <w:t>报率高，经实验室测试，公司产品一致性</w:t>
      </w:r>
      <w:r>
        <w:rPr>
          <w:rFonts w:hint="eastAsia" w:ascii="仿宋" w:hAnsi="仿宋" w:eastAsia="仿宋"/>
          <w:sz w:val="28"/>
          <w:szCs w:val="32"/>
        </w:rPr>
        <w:t>优于</w:t>
      </w:r>
      <w:r>
        <w:rPr>
          <w:rFonts w:ascii="仿宋" w:hAnsi="仿宋" w:eastAsia="仿宋"/>
          <w:sz w:val="28"/>
          <w:szCs w:val="32"/>
        </w:rPr>
        <w:t>日本费加罗，且成本</w:t>
      </w:r>
      <w:r>
        <w:rPr>
          <w:rFonts w:hint="eastAsia" w:ascii="仿宋" w:hAnsi="仿宋" w:eastAsia="仿宋"/>
          <w:sz w:val="28"/>
          <w:szCs w:val="32"/>
        </w:rPr>
        <w:t>降到约</w:t>
      </w:r>
      <w:r>
        <w:rPr>
          <w:rFonts w:ascii="仿宋" w:hAnsi="仿宋" w:eastAsia="仿宋"/>
          <w:sz w:val="28"/>
          <w:szCs w:val="32"/>
        </w:rPr>
        <w:t>1/10</w:t>
      </w:r>
      <w:r>
        <w:rPr>
          <w:rFonts w:hint="eastAsia" w:ascii="仿宋" w:hAnsi="仿宋" w:eastAsia="仿宋"/>
          <w:sz w:val="28"/>
          <w:szCs w:val="32"/>
        </w:rPr>
        <w:t>，国产替代潜力空间较大</w:t>
      </w:r>
      <w:r>
        <w:rPr>
          <w:rFonts w:ascii="仿宋" w:hAnsi="仿宋" w:eastAsia="仿宋"/>
          <w:sz w:val="28"/>
          <w:szCs w:val="32"/>
        </w:rPr>
        <w:t>。</w:t>
      </w:r>
      <w:r>
        <w:rPr>
          <w:rFonts w:hint="eastAsia" w:ascii="仿宋" w:hAnsi="仿宋" w:eastAsia="仿宋"/>
          <w:sz w:val="28"/>
          <w:szCs w:val="32"/>
        </w:rPr>
        <w:t>目前公司正在经历量产爬坡阶段，若8月底通过伟创力审厂，并顺利导入其供应链体系，明年或有100万颗订单落地；</w:t>
      </w:r>
    </w:p>
    <w:p w14:paraId="06E291A4">
      <w:pPr>
        <w:ind w:firstLine="562" w:firstLineChars="200"/>
        <w:jc w:val="both"/>
        <w:rPr>
          <w:rFonts w:hint="eastAsia" w:ascii="仿宋" w:hAnsi="仿宋" w:eastAsia="仿宋"/>
          <w:sz w:val="28"/>
          <w:szCs w:val="32"/>
        </w:rPr>
      </w:pPr>
      <w:r>
        <w:rPr>
          <w:rFonts w:ascii="仿宋" w:hAnsi="仿宋" w:eastAsia="仿宋"/>
          <w:b/>
          <w:bCs/>
          <w:sz w:val="28"/>
          <w:szCs w:val="32"/>
        </w:rPr>
        <w:t>新能源汽车电池</w:t>
      </w:r>
      <w:r>
        <w:rPr>
          <w:rFonts w:hint="eastAsia" w:ascii="仿宋" w:hAnsi="仿宋" w:eastAsia="仿宋"/>
          <w:b/>
          <w:bCs/>
          <w:sz w:val="28"/>
          <w:szCs w:val="32"/>
        </w:rPr>
        <w:t>方面，</w:t>
      </w:r>
      <w:r>
        <w:rPr>
          <w:rFonts w:hint="eastAsia" w:ascii="仿宋" w:hAnsi="仿宋" w:eastAsia="仿宋"/>
          <w:sz w:val="28"/>
          <w:szCs w:val="32"/>
        </w:rPr>
        <w:t>26年4月30日国家发布《车用火灾探测报警器》（GB-47497-2026），将于27年5月1日正式实施。这是中国首个针对车用火灾探测报警器的国家强制性标准，适用于燃气汽车和电动汽车。标准要求所有适用车型必须配备符合要求的火灾探测报警器，其中电动汽车必须包含氢气、一氧化碳、二氧化碳中的至少一种气体探测功能。其中氢气传感器选择性最好，商业化落地可行性较大，预计将带来30亿市场规模新增。</w:t>
      </w:r>
      <w:bookmarkStart w:id="144" w:name="OLE_LINK29"/>
      <w:r>
        <w:rPr>
          <w:rFonts w:ascii="仿宋" w:hAnsi="仿宋" w:eastAsia="仿宋"/>
          <w:sz w:val="28"/>
          <w:szCs w:val="32"/>
        </w:rPr>
        <w:t>目前，公司 MEMS MOS 气体传感器已通过双</w:t>
      </w:r>
      <w:r>
        <w:rPr>
          <w:rFonts w:hint="eastAsia" w:ascii="仿宋" w:hAnsi="仿宋" w:eastAsia="仿宋"/>
          <w:sz w:val="28"/>
          <w:szCs w:val="32"/>
        </w:rPr>
        <w:t>85</w:t>
      </w:r>
      <w:r>
        <w:rPr>
          <w:rFonts w:ascii="仿宋" w:hAnsi="仿宋" w:eastAsia="仿宋"/>
          <w:sz w:val="28"/>
          <w:szCs w:val="32"/>
        </w:rPr>
        <w:t>高温高湿可靠性测试，并已启动面向汽车应用的可靠性验证及质量管理体系建设。公司计划于今年</w:t>
      </w:r>
      <w:r>
        <w:rPr>
          <w:rFonts w:hint="eastAsia" w:ascii="仿宋" w:hAnsi="仿宋" w:eastAsia="仿宋"/>
          <w:sz w:val="28"/>
          <w:szCs w:val="32"/>
        </w:rPr>
        <w:t>10</w:t>
      </w:r>
      <w:r>
        <w:rPr>
          <w:rFonts w:ascii="仿宋" w:hAnsi="仿宋" w:eastAsia="仿宋"/>
          <w:sz w:val="28"/>
          <w:szCs w:val="32"/>
        </w:rPr>
        <w:t>月</w:t>
      </w:r>
      <w:r>
        <w:rPr>
          <w:rFonts w:hint="eastAsia" w:ascii="仿宋" w:hAnsi="仿宋" w:eastAsia="仿宋"/>
          <w:sz w:val="28"/>
          <w:szCs w:val="32"/>
        </w:rPr>
        <w:t>底</w:t>
      </w:r>
      <w:r>
        <w:rPr>
          <w:rFonts w:ascii="仿宋" w:hAnsi="仿宋" w:eastAsia="仿宋"/>
          <w:sz w:val="28"/>
          <w:szCs w:val="32"/>
        </w:rPr>
        <w:t>前完成AEC-Q100 相关可靠性测试，并于明年年底前完成IATF 16949 汽车行业质量管理体系认证</w:t>
      </w:r>
      <w:r>
        <w:rPr>
          <w:rFonts w:hint="eastAsia" w:ascii="仿宋" w:hAnsi="仿宋" w:eastAsia="仿宋"/>
          <w:sz w:val="28"/>
          <w:szCs w:val="32"/>
        </w:rPr>
        <w:t>，</w:t>
      </w:r>
      <w:r>
        <w:rPr>
          <w:rFonts w:hint="eastAsia" w:ascii="仿宋" w:hAnsi="仿宋" w:eastAsia="仿宋"/>
          <w:b/>
          <w:bCs/>
          <w:sz w:val="28"/>
          <w:szCs w:val="32"/>
        </w:rPr>
        <w:t>力争成为国内首家完成MEMS MOS气体传感器车规级认证的企业。</w:t>
      </w:r>
      <w:bookmarkEnd w:id="144"/>
    </w:p>
    <w:p w14:paraId="3CF9FAA6">
      <w:pPr>
        <w:pStyle w:val="12"/>
        <w:spacing w:before="129" w:line="360" w:lineRule="auto"/>
        <w:ind w:left="34"/>
        <w:outlineLvl w:val="2"/>
        <w:rPr>
          <w:rFonts w:hint="eastAsia" w:ascii="仿宋" w:hAnsi="仿宋" w:eastAsia="仿宋"/>
          <w:b/>
          <w:bCs/>
          <w:color w:val="000000" w:themeColor="text1"/>
          <w:sz w:val="28"/>
          <w:szCs w:val="32"/>
          <w:lang w:eastAsia="zh-CN"/>
          <w14:textFill>
            <w14:solidFill>
              <w14:schemeClr w14:val="tx1"/>
            </w14:solidFill>
          </w14:textFill>
        </w:rPr>
      </w:pPr>
      <w:bookmarkStart w:id="145" w:name="_Toc236409585"/>
      <w:bookmarkStart w:id="146" w:name="_Toc236409691"/>
      <w:r>
        <w:rPr>
          <w:rFonts w:hint="eastAsia" w:ascii="华文楷体" w:hAnsi="华文楷体" w:eastAsia="华文楷体" w:cs="华文楷体"/>
          <w:b/>
          <w:bCs/>
          <w:spacing w:val="-4"/>
          <w:sz w:val="30"/>
          <w:szCs w:val="30"/>
          <w:lang w:eastAsia="zh-CN"/>
        </w:rPr>
        <w:t>3.2.3</w:t>
      </w:r>
      <w:r>
        <w:rPr>
          <w:rFonts w:ascii="仿宋" w:hAnsi="仿宋" w:eastAsia="仿宋"/>
          <w:b/>
          <w:bCs/>
          <w:color w:val="000000" w:themeColor="text1"/>
          <w:sz w:val="28"/>
          <w:szCs w:val="32"/>
          <w:lang w:eastAsia="zh-CN"/>
          <w14:textFill>
            <w14:solidFill>
              <w14:schemeClr w14:val="tx1"/>
            </w14:solidFill>
          </w14:textFill>
        </w:rPr>
        <w:t xml:space="preserve"> </w:t>
      </w:r>
      <w:bookmarkStart w:id="147" w:name="OLE_LINK34"/>
      <w:r>
        <w:rPr>
          <w:rFonts w:hint="eastAsia" w:ascii="仿宋" w:hAnsi="仿宋" w:eastAsia="仿宋"/>
          <w:b/>
          <w:bCs/>
          <w:color w:val="000000" w:themeColor="text1"/>
          <w:sz w:val="28"/>
          <w:szCs w:val="32"/>
          <w:lang w:eastAsia="zh-CN"/>
          <w14:textFill>
            <w14:solidFill>
              <w14:schemeClr w14:val="tx1"/>
            </w14:solidFill>
          </w14:textFill>
        </w:rPr>
        <w:t>环保监测终端</w:t>
      </w:r>
      <w:bookmarkEnd w:id="145"/>
      <w:bookmarkEnd w:id="146"/>
      <w:bookmarkEnd w:id="147"/>
    </w:p>
    <w:p w14:paraId="5D118360">
      <w:pPr>
        <w:ind w:firstLine="562" w:firstLineChars="200"/>
        <w:jc w:val="both"/>
        <w:rPr>
          <w:rFonts w:hint="eastAsia" w:ascii="仿宋" w:hAnsi="仿宋" w:eastAsia="仿宋"/>
          <w:sz w:val="28"/>
          <w:szCs w:val="32"/>
        </w:rPr>
      </w:pPr>
      <w:r>
        <w:rPr>
          <w:rFonts w:hint="eastAsia" w:ascii="仿宋" w:hAnsi="仿宋" w:eastAsia="仿宋"/>
          <w:b/>
          <w:bCs/>
          <w:sz w:val="28"/>
          <w:szCs w:val="32"/>
        </w:rPr>
        <w:t>25年气体传感器在大气监测方向取得突破，首次实现量产，未来2-3年有望成为销售额的重要支柱。</w:t>
      </w:r>
      <w:r>
        <w:rPr>
          <w:rFonts w:hint="eastAsia" w:ascii="仿宋" w:hAnsi="仿宋" w:eastAsia="仿宋"/>
          <w:sz w:val="28"/>
          <w:szCs w:val="32"/>
        </w:rPr>
        <w:t>环境检测方面，传统传感器陷入 “低成本低精度” 的恶性循环：简易传感器（如电化学、PID 等）虽可将单点成本压缩至万级内，但普遍存在精度差（传统半导体传感器月漂移率＞15%）、抗干扰弱、寿命短（电化学传感器2年报废率超 60%）等缺陷，导致监测数据可信度不足。而采用质谱仪、色谱仪等高精度设备虽可实现ppb级检测，但单台百万级成本与长达1小时的检测周期，使其无法实现高密度部署，造成典型工业园区500m×500m网格覆盖率不足20%的监测盲区。而公司通过晶圆级PVD纳米薄膜沉积工艺与</w:t>
      </w:r>
      <w:r>
        <w:rPr>
          <w:rFonts w:ascii="仿宋" w:hAnsi="仿宋" w:eastAsia="仿宋"/>
          <w:sz w:val="28"/>
          <w:szCs w:val="32"/>
        </w:rPr>
        <w:t>动态环境补偿模型</w:t>
      </w:r>
      <w:r>
        <w:rPr>
          <w:rFonts w:hint="eastAsia" w:ascii="仿宋" w:hAnsi="仿宋" w:eastAsia="仿宋"/>
          <w:sz w:val="28"/>
          <w:szCs w:val="32"/>
        </w:rPr>
        <w:t>，攻克了传统传感器月漂移＞15%、抗干扰弱、寿命短、一致性差等核心痛点，实现万颗传感器一致性偏差≤10%、温湿度影响＜±3%，可在-40℃至85℃极端环境下维持10年超长寿命。公司产品可实现</w:t>
      </w:r>
      <w:r>
        <w:rPr>
          <w:rFonts w:ascii="仿宋" w:hAnsi="仿宋" w:eastAsia="仿宋"/>
          <w:sz w:val="28"/>
          <w:szCs w:val="32"/>
        </w:rPr>
        <w:t>24小时在线大气TVOC值的ppb级别精准高频监测，将采样间隔从1小时缩短到5秒钟。</w:t>
      </w:r>
    </w:p>
    <w:p w14:paraId="03E9E840">
      <w:pPr>
        <w:jc w:val="both"/>
        <w:rPr>
          <w:rFonts w:hint="eastAsia" w:ascii="仿宋" w:hAnsi="仿宋" w:eastAsia="仿宋"/>
          <w:sz w:val="28"/>
          <w:szCs w:val="32"/>
        </w:rPr>
      </w:pPr>
      <w:r>
        <w:rPr>
          <w:rFonts w:ascii="仿宋" w:hAnsi="仿宋" w:eastAsia="仿宋"/>
          <w:sz w:val="28"/>
          <w:szCs w:val="32"/>
        </w:rPr>
        <w:drawing>
          <wp:inline distT="0" distB="0" distL="0" distR="0">
            <wp:extent cx="3698875" cy="2240915"/>
            <wp:effectExtent l="0" t="0" r="0" b="6985"/>
            <wp:docPr id="88767609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676096" name="图片 3"/>
                    <pic:cNvPicPr>
                      <a:picLocks noChangeAspect="1" noChangeArrowheads="1"/>
                    </pic:cNvPicPr>
                  </pic:nvPicPr>
                  <pic:blipFill>
                    <a:blip r:embed="rId21" cstate="print">
                      <a:extLst>
                        <a:ext uri="{28A0092B-C50C-407E-A947-70E740481C1C}">
                          <a14:useLocalDpi xmlns:a14="http://schemas.microsoft.com/office/drawing/2010/main" val="0"/>
                        </a:ext>
                      </a:extLst>
                    </a:blip>
                    <a:srcRect l="808" t="46514" r="4926" b="28199"/>
                    <a:stretch>
                      <a:fillRect/>
                    </a:stretch>
                  </pic:blipFill>
                  <pic:spPr>
                    <a:xfrm>
                      <a:off x="0" y="0"/>
                      <a:ext cx="3699884" cy="2241315"/>
                    </a:xfrm>
                    <a:prstGeom prst="rect">
                      <a:avLst/>
                    </a:prstGeom>
                    <a:noFill/>
                    <a:ln>
                      <a:noFill/>
                    </a:ln>
                  </pic:spPr>
                </pic:pic>
              </a:graphicData>
            </a:graphic>
          </wp:inline>
        </w:drawing>
      </w:r>
    </w:p>
    <w:p w14:paraId="3F7F81B8">
      <w:pPr>
        <w:pStyle w:val="12"/>
        <w:spacing w:before="129" w:line="360" w:lineRule="auto"/>
        <w:ind w:left="34"/>
        <w:outlineLvl w:val="1"/>
        <w:rPr>
          <w:rFonts w:hint="eastAsia" w:ascii="华文楷体" w:hAnsi="华文楷体" w:eastAsia="华文楷体" w:cs="华文楷体"/>
          <w:b/>
          <w:bCs/>
          <w:spacing w:val="-4"/>
          <w:sz w:val="32"/>
          <w:szCs w:val="32"/>
          <w:lang w:eastAsia="zh-CN"/>
        </w:rPr>
      </w:pPr>
      <w:bookmarkStart w:id="148" w:name="_Toc236409692"/>
      <w:r>
        <w:rPr>
          <w:rFonts w:hint="eastAsia" w:ascii="华文楷体" w:hAnsi="华文楷体" w:eastAsia="华文楷体" w:cs="华文楷体"/>
          <w:b/>
          <w:bCs/>
          <w:spacing w:val="-4"/>
          <w:sz w:val="32"/>
          <w:szCs w:val="32"/>
          <w:lang w:eastAsia="zh-CN"/>
        </w:rPr>
        <w:t>3.3客户情况</w:t>
      </w:r>
      <w:bookmarkEnd w:id="148"/>
    </w:p>
    <w:p w14:paraId="58CFEF7A">
      <w:pPr>
        <w:ind w:firstLine="560" w:firstLineChars="200"/>
        <w:jc w:val="both"/>
        <w:rPr>
          <w:rFonts w:hint="eastAsia" w:ascii="仿宋" w:hAnsi="仿宋" w:eastAsia="仿宋"/>
          <w:color w:val="000000" w:themeColor="text1"/>
          <w:sz w:val="28"/>
          <w:szCs w:val="32"/>
          <w14:textFill>
            <w14:solidFill>
              <w14:schemeClr w14:val="tx1"/>
            </w14:solidFill>
          </w14:textFill>
        </w:rPr>
      </w:pPr>
      <w:r>
        <w:rPr>
          <w:rFonts w:ascii="仿宋" w:hAnsi="仿宋" w:eastAsia="仿宋"/>
          <w:color w:val="000000" w:themeColor="text1"/>
          <w:sz w:val="28"/>
          <w:szCs w:val="32"/>
          <w14:textFill>
            <w14:solidFill>
              <w14:schemeClr w14:val="tx1"/>
            </w14:solidFill>
          </w14:textFill>
        </w:rPr>
        <w:t>截至2026年1月，公司有效客户累计278家，覆盖12大行业、25个以上省市区。其中企业</w:t>
      </w:r>
      <w:r>
        <w:rPr>
          <w:rFonts w:hint="eastAsia" w:ascii="仿宋" w:hAnsi="仿宋" w:eastAsia="仿宋"/>
          <w:color w:val="000000" w:themeColor="text1"/>
          <w:sz w:val="28"/>
          <w:szCs w:val="32"/>
          <w14:textFill>
            <w14:solidFill>
              <w14:schemeClr w14:val="tx1"/>
            </w14:solidFill>
          </w14:textFill>
        </w:rPr>
        <w:t>类</w:t>
      </w:r>
      <w:r>
        <w:rPr>
          <w:rFonts w:ascii="仿宋" w:hAnsi="仿宋" w:eastAsia="仿宋"/>
          <w:color w:val="000000" w:themeColor="text1"/>
          <w:sz w:val="28"/>
          <w:szCs w:val="32"/>
          <w14:textFill>
            <w14:solidFill>
              <w14:schemeClr w14:val="tx1"/>
            </w14:solidFill>
          </w14:textFill>
        </w:rPr>
        <w:t>客户184家，占比66.2%；高校科研院所</w:t>
      </w:r>
      <w:r>
        <w:rPr>
          <w:rFonts w:hint="eastAsia" w:ascii="仿宋" w:hAnsi="仿宋" w:eastAsia="仿宋"/>
          <w:color w:val="000000" w:themeColor="text1"/>
          <w:sz w:val="28"/>
          <w:szCs w:val="32"/>
          <w14:textFill>
            <w14:solidFill>
              <w14:schemeClr w14:val="tx1"/>
            </w14:solidFill>
          </w14:textFill>
        </w:rPr>
        <w:t>类</w:t>
      </w:r>
      <w:r>
        <w:rPr>
          <w:rFonts w:ascii="仿宋" w:hAnsi="仿宋" w:eastAsia="仿宋"/>
          <w:color w:val="000000" w:themeColor="text1"/>
          <w:sz w:val="28"/>
          <w:szCs w:val="32"/>
          <w14:textFill>
            <w14:solidFill>
              <w14:schemeClr w14:val="tx1"/>
            </w14:solidFill>
          </w14:textFill>
        </w:rPr>
        <w:t>客户94家，占比33.8%。客户结构呈现“科研引领、企业落地”的双轮驱动特征，为技术验证、应用拓展和后续产业化转化提供了客户基础。</w:t>
      </w:r>
    </w:p>
    <w:tbl>
      <w:tblPr>
        <w:tblStyle w:val="21"/>
        <w:tblW w:w="7974" w:type="dxa"/>
        <w:tblInd w:w="0" w:type="dxa"/>
        <w:tblLayout w:type="autofit"/>
        <w:tblCellMar>
          <w:top w:w="0" w:type="dxa"/>
          <w:left w:w="108" w:type="dxa"/>
          <w:bottom w:w="0" w:type="dxa"/>
          <w:right w:w="108" w:type="dxa"/>
        </w:tblCellMar>
      </w:tblPr>
      <w:tblGrid>
        <w:gridCol w:w="1802"/>
        <w:gridCol w:w="1393"/>
        <w:gridCol w:w="1810"/>
        <w:gridCol w:w="2969"/>
      </w:tblGrid>
      <w:tr w14:paraId="4456EFF8">
        <w:trPr>
          <w:trHeight w:val="560" w:hRule="atLeast"/>
        </w:trPr>
        <w:tc>
          <w:tcPr>
            <w:tcW w:w="1802" w:type="dxa"/>
            <w:tcBorders>
              <w:top w:val="single" w:color="000000" w:sz="8" w:space="0"/>
              <w:left w:val="single" w:color="000000" w:sz="8" w:space="0"/>
              <w:bottom w:val="single" w:color="000000" w:sz="8" w:space="0"/>
              <w:right w:val="single" w:color="000000" w:sz="8" w:space="0"/>
            </w:tcBorders>
            <w:shd w:val="clear" w:color="000000" w:fill="4472C4"/>
            <w:vAlign w:val="center"/>
          </w:tcPr>
          <w:p w14:paraId="64018736">
            <w:pPr>
              <w:widowControl/>
              <w:spacing w:after="0" w:line="240" w:lineRule="auto"/>
              <w:jc w:val="center"/>
              <w:rPr>
                <w:rFonts w:hint="eastAsia" w:ascii="仿宋" w:hAnsi="仿宋" w:eastAsia="仿宋" w:cs="宋体"/>
                <w:b/>
                <w:bCs/>
                <w:color w:val="FFFFFF"/>
                <w:kern w:val="0"/>
                <w:sz w:val="21"/>
                <w:szCs w:val="21"/>
                <w14:ligatures w14:val="none"/>
              </w:rPr>
            </w:pPr>
            <w:r>
              <w:rPr>
                <w:rFonts w:ascii="仿宋" w:hAnsi="仿宋" w:eastAsia="仿宋" w:cs="宋体"/>
                <w:b/>
                <w:bCs/>
                <w:color w:val="FFFFFF"/>
                <w:kern w:val="0"/>
                <w:sz w:val="21"/>
                <w:szCs w:val="21"/>
                <w14:ligatures w14:val="none"/>
              </w:rPr>
              <w:t>客户类型/行业</w:t>
            </w:r>
          </w:p>
        </w:tc>
        <w:tc>
          <w:tcPr>
            <w:tcW w:w="1393" w:type="dxa"/>
            <w:tcBorders>
              <w:top w:val="single" w:color="000000" w:sz="8" w:space="0"/>
              <w:left w:val="nil"/>
              <w:bottom w:val="single" w:color="000000" w:sz="8" w:space="0"/>
              <w:right w:val="single" w:color="000000" w:sz="8" w:space="0"/>
            </w:tcBorders>
            <w:shd w:val="clear" w:color="000000" w:fill="4472C4"/>
            <w:vAlign w:val="center"/>
          </w:tcPr>
          <w:p w14:paraId="29AD078C">
            <w:pPr>
              <w:widowControl/>
              <w:spacing w:after="0" w:line="240" w:lineRule="auto"/>
              <w:jc w:val="center"/>
              <w:rPr>
                <w:rFonts w:hint="eastAsia" w:ascii="仿宋" w:hAnsi="仿宋" w:eastAsia="仿宋" w:cs="宋体"/>
                <w:b/>
                <w:bCs/>
                <w:color w:val="FFFFFF"/>
                <w:kern w:val="0"/>
                <w:sz w:val="21"/>
                <w:szCs w:val="21"/>
                <w14:ligatures w14:val="none"/>
              </w:rPr>
            </w:pPr>
            <w:r>
              <w:rPr>
                <w:rFonts w:ascii="仿宋" w:hAnsi="仿宋" w:eastAsia="仿宋" w:cs="宋体"/>
                <w:b/>
                <w:bCs/>
                <w:color w:val="FFFFFF"/>
                <w:kern w:val="0"/>
                <w:sz w:val="21"/>
                <w:szCs w:val="21"/>
                <w14:ligatures w14:val="none"/>
              </w:rPr>
              <w:t>客户数量</w:t>
            </w:r>
          </w:p>
        </w:tc>
        <w:tc>
          <w:tcPr>
            <w:tcW w:w="1810" w:type="dxa"/>
            <w:tcBorders>
              <w:top w:val="single" w:color="000000" w:sz="8" w:space="0"/>
              <w:left w:val="nil"/>
              <w:bottom w:val="single" w:color="000000" w:sz="8" w:space="0"/>
              <w:right w:val="single" w:color="000000" w:sz="8" w:space="0"/>
            </w:tcBorders>
            <w:shd w:val="clear" w:color="000000" w:fill="4472C4"/>
            <w:vAlign w:val="center"/>
          </w:tcPr>
          <w:p w14:paraId="6E075308">
            <w:pPr>
              <w:widowControl/>
              <w:spacing w:after="0" w:line="240" w:lineRule="auto"/>
              <w:jc w:val="center"/>
              <w:rPr>
                <w:rFonts w:hint="eastAsia" w:ascii="仿宋" w:hAnsi="仿宋" w:eastAsia="仿宋" w:cs="宋体"/>
                <w:b/>
                <w:bCs/>
                <w:color w:val="FFFFFF"/>
                <w:kern w:val="0"/>
                <w:sz w:val="21"/>
                <w:szCs w:val="21"/>
                <w14:ligatures w14:val="none"/>
              </w:rPr>
            </w:pPr>
            <w:r>
              <w:rPr>
                <w:rFonts w:ascii="仿宋" w:hAnsi="仿宋" w:eastAsia="仿宋" w:cs="宋体"/>
                <w:b/>
                <w:bCs/>
                <w:color w:val="FFFFFF"/>
                <w:kern w:val="0"/>
                <w:sz w:val="21"/>
                <w:szCs w:val="21"/>
                <w14:ligatures w14:val="none"/>
              </w:rPr>
              <w:t>占比</w:t>
            </w:r>
          </w:p>
        </w:tc>
        <w:tc>
          <w:tcPr>
            <w:tcW w:w="2969" w:type="dxa"/>
            <w:tcBorders>
              <w:top w:val="single" w:color="000000" w:sz="8" w:space="0"/>
              <w:left w:val="nil"/>
              <w:bottom w:val="single" w:color="000000" w:sz="8" w:space="0"/>
              <w:right w:val="single" w:color="000000" w:sz="8" w:space="0"/>
            </w:tcBorders>
            <w:shd w:val="clear" w:color="000000" w:fill="4472C4"/>
            <w:vAlign w:val="center"/>
          </w:tcPr>
          <w:p w14:paraId="2A095D8F">
            <w:pPr>
              <w:widowControl/>
              <w:spacing w:after="0" w:line="240" w:lineRule="auto"/>
              <w:jc w:val="center"/>
              <w:rPr>
                <w:rFonts w:hint="eastAsia" w:ascii="仿宋" w:hAnsi="仿宋" w:eastAsia="仿宋" w:cs="宋体"/>
                <w:b/>
                <w:bCs/>
                <w:color w:val="FFFFFF"/>
                <w:kern w:val="0"/>
                <w:sz w:val="21"/>
                <w:szCs w:val="21"/>
                <w14:ligatures w14:val="none"/>
              </w:rPr>
            </w:pPr>
            <w:r>
              <w:rPr>
                <w:rFonts w:ascii="仿宋" w:hAnsi="仿宋" w:eastAsia="仿宋" w:cs="宋体"/>
                <w:b/>
                <w:bCs/>
                <w:color w:val="FFFFFF"/>
                <w:kern w:val="0"/>
                <w:sz w:val="21"/>
                <w:szCs w:val="21"/>
                <w14:ligatures w14:val="none"/>
              </w:rPr>
              <w:t>主要意义</w:t>
            </w:r>
          </w:p>
        </w:tc>
      </w:tr>
      <w:tr w14:paraId="66A05EFD">
        <w:trPr>
          <w:trHeight w:val="829" w:hRule="atLeast"/>
        </w:trPr>
        <w:tc>
          <w:tcPr>
            <w:tcW w:w="1802" w:type="dxa"/>
            <w:tcBorders>
              <w:top w:val="nil"/>
              <w:left w:val="single" w:color="000000" w:sz="8" w:space="0"/>
              <w:bottom w:val="single" w:color="000000" w:sz="8" w:space="0"/>
              <w:right w:val="single" w:color="000000" w:sz="8" w:space="0"/>
            </w:tcBorders>
            <w:vAlign w:val="center"/>
          </w:tcPr>
          <w:p w14:paraId="5640DFB3">
            <w:pPr>
              <w:widowControl/>
              <w:spacing w:after="0" w:line="240" w:lineRule="auto"/>
              <w:jc w:val="center"/>
              <w:rPr>
                <w:rFonts w:hint="eastAsia" w:ascii="仿宋" w:hAnsi="仿宋" w:eastAsia="仿宋" w:cs="宋体"/>
                <w:color w:val="000000"/>
                <w:kern w:val="0"/>
                <w:sz w:val="21"/>
                <w:szCs w:val="21"/>
                <w14:ligatures w14:val="none"/>
              </w:rPr>
            </w:pPr>
            <w:r>
              <w:rPr>
                <w:rFonts w:ascii="仿宋" w:hAnsi="仿宋" w:eastAsia="仿宋" w:cs="宋体"/>
                <w:color w:val="000000"/>
                <w:kern w:val="0"/>
                <w:sz w:val="21"/>
                <w:szCs w:val="21"/>
                <w14:ligatures w14:val="none"/>
              </w:rPr>
              <w:t>高校科研院所</w:t>
            </w:r>
          </w:p>
        </w:tc>
        <w:tc>
          <w:tcPr>
            <w:tcW w:w="1393" w:type="dxa"/>
            <w:tcBorders>
              <w:top w:val="nil"/>
              <w:left w:val="nil"/>
              <w:bottom w:val="single" w:color="000000" w:sz="8" w:space="0"/>
              <w:right w:val="single" w:color="000000" w:sz="8" w:space="0"/>
            </w:tcBorders>
            <w:vAlign w:val="center"/>
          </w:tcPr>
          <w:p w14:paraId="11D2B15E">
            <w:pPr>
              <w:widowControl/>
              <w:spacing w:after="0" w:line="240" w:lineRule="auto"/>
              <w:jc w:val="center"/>
              <w:rPr>
                <w:rFonts w:hint="eastAsia" w:ascii="仿宋" w:hAnsi="仿宋" w:eastAsia="仿宋" w:cs="宋体"/>
                <w:color w:val="000000"/>
                <w:kern w:val="0"/>
                <w:sz w:val="21"/>
                <w:szCs w:val="21"/>
                <w14:ligatures w14:val="none"/>
              </w:rPr>
            </w:pPr>
            <w:r>
              <w:rPr>
                <w:rFonts w:ascii="仿宋" w:hAnsi="仿宋" w:eastAsia="仿宋" w:cs="宋体"/>
                <w:color w:val="000000"/>
                <w:kern w:val="0"/>
                <w:sz w:val="21"/>
                <w:szCs w:val="21"/>
                <w14:ligatures w14:val="none"/>
              </w:rPr>
              <w:t>94家</w:t>
            </w:r>
          </w:p>
        </w:tc>
        <w:tc>
          <w:tcPr>
            <w:tcW w:w="1810" w:type="dxa"/>
            <w:tcBorders>
              <w:top w:val="nil"/>
              <w:left w:val="nil"/>
              <w:bottom w:val="single" w:color="000000" w:sz="8" w:space="0"/>
              <w:right w:val="single" w:color="000000" w:sz="8" w:space="0"/>
            </w:tcBorders>
            <w:vAlign w:val="center"/>
          </w:tcPr>
          <w:p w14:paraId="5AEB26BC">
            <w:pPr>
              <w:widowControl/>
              <w:spacing w:after="0" w:line="240" w:lineRule="auto"/>
              <w:jc w:val="center"/>
              <w:rPr>
                <w:rFonts w:hint="eastAsia" w:ascii="仿宋" w:hAnsi="仿宋" w:eastAsia="仿宋" w:cs="宋体"/>
                <w:color w:val="000000"/>
                <w:kern w:val="0"/>
                <w:sz w:val="21"/>
                <w:szCs w:val="21"/>
                <w14:ligatures w14:val="none"/>
              </w:rPr>
            </w:pPr>
            <w:r>
              <w:rPr>
                <w:rFonts w:hint="eastAsia" w:ascii="仿宋" w:hAnsi="仿宋" w:eastAsia="仿宋"/>
                <w:color w:val="000000"/>
                <w:sz w:val="20"/>
                <w:szCs w:val="20"/>
              </w:rPr>
              <w:t>34%</w:t>
            </w:r>
          </w:p>
        </w:tc>
        <w:tc>
          <w:tcPr>
            <w:tcW w:w="2969" w:type="dxa"/>
            <w:tcBorders>
              <w:top w:val="nil"/>
              <w:left w:val="nil"/>
              <w:bottom w:val="single" w:color="000000" w:sz="8" w:space="0"/>
              <w:right w:val="single" w:color="000000" w:sz="8" w:space="0"/>
            </w:tcBorders>
            <w:vAlign w:val="center"/>
          </w:tcPr>
          <w:p w14:paraId="0A39CDFF">
            <w:pPr>
              <w:widowControl/>
              <w:spacing w:after="0" w:line="240" w:lineRule="auto"/>
              <w:jc w:val="center"/>
              <w:rPr>
                <w:rFonts w:hint="eastAsia" w:ascii="仿宋" w:hAnsi="仿宋" w:eastAsia="仿宋" w:cs="宋体"/>
                <w:color w:val="000000"/>
                <w:kern w:val="0"/>
                <w:sz w:val="21"/>
                <w:szCs w:val="21"/>
                <w14:ligatures w14:val="none"/>
              </w:rPr>
            </w:pPr>
            <w:r>
              <w:rPr>
                <w:rFonts w:ascii="仿宋" w:hAnsi="仿宋" w:eastAsia="仿宋" w:cs="宋体"/>
                <w:color w:val="000000"/>
                <w:kern w:val="0"/>
                <w:sz w:val="21"/>
                <w:szCs w:val="21"/>
                <w14:ligatures w14:val="none"/>
              </w:rPr>
              <w:t>支撑科研验证、气味数据库建设和产学研合作</w:t>
            </w:r>
          </w:p>
        </w:tc>
      </w:tr>
      <w:tr w14:paraId="555EA2FF">
        <w:trPr>
          <w:trHeight w:val="664" w:hRule="atLeast"/>
        </w:trPr>
        <w:tc>
          <w:tcPr>
            <w:tcW w:w="1802" w:type="dxa"/>
            <w:tcBorders>
              <w:top w:val="nil"/>
              <w:left w:val="single" w:color="000000" w:sz="8" w:space="0"/>
              <w:bottom w:val="single" w:color="000000" w:sz="8" w:space="0"/>
              <w:right w:val="single" w:color="000000" w:sz="8" w:space="0"/>
            </w:tcBorders>
            <w:vAlign w:val="center"/>
          </w:tcPr>
          <w:p w14:paraId="31690852">
            <w:pPr>
              <w:widowControl/>
              <w:spacing w:after="0" w:line="240" w:lineRule="auto"/>
              <w:jc w:val="center"/>
              <w:rPr>
                <w:rFonts w:hint="eastAsia" w:ascii="仿宋" w:hAnsi="仿宋" w:eastAsia="仿宋" w:cs="宋体"/>
                <w:color w:val="000000"/>
                <w:kern w:val="0"/>
                <w:sz w:val="21"/>
                <w:szCs w:val="21"/>
                <w14:ligatures w14:val="none"/>
              </w:rPr>
            </w:pPr>
            <w:r>
              <w:rPr>
                <w:rFonts w:ascii="仿宋" w:hAnsi="仿宋" w:eastAsia="仿宋" w:cs="宋体"/>
                <w:color w:val="000000"/>
                <w:kern w:val="0"/>
                <w:sz w:val="21"/>
                <w:szCs w:val="21"/>
                <w14:ligatures w14:val="none"/>
              </w:rPr>
              <w:t>其他科技企业</w:t>
            </w:r>
          </w:p>
        </w:tc>
        <w:tc>
          <w:tcPr>
            <w:tcW w:w="1393" w:type="dxa"/>
            <w:tcBorders>
              <w:top w:val="nil"/>
              <w:left w:val="nil"/>
              <w:bottom w:val="single" w:color="000000" w:sz="8" w:space="0"/>
              <w:right w:val="single" w:color="000000" w:sz="8" w:space="0"/>
            </w:tcBorders>
            <w:vAlign w:val="center"/>
          </w:tcPr>
          <w:p w14:paraId="257107A9">
            <w:pPr>
              <w:widowControl/>
              <w:spacing w:after="0" w:line="240" w:lineRule="auto"/>
              <w:jc w:val="center"/>
              <w:rPr>
                <w:rFonts w:hint="eastAsia" w:ascii="仿宋" w:hAnsi="仿宋" w:eastAsia="仿宋" w:cs="宋体"/>
                <w:color w:val="000000"/>
                <w:kern w:val="0"/>
                <w:sz w:val="21"/>
                <w:szCs w:val="21"/>
                <w14:ligatures w14:val="none"/>
              </w:rPr>
            </w:pPr>
            <w:r>
              <w:rPr>
                <w:rFonts w:ascii="仿宋" w:hAnsi="仿宋" w:eastAsia="仿宋" w:cs="宋体"/>
                <w:color w:val="000000"/>
                <w:kern w:val="0"/>
                <w:sz w:val="21"/>
                <w:szCs w:val="21"/>
                <w14:ligatures w14:val="none"/>
              </w:rPr>
              <w:t>81家</w:t>
            </w:r>
          </w:p>
        </w:tc>
        <w:tc>
          <w:tcPr>
            <w:tcW w:w="1810" w:type="dxa"/>
            <w:tcBorders>
              <w:top w:val="nil"/>
              <w:left w:val="nil"/>
              <w:bottom w:val="single" w:color="000000" w:sz="8" w:space="0"/>
              <w:right w:val="single" w:color="000000" w:sz="8" w:space="0"/>
            </w:tcBorders>
            <w:vAlign w:val="center"/>
          </w:tcPr>
          <w:p w14:paraId="7C3F9803">
            <w:pPr>
              <w:widowControl/>
              <w:spacing w:after="0" w:line="240" w:lineRule="auto"/>
              <w:jc w:val="center"/>
              <w:rPr>
                <w:rFonts w:hint="eastAsia" w:ascii="仿宋" w:hAnsi="仿宋" w:eastAsia="仿宋" w:cs="宋体"/>
                <w:color w:val="000000"/>
                <w:kern w:val="0"/>
                <w:sz w:val="21"/>
                <w:szCs w:val="21"/>
                <w14:ligatures w14:val="none"/>
              </w:rPr>
            </w:pPr>
            <w:r>
              <w:rPr>
                <w:rFonts w:hint="eastAsia" w:ascii="仿宋" w:hAnsi="仿宋" w:eastAsia="仿宋"/>
                <w:color w:val="000000"/>
                <w:sz w:val="20"/>
                <w:szCs w:val="20"/>
              </w:rPr>
              <w:t>29%</w:t>
            </w:r>
          </w:p>
        </w:tc>
        <w:tc>
          <w:tcPr>
            <w:tcW w:w="2969" w:type="dxa"/>
            <w:tcBorders>
              <w:top w:val="nil"/>
              <w:left w:val="nil"/>
              <w:bottom w:val="single" w:color="000000" w:sz="8" w:space="0"/>
              <w:right w:val="single" w:color="000000" w:sz="8" w:space="0"/>
            </w:tcBorders>
            <w:vAlign w:val="center"/>
          </w:tcPr>
          <w:p w14:paraId="2EB79F15">
            <w:pPr>
              <w:widowControl/>
              <w:spacing w:after="0" w:line="240" w:lineRule="auto"/>
              <w:jc w:val="center"/>
              <w:rPr>
                <w:rFonts w:hint="eastAsia" w:ascii="仿宋" w:hAnsi="仿宋" w:eastAsia="仿宋" w:cs="宋体"/>
                <w:color w:val="000000"/>
                <w:kern w:val="0"/>
                <w:sz w:val="21"/>
                <w:szCs w:val="21"/>
                <w14:ligatures w14:val="none"/>
              </w:rPr>
            </w:pPr>
            <w:r>
              <w:rPr>
                <w:rFonts w:ascii="仿宋" w:hAnsi="仿宋" w:eastAsia="仿宋" w:cs="宋体"/>
                <w:color w:val="000000"/>
                <w:kern w:val="0"/>
                <w:sz w:val="21"/>
                <w:szCs w:val="21"/>
                <w14:ligatures w14:val="none"/>
              </w:rPr>
              <w:t>推动技术开发、系统集成和创新应用</w:t>
            </w:r>
          </w:p>
        </w:tc>
      </w:tr>
      <w:tr w14:paraId="5AB05964">
        <w:trPr>
          <w:trHeight w:val="664" w:hRule="atLeast"/>
        </w:trPr>
        <w:tc>
          <w:tcPr>
            <w:tcW w:w="1802" w:type="dxa"/>
            <w:tcBorders>
              <w:top w:val="nil"/>
              <w:left w:val="single" w:color="000000" w:sz="8" w:space="0"/>
              <w:bottom w:val="single" w:color="000000" w:sz="8" w:space="0"/>
              <w:right w:val="single" w:color="000000" w:sz="8" w:space="0"/>
            </w:tcBorders>
            <w:vAlign w:val="center"/>
          </w:tcPr>
          <w:p w14:paraId="2A9FFD96">
            <w:pPr>
              <w:widowControl/>
              <w:spacing w:after="0" w:line="240" w:lineRule="auto"/>
              <w:jc w:val="center"/>
              <w:rPr>
                <w:rFonts w:hint="eastAsia" w:ascii="仿宋" w:hAnsi="仿宋" w:eastAsia="仿宋" w:cs="宋体"/>
                <w:color w:val="000000"/>
                <w:kern w:val="0"/>
                <w:sz w:val="21"/>
                <w:szCs w:val="21"/>
                <w14:ligatures w14:val="none"/>
              </w:rPr>
            </w:pPr>
            <w:r>
              <w:rPr>
                <w:rFonts w:ascii="仿宋" w:hAnsi="仿宋" w:eastAsia="仿宋" w:cs="宋体"/>
                <w:color w:val="000000"/>
                <w:kern w:val="0"/>
                <w:sz w:val="21"/>
                <w:szCs w:val="21"/>
                <w14:ligatures w14:val="none"/>
              </w:rPr>
              <w:t>电子/半导体/传感器</w:t>
            </w:r>
          </w:p>
        </w:tc>
        <w:tc>
          <w:tcPr>
            <w:tcW w:w="1393" w:type="dxa"/>
            <w:tcBorders>
              <w:top w:val="nil"/>
              <w:left w:val="nil"/>
              <w:bottom w:val="single" w:color="000000" w:sz="8" w:space="0"/>
              <w:right w:val="single" w:color="000000" w:sz="8" w:space="0"/>
            </w:tcBorders>
            <w:vAlign w:val="center"/>
          </w:tcPr>
          <w:p w14:paraId="56D01B03">
            <w:pPr>
              <w:widowControl/>
              <w:spacing w:after="0" w:line="240" w:lineRule="auto"/>
              <w:jc w:val="center"/>
              <w:rPr>
                <w:rFonts w:hint="eastAsia" w:ascii="仿宋" w:hAnsi="仿宋" w:eastAsia="仿宋" w:cs="宋体"/>
                <w:color w:val="000000"/>
                <w:kern w:val="0"/>
                <w:sz w:val="21"/>
                <w:szCs w:val="21"/>
                <w14:ligatures w14:val="none"/>
              </w:rPr>
            </w:pPr>
            <w:r>
              <w:rPr>
                <w:rFonts w:ascii="仿宋" w:hAnsi="仿宋" w:eastAsia="仿宋" w:cs="宋体"/>
                <w:color w:val="000000"/>
                <w:kern w:val="0"/>
                <w:sz w:val="21"/>
                <w:szCs w:val="21"/>
                <w14:ligatures w14:val="none"/>
              </w:rPr>
              <w:t>36家</w:t>
            </w:r>
          </w:p>
        </w:tc>
        <w:tc>
          <w:tcPr>
            <w:tcW w:w="1810" w:type="dxa"/>
            <w:tcBorders>
              <w:top w:val="nil"/>
              <w:left w:val="nil"/>
              <w:bottom w:val="single" w:color="000000" w:sz="8" w:space="0"/>
              <w:right w:val="single" w:color="000000" w:sz="8" w:space="0"/>
            </w:tcBorders>
            <w:vAlign w:val="center"/>
          </w:tcPr>
          <w:p w14:paraId="08A932C9">
            <w:pPr>
              <w:widowControl/>
              <w:spacing w:after="0" w:line="240" w:lineRule="auto"/>
              <w:jc w:val="center"/>
              <w:rPr>
                <w:rFonts w:hint="eastAsia" w:ascii="仿宋" w:hAnsi="仿宋" w:eastAsia="仿宋" w:cs="宋体"/>
                <w:color w:val="000000"/>
                <w:kern w:val="0"/>
                <w:sz w:val="21"/>
                <w:szCs w:val="21"/>
                <w14:ligatures w14:val="none"/>
              </w:rPr>
            </w:pPr>
            <w:r>
              <w:rPr>
                <w:rFonts w:hint="eastAsia" w:ascii="仿宋" w:hAnsi="仿宋" w:eastAsia="仿宋"/>
                <w:color w:val="000000"/>
                <w:sz w:val="20"/>
                <w:szCs w:val="20"/>
              </w:rPr>
              <w:t>13%</w:t>
            </w:r>
          </w:p>
        </w:tc>
        <w:tc>
          <w:tcPr>
            <w:tcW w:w="2969" w:type="dxa"/>
            <w:tcBorders>
              <w:top w:val="nil"/>
              <w:left w:val="nil"/>
              <w:bottom w:val="single" w:color="000000" w:sz="8" w:space="0"/>
              <w:right w:val="single" w:color="000000" w:sz="8" w:space="0"/>
            </w:tcBorders>
            <w:vAlign w:val="center"/>
          </w:tcPr>
          <w:p w14:paraId="5E0E03B0">
            <w:pPr>
              <w:widowControl/>
              <w:spacing w:after="0" w:line="240" w:lineRule="auto"/>
              <w:jc w:val="center"/>
              <w:rPr>
                <w:rFonts w:hint="eastAsia" w:ascii="仿宋" w:hAnsi="仿宋" w:eastAsia="仿宋" w:cs="宋体"/>
                <w:color w:val="000000"/>
                <w:kern w:val="0"/>
                <w:sz w:val="21"/>
                <w:szCs w:val="21"/>
                <w14:ligatures w14:val="none"/>
              </w:rPr>
            </w:pPr>
            <w:r>
              <w:rPr>
                <w:rFonts w:ascii="仿宋" w:hAnsi="仿宋" w:eastAsia="仿宋" w:cs="宋体"/>
                <w:color w:val="000000"/>
                <w:kern w:val="0"/>
                <w:sz w:val="21"/>
                <w:szCs w:val="21"/>
                <w14:ligatures w14:val="none"/>
              </w:rPr>
              <w:t>形成产业链协同和模组集成机会</w:t>
            </w:r>
          </w:p>
        </w:tc>
      </w:tr>
      <w:tr w14:paraId="421AEF7A">
        <w:trPr>
          <w:trHeight w:val="829" w:hRule="atLeast"/>
        </w:trPr>
        <w:tc>
          <w:tcPr>
            <w:tcW w:w="1802" w:type="dxa"/>
            <w:tcBorders>
              <w:top w:val="nil"/>
              <w:left w:val="single" w:color="000000" w:sz="8" w:space="0"/>
              <w:bottom w:val="single" w:color="000000" w:sz="8" w:space="0"/>
              <w:right w:val="single" w:color="000000" w:sz="8" w:space="0"/>
            </w:tcBorders>
            <w:vAlign w:val="center"/>
          </w:tcPr>
          <w:p w14:paraId="3A624518">
            <w:pPr>
              <w:widowControl/>
              <w:spacing w:after="0" w:line="240" w:lineRule="auto"/>
              <w:jc w:val="center"/>
              <w:rPr>
                <w:rFonts w:hint="eastAsia" w:ascii="仿宋" w:hAnsi="仿宋" w:eastAsia="仿宋" w:cs="宋体"/>
                <w:color w:val="000000"/>
                <w:kern w:val="0"/>
                <w:sz w:val="21"/>
                <w:szCs w:val="21"/>
                <w14:ligatures w14:val="none"/>
              </w:rPr>
            </w:pPr>
            <w:r>
              <w:rPr>
                <w:rFonts w:ascii="仿宋" w:hAnsi="仿宋" w:eastAsia="仿宋" w:cs="宋体"/>
                <w:color w:val="000000"/>
                <w:kern w:val="0"/>
                <w:sz w:val="21"/>
                <w:szCs w:val="21"/>
                <w14:ligatures w14:val="none"/>
              </w:rPr>
              <w:t>汽车/新能源</w:t>
            </w:r>
          </w:p>
        </w:tc>
        <w:tc>
          <w:tcPr>
            <w:tcW w:w="1393" w:type="dxa"/>
            <w:tcBorders>
              <w:top w:val="nil"/>
              <w:left w:val="nil"/>
              <w:bottom w:val="single" w:color="000000" w:sz="8" w:space="0"/>
              <w:right w:val="single" w:color="000000" w:sz="8" w:space="0"/>
            </w:tcBorders>
            <w:vAlign w:val="center"/>
          </w:tcPr>
          <w:p w14:paraId="6701758B">
            <w:pPr>
              <w:widowControl/>
              <w:spacing w:after="0" w:line="240" w:lineRule="auto"/>
              <w:jc w:val="center"/>
              <w:rPr>
                <w:rFonts w:hint="eastAsia" w:ascii="仿宋" w:hAnsi="仿宋" w:eastAsia="仿宋" w:cs="宋体"/>
                <w:color w:val="000000"/>
                <w:kern w:val="0"/>
                <w:sz w:val="21"/>
                <w:szCs w:val="21"/>
                <w14:ligatures w14:val="none"/>
              </w:rPr>
            </w:pPr>
            <w:r>
              <w:rPr>
                <w:rFonts w:ascii="仿宋" w:hAnsi="仿宋" w:eastAsia="仿宋" w:cs="宋体"/>
                <w:color w:val="000000"/>
                <w:kern w:val="0"/>
                <w:sz w:val="21"/>
                <w:szCs w:val="21"/>
                <w14:ligatures w14:val="none"/>
              </w:rPr>
              <w:t>10家</w:t>
            </w:r>
          </w:p>
        </w:tc>
        <w:tc>
          <w:tcPr>
            <w:tcW w:w="1810" w:type="dxa"/>
            <w:tcBorders>
              <w:top w:val="nil"/>
              <w:left w:val="nil"/>
              <w:bottom w:val="single" w:color="000000" w:sz="8" w:space="0"/>
              <w:right w:val="single" w:color="000000" w:sz="8" w:space="0"/>
            </w:tcBorders>
            <w:vAlign w:val="center"/>
          </w:tcPr>
          <w:p w14:paraId="3E074ECE">
            <w:pPr>
              <w:widowControl/>
              <w:spacing w:after="0" w:line="240" w:lineRule="auto"/>
              <w:jc w:val="center"/>
              <w:rPr>
                <w:rFonts w:hint="eastAsia" w:ascii="仿宋" w:hAnsi="仿宋" w:eastAsia="仿宋" w:cs="宋体"/>
                <w:color w:val="000000"/>
                <w:kern w:val="0"/>
                <w:sz w:val="21"/>
                <w:szCs w:val="21"/>
                <w14:ligatures w14:val="none"/>
              </w:rPr>
            </w:pPr>
            <w:r>
              <w:rPr>
                <w:rFonts w:hint="eastAsia" w:ascii="仿宋" w:hAnsi="仿宋" w:eastAsia="仿宋"/>
                <w:color w:val="000000"/>
                <w:sz w:val="20"/>
                <w:szCs w:val="20"/>
              </w:rPr>
              <w:t>4%</w:t>
            </w:r>
          </w:p>
        </w:tc>
        <w:tc>
          <w:tcPr>
            <w:tcW w:w="2969" w:type="dxa"/>
            <w:tcBorders>
              <w:top w:val="nil"/>
              <w:left w:val="nil"/>
              <w:bottom w:val="single" w:color="000000" w:sz="8" w:space="0"/>
              <w:right w:val="single" w:color="000000" w:sz="8" w:space="0"/>
            </w:tcBorders>
            <w:vAlign w:val="center"/>
          </w:tcPr>
          <w:p w14:paraId="39671199">
            <w:pPr>
              <w:widowControl/>
              <w:spacing w:after="0" w:line="240" w:lineRule="auto"/>
              <w:jc w:val="center"/>
              <w:rPr>
                <w:rFonts w:hint="eastAsia" w:ascii="仿宋" w:hAnsi="仿宋" w:eastAsia="仿宋" w:cs="宋体"/>
                <w:color w:val="000000"/>
                <w:kern w:val="0"/>
                <w:sz w:val="21"/>
                <w:szCs w:val="21"/>
                <w14:ligatures w14:val="none"/>
              </w:rPr>
            </w:pPr>
            <w:r>
              <w:rPr>
                <w:rFonts w:ascii="仿宋" w:hAnsi="仿宋" w:eastAsia="仿宋" w:cs="宋体"/>
                <w:color w:val="000000"/>
                <w:kern w:val="0"/>
                <w:sz w:val="21"/>
                <w:szCs w:val="21"/>
                <w14:ligatures w14:val="none"/>
              </w:rPr>
              <w:t>对应车内空气质量和电池安全预警场景</w:t>
            </w:r>
          </w:p>
        </w:tc>
      </w:tr>
      <w:tr w14:paraId="3EDA4D2A">
        <w:trPr>
          <w:trHeight w:val="664" w:hRule="atLeast"/>
        </w:trPr>
        <w:tc>
          <w:tcPr>
            <w:tcW w:w="1802" w:type="dxa"/>
            <w:tcBorders>
              <w:top w:val="nil"/>
              <w:left w:val="single" w:color="000000" w:sz="8" w:space="0"/>
              <w:bottom w:val="single" w:color="000000" w:sz="8" w:space="0"/>
              <w:right w:val="single" w:color="000000" w:sz="8" w:space="0"/>
            </w:tcBorders>
            <w:vAlign w:val="center"/>
          </w:tcPr>
          <w:p w14:paraId="1E61ED72">
            <w:pPr>
              <w:widowControl/>
              <w:spacing w:after="0" w:line="240" w:lineRule="auto"/>
              <w:jc w:val="center"/>
              <w:rPr>
                <w:rFonts w:hint="eastAsia" w:ascii="仿宋" w:hAnsi="仿宋" w:eastAsia="仿宋" w:cs="宋体"/>
                <w:color w:val="000000"/>
                <w:kern w:val="0"/>
                <w:sz w:val="21"/>
                <w:szCs w:val="21"/>
                <w14:ligatures w14:val="none"/>
              </w:rPr>
            </w:pPr>
            <w:r>
              <w:rPr>
                <w:rFonts w:ascii="仿宋" w:hAnsi="仿宋" w:eastAsia="仿宋" w:cs="宋体"/>
                <w:color w:val="000000"/>
                <w:kern w:val="0"/>
                <w:sz w:val="21"/>
                <w:szCs w:val="21"/>
                <w14:ligatures w14:val="none"/>
              </w:rPr>
              <w:t>家电/暖通</w:t>
            </w:r>
          </w:p>
        </w:tc>
        <w:tc>
          <w:tcPr>
            <w:tcW w:w="1393" w:type="dxa"/>
            <w:tcBorders>
              <w:top w:val="nil"/>
              <w:left w:val="nil"/>
              <w:bottom w:val="single" w:color="000000" w:sz="8" w:space="0"/>
              <w:right w:val="single" w:color="000000" w:sz="8" w:space="0"/>
            </w:tcBorders>
            <w:vAlign w:val="center"/>
          </w:tcPr>
          <w:p w14:paraId="2DDEE4E3">
            <w:pPr>
              <w:widowControl/>
              <w:spacing w:after="0" w:line="240" w:lineRule="auto"/>
              <w:jc w:val="center"/>
              <w:rPr>
                <w:rFonts w:hint="eastAsia" w:ascii="仿宋" w:hAnsi="仿宋" w:eastAsia="仿宋" w:cs="宋体"/>
                <w:color w:val="000000"/>
                <w:kern w:val="0"/>
                <w:sz w:val="21"/>
                <w:szCs w:val="21"/>
                <w14:ligatures w14:val="none"/>
              </w:rPr>
            </w:pPr>
            <w:r>
              <w:rPr>
                <w:rFonts w:ascii="仿宋" w:hAnsi="仿宋" w:eastAsia="仿宋" w:cs="宋体"/>
                <w:color w:val="000000"/>
                <w:kern w:val="0"/>
                <w:sz w:val="21"/>
                <w:szCs w:val="21"/>
                <w14:ligatures w14:val="none"/>
              </w:rPr>
              <w:t>10家</w:t>
            </w:r>
          </w:p>
        </w:tc>
        <w:tc>
          <w:tcPr>
            <w:tcW w:w="1810" w:type="dxa"/>
            <w:tcBorders>
              <w:top w:val="nil"/>
              <w:left w:val="nil"/>
              <w:bottom w:val="single" w:color="000000" w:sz="8" w:space="0"/>
              <w:right w:val="single" w:color="000000" w:sz="8" w:space="0"/>
            </w:tcBorders>
            <w:vAlign w:val="center"/>
          </w:tcPr>
          <w:p w14:paraId="5AFFB453">
            <w:pPr>
              <w:widowControl/>
              <w:spacing w:after="0" w:line="240" w:lineRule="auto"/>
              <w:jc w:val="center"/>
              <w:rPr>
                <w:rFonts w:hint="eastAsia" w:ascii="仿宋" w:hAnsi="仿宋" w:eastAsia="仿宋" w:cs="宋体"/>
                <w:color w:val="000000"/>
                <w:kern w:val="0"/>
                <w:sz w:val="21"/>
                <w:szCs w:val="21"/>
                <w14:ligatures w14:val="none"/>
              </w:rPr>
            </w:pPr>
            <w:r>
              <w:rPr>
                <w:rFonts w:hint="eastAsia" w:ascii="仿宋" w:hAnsi="仿宋" w:eastAsia="仿宋"/>
                <w:color w:val="000000"/>
                <w:sz w:val="20"/>
                <w:szCs w:val="20"/>
              </w:rPr>
              <w:t>4%</w:t>
            </w:r>
          </w:p>
        </w:tc>
        <w:tc>
          <w:tcPr>
            <w:tcW w:w="2969" w:type="dxa"/>
            <w:tcBorders>
              <w:top w:val="nil"/>
              <w:left w:val="nil"/>
              <w:bottom w:val="single" w:color="000000" w:sz="8" w:space="0"/>
              <w:right w:val="single" w:color="000000" w:sz="8" w:space="0"/>
            </w:tcBorders>
            <w:vAlign w:val="center"/>
          </w:tcPr>
          <w:p w14:paraId="1EB5C885">
            <w:pPr>
              <w:widowControl/>
              <w:spacing w:after="0" w:line="240" w:lineRule="auto"/>
              <w:jc w:val="center"/>
              <w:rPr>
                <w:rFonts w:hint="eastAsia" w:ascii="仿宋" w:hAnsi="仿宋" w:eastAsia="仿宋" w:cs="宋体"/>
                <w:color w:val="000000"/>
                <w:kern w:val="0"/>
                <w:sz w:val="21"/>
                <w:szCs w:val="21"/>
                <w14:ligatures w14:val="none"/>
              </w:rPr>
            </w:pPr>
            <w:r>
              <w:rPr>
                <w:rFonts w:ascii="仿宋" w:hAnsi="仿宋" w:eastAsia="仿宋" w:cs="宋体"/>
                <w:color w:val="000000"/>
                <w:kern w:val="0"/>
                <w:sz w:val="21"/>
                <w:szCs w:val="21"/>
                <w14:ligatures w14:val="none"/>
              </w:rPr>
              <w:t>对应智能空调、空气净化和厨电安全</w:t>
            </w:r>
          </w:p>
        </w:tc>
      </w:tr>
      <w:tr w14:paraId="48971CBA">
        <w:trPr>
          <w:trHeight w:val="829" w:hRule="atLeast"/>
        </w:trPr>
        <w:tc>
          <w:tcPr>
            <w:tcW w:w="1802" w:type="dxa"/>
            <w:tcBorders>
              <w:top w:val="nil"/>
              <w:left w:val="single" w:color="000000" w:sz="8" w:space="0"/>
              <w:bottom w:val="single" w:color="000000" w:sz="8" w:space="0"/>
              <w:right w:val="single" w:color="000000" w:sz="8" w:space="0"/>
            </w:tcBorders>
            <w:vAlign w:val="center"/>
          </w:tcPr>
          <w:p w14:paraId="57CF1C99">
            <w:pPr>
              <w:widowControl/>
              <w:spacing w:after="0" w:line="240" w:lineRule="auto"/>
              <w:jc w:val="center"/>
              <w:rPr>
                <w:rFonts w:hint="eastAsia" w:ascii="仿宋" w:hAnsi="仿宋" w:eastAsia="仿宋" w:cs="宋体"/>
                <w:color w:val="000000"/>
                <w:kern w:val="0"/>
                <w:sz w:val="21"/>
                <w:szCs w:val="21"/>
                <w14:ligatures w14:val="none"/>
              </w:rPr>
            </w:pPr>
            <w:r>
              <w:rPr>
                <w:rFonts w:ascii="仿宋" w:hAnsi="仿宋" w:eastAsia="仿宋" w:cs="宋体"/>
                <w:color w:val="000000"/>
                <w:kern w:val="0"/>
                <w:sz w:val="21"/>
                <w:szCs w:val="21"/>
                <w14:ligatures w14:val="none"/>
              </w:rPr>
              <w:t>机器人/智能制造等其他行业</w:t>
            </w:r>
          </w:p>
        </w:tc>
        <w:tc>
          <w:tcPr>
            <w:tcW w:w="1393" w:type="dxa"/>
            <w:tcBorders>
              <w:top w:val="nil"/>
              <w:left w:val="nil"/>
              <w:bottom w:val="single" w:color="000000" w:sz="8" w:space="0"/>
              <w:right w:val="single" w:color="000000" w:sz="8" w:space="0"/>
            </w:tcBorders>
            <w:vAlign w:val="center"/>
          </w:tcPr>
          <w:p w14:paraId="3F88F957">
            <w:pPr>
              <w:widowControl/>
              <w:spacing w:after="0" w:line="240" w:lineRule="auto"/>
              <w:jc w:val="center"/>
              <w:rPr>
                <w:rFonts w:hint="eastAsia" w:ascii="仿宋" w:hAnsi="仿宋" w:eastAsia="仿宋" w:cs="宋体"/>
                <w:color w:val="000000"/>
                <w:kern w:val="0"/>
                <w:sz w:val="21"/>
                <w:szCs w:val="21"/>
                <w14:ligatures w14:val="none"/>
              </w:rPr>
            </w:pPr>
            <w:r>
              <w:rPr>
                <w:rFonts w:ascii="仿宋" w:hAnsi="仿宋" w:eastAsia="仿宋" w:cs="宋体"/>
                <w:color w:val="000000"/>
                <w:kern w:val="0"/>
                <w:sz w:val="21"/>
                <w:szCs w:val="21"/>
                <w14:ligatures w14:val="none"/>
              </w:rPr>
              <w:t>47家</w:t>
            </w:r>
          </w:p>
        </w:tc>
        <w:tc>
          <w:tcPr>
            <w:tcW w:w="1810" w:type="dxa"/>
            <w:tcBorders>
              <w:top w:val="nil"/>
              <w:left w:val="nil"/>
              <w:bottom w:val="single" w:color="000000" w:sz="8" w:space="0"/>
              <w:right w:val="single" w:color="000000" w:sz="8" w:space="0"/>
            </w:tcBorders>
            <w:vAlign w:val="center"/>
          </w:tcPr>
          <w:p w14:paraId="04D25DB2">
            <w:pPr>
              <w:widowControl/>
              <w:spacing w:after="0" w:line="240" w:lineRule="auto"/>
              <w:jc w:val="center"/>
              <w:rPr>
                <w:rFonts w:hint="eastAsia" w:ascii="仿宋" w:hAnsi="仿宋" w:eastAsia="仿宋" w:cs="宋体"/>
                <w:color w:val="000000"/>
                <w:kern w:val="0"/>
                <w:sz w:val="21"/>
                <w:szCs w:val="21"/>
                <w14:ligatures w14:val="none"/>
              </w:rPr>
            </w:pPr>
            <w:r>
              <w:rPr>
                <w:rFonts w:hint="eastAsia" w:ascii="仿宋" w:hAnsi="仿宋" w:eastAsia="仿宋"/>
                <w:color w:val="000000"/>
                <w:sz w:val="20"/>
                <w:szCs w:val="20"/>
              </w:rPr>
              <w:t>17%</w:t>
            </w:r>
          </w:p>
        </w:tc>
        <w:tc>
          <w:tcPr>
            <w:tcW w:w="2969" w:type="dxa"/>
            <w:tcBorders>
              <w:top w:val="nil"/>
              <w:left w:val="nil"/>
              <w:bottom w:val="single" w:color="000000" w:sz="8" w:space="0"/>
              <w:right w:val="single" w:color="000000" w:sz="8" w:space="0"/>
            </w:tcBorders>
            <w:vAlign w:val="center"/>
          </w:tcPr>
          <w:p w14:paraId="15611609">
            <w:pPr>
              <w:widowControl/>
              <w:spacing w:after="0" w:line="240" w:lineRule="auto"/>
              <w:jc w:val="center"/>
              <w:rPr>
                <w:rFonts w:hint="eastAsia" w:ascii="仿宋" w:hAnsi="仿宋" w:eastAsia="仿宋" w:cs="宋体"/>
                <w:color w:val="000000"/>
                <w:kern w:val="0"/>
                <w:sz w:val="21"/>
                <w:szCs w:val="21"/>
                <w14:ligatures w14:val="none"/>
              </w:rPr>
            </w:pPr>
            <w:r>
              <w:rPr>
                <w:rFonts w:ascii="仿宋" w:hAnsi="仿宋" w:eastAsia="仿宋" w:cs="宋体"/>
                <w:color w:val="000000"/>
                <w:kern w:val="0"/>
                <w:sz w:val="21"/>
                <w:szCs w:val="21"/>
                <w14:ligatures w14:val="none"/>
              </w:rPr>
              <w:t>拓展环境感知、巡检、工业安全等应用</w:t>
            </w:r>
          </w:p>
        </w:tc>
      </w:tr>
    </w:tbl>
    <w:p w14:paraId="4D2097B8">
      <w:pPr>
        <w:ind w:firstLine="560" w:firstLineChars="200"/>
        <w:jc w:val="both"/>
        <w:rPr>
          <w:rFonts w:hint="eastAsia" w:ascii="仿宋" w:hAnsi="仿宋" w:eastAsia="仿宋"/>
          <w:color w:val="000000" w:themeColor="text1"/>
          <w:sz w:val="28"/>
          <w:szCs w:val="32"/>
          <w14:textFill>
            <w14:solidFill>
              <w14:schemeClr w14:val="tx1"/>
            </w14:solidFill>
          </w14:textFill>
        </w:rPr>
      </w:pPr>
      <w:r>
        <w:rPr>
          <w:rFonts w:hint="eastAsia" w:ascii="仿宋" w:hAnsi="仿宋" w:eastAsia="仿宋"/>
          <w:color w:val="000000" w:themeColor="text1"/>
          <w:sz w:val="28"/>
          <w:szCs w:val="32"/>
          <w14:textFill>
            <w14:solidFill>
              <w14:schemeClr w14:val="tx1"/>
            </w14:solidFill>
          </w14:textFill>
        </w:rPr>
        <w:t>2025年前五大客户贡献如下表所示：</w:t>
      </w:r>
    </w:p>
    <w:tbl>
      <w:tblPr>
        <w:tblStyle w:val="21"/>
        <w:tblW w:w="8024" w:type="dxa"/>
        <w:tblInd w:w="0" w:type="dxa"/>
        <w:tblLayout w:type="autofit"/>
        <w:tblCellMar>
          <w:top w:w="0" w:type="dxa"/>
          <w:left w:w="108" w:type="dxa"/>
          <w:bottom w:w="0" w:type="dxa"/>
          <w:right w:w="108" w:type="dxa"/>
        </w:tblCellMar>
      </w:tblPr>
      <w:tblGrid>
        <w:gridCol w:w="3314"/>
        <w:gridCol w:w="2322"/>
        <w:gridCol w:w="1275"/>
        <w:gridCol w:w="1113"/>
      </w:tblGrid>
      <w:tr w14:paraId="111CA098">
        <w:trPr>
          <w:trHeight w:val="636" w:hRule="atLeast"/>
        </w:trPr>
        <w:tc>
          <w:tcPr>
            <w:tcW w:w="3314" w:type="dxa"/>
            <w:tcBorders>
              <w:top w:val="single" w:color="000000" w:sz="8" w:space="0"/>
              <w:left w:val="single" w:color="000000" w:sz="8" w:space="0"/>
              <w:bottom w:val="single" w:color="000000" w:sz="8" w:space="0"/>
              <w:right w:val="single" w:color="000000" w:sz="8" w:space="0"/>
            </w:tcBorders>
            <w:shd w:val="clear" w:color="000000" w:fill="4472C4"/>
            <w:vAlign w:val="center"/>
          </w:tcPr>
          <w:p w14:paraId="3E7A4473">
            <w:pPr>
              <w:widowControl/>
              <w:spacing w:after="0" w:line="240" w:lineRule="auto"/>
              <w:jc w:val="center"/>
              <w:rPr>
                <w:rFonts w:hint="eastAsia" w:ascii="仿宋" w:hAnsi="仿宋" w:eastAsia="仿宋" w:cs="宋体"/>
                <w:b/>
                <w:bCs/>
                <w:color w:val="FFFFFF"/>
                <w:kern w:val="0"/>
                <w:sz w:val="21"/>
                <w:szCs w:val="21"/>
                <w14:ligatures w14:val="none"/>
              </w:rPr>
            </w:pPr>
            <w:r>
              <w:rPr>
                <w:rFonts w:ascii="仿宋" w:hAnsi="仿宋" w:eastAsia="仿宋" w:cs="宋体"/>
                <w:b/>
                <w:bCs/>
                <w:color w:val="FFFFFF"/>
                <w:kern w:val="0"/>
                <w:sz w:val="21"/>
                <w:szCs w:val="21"/>
                <w14:ligatures w14:val="none"/>
              </w:rPr>
              <w:t>客户名称</w:t>
            </w:r>
          </w:p>
        </w:tc>
        <w:tc>
          <w:tcPr>
            <w:tcW w:w="0" w:type="auto"/>
            <w:tcBorders>
              <w:top w:val="single" w:color="000000" w:sz="8" w:space="0"/>
              <w:left w:val="nil"/>
              <w:bottom w:val="single" w:color="000000" w:sz="8" w:space="0"/>
              <w:right w:val="single" w:color="000000" w:sz="8" w:space="0"/>
            </w:tcBorders>
            <w:shd w:val="clear" w:color="000000" w:fill="4472C4"/>
            <w:vAlign w:val="center"/>
          </w:tcPr>
          <w:p w14:paraId="73A0BF93">
            <w:pPr>
              <w:widowControl/>
              <w:spacing w:after="0" w:line="240" w:lineRule="auto"/>
              <w:jc w:val="center"/>
              <w:rPr>
                <w:rFonts w:hint="eastAsia" w:ascii="仿宋" w:hAnsi="仿宋" w:eastAsia="仿宋" w:cs="宋体"/>
                <w:b/>
                <w:bCs/>
                <w:color w:val="FFFFFF"/>
                <w:kern w:val="0"/>
                <w:sz w:val="21"/>
                <w:szCs w:val="21"/>
                <w14:ligatures w14:val="none"/>
              </w:rPr>
            </w:pPr>
            <w:r>
              <w:rPr>
                <w:rFonts w:ascii="仿宋" w:hAnsi="仿宋" w:eastAsia="仿宋" w:cs="宋体"/>
                <w:b/>
                <w:bCs/>
                <w:color w:val="FFFFFF"/>
                <w:kern w:val="0"/>
                <w:sz w:val="21"/>
                <w:szCs w:val="21"/>
                <w14:ligatures w14:val="none"/>
              </w:rPr>
              <w:t>销售产品/服务</w:t>
            </w:r>
          </w:p>
        </w:tc>
        <w:tc>
          <w:tcPr>
            <w:tcW w:w="0" w:type="auto"/>
            <w:tcBorders>
              <w:top w:val="single" w:color="000000" w:sz="8" w:space="0"/>
              <w:left w:val="nil"/>
              <w:bottom w:val="single" w:color="000000" w:sz="8" w:space="0"/>
              <w:right w:val="single" w:color="000000" w:sz="8" w:space="0"/>
            </w:tcBorders>
            <w:shd w:val="clear" w:color="000000" w:fill="4472C4"/>
            <w:vAlign w:val="center"/>
          </w:tcPr>
          <w:p w14:paraId="78E25566">
            <w:pPr>
              <w:widowControl/>
              <w:spacing w:after="0" w:line="240" w:lineRule="auto"/>
              <w:jc w:val="center"/>
              <w:rPr>
                <w:rFonts w:hint="eastAsia" w:ascii="仿宋" w:hAnsi="仿宋" w:eastAsia="仿宋" w:cs="宋体"/>
                <w:b/>
                <w:bCs/>
                <w:color w:val="FFFFFF"/>
                <w:kern w:val="0"/>
                <w:sz w:val="21"/>
                <w:szCs w:val="21"/>
                <w14:ligatures w14:val="none"/>
              </w:rPr>
            </w:pPr>
            <w:r>
              <w:rPr>
                <w:rFonts w:ascii="仿宋" w:hAnsi="仿宋" w:eastAsia="仿宋" w:cs="宋体"/>
                <w:b/>
                <w:bCs/>
                <w:color w:val="FFFFFF"/>
                <w:kern w:val="0"/>
                <w:sz w:val="21"/>
                <w:szCs w:val="21"/>
                <w14:ligatures w14:val="none"/>
              </w:rPr>
              <w:t>销售额</w:t>
            </w:r>
          </w:p>
        </w:tc>
        <w:tc>
          <w:tcPr>
            <w:tcW w:w="0" w:type="auto"/>
            <w:tcBorders>
              <w:top w:val="single" w:color="000000" w:sz="8" w:space="0"/>
              <w:left w:val="nil"/>
              <w:bottom w:val="single" w:color="000000" w:sz="8" w:space="0"/>
              <w:right w:val="single" w:color="000000" w:sz="8" w:space="0"/>
            </w:tcBorders>
            <w:shd w:val="clear" w:color="000000" w:fill="4472C4"/>
            <w:vAlign w:val="center"/>
          </w:tcPr>
          <w:p w14:paraId="1DF31295">
            <w:pPr>
              <w:widowControl/>
              <w:spacing w:after="0" w:line="240" w:lineRule="auto"/>
              <w:jc w:val="center"/>
              <w:rPr>
                <w:rFonts w:hint="eastAsia" w:ascii="仿宋" w:hAnsi="仿宋" w:eastAsia="仿宋" w:cs="宋体"/>
                <w:b/>
                <w:bCs/>
                <w:color w:val="FFFFFF"/>
                <w:kern w:val="0"/>
                <w:sz w:val="21"/>
                <w:szCs w:val="21"/>
                <w14:ligatures w14:val="none"/>
              </w:rPr>
            </w:pPr>
            <w:r>
              <w:rPr>
                <w:rFonts w:ascii="仿宋" w:hAnsi="仿宋" w:eastAsia="仿宋" w:cs="宋体"/>
                <w:b/>
                <w:bCs/>
                <w:color w:val="FFFFFF"/>
                <w:kern w:val="0"/>
                <w:sz w:val="21"/>
                <w:szCs w:val="21"/>
                <w14:ligatures w14:val="none"/>
              </w:rPr>
              <w:t>销售占比</w:t>
            </w:r>
          </w:p>
        </w:tc>
      </w:tr>
      <w:tr w14:paraId="11FADACB">
        <w:trPr>
          <w:trHeight w:val="714" w:hRule="atLeast"/>
        </w:trPr>
        <w:tc>
          <w:tcPr>
            <w:tcW w:w="3314" w:type="dxa"/>
            <w:tcBorders>
              <w:top w:val="nil"/>
              <w:left w:val="single" w:color="000000" w:sz="8" w:space="0"/>
              <w:bottom w:val="single" w:color="000000" w:sz="8" w:space="0"/>
              <w:right w:val="single" w:color="000000" w:sz="8" w:space="0"/>
            </w:tcBorders>
            <w:vAlign w:val="center"/>
          </w:tcPr>
          <w:p w14:paraId="12499F1E">
            <w:pPr>
              <w:widowControl/>
              <w:spacing w:after="0" w:line="240" w:lineRule="auto"/>
              <w:jc w:val="center"/>
              <w:rPr>
                <w:rFonts w:hint="eastAsia" w:ascii="仿宋" w:hAnsi="仿宋" w:eastAsia="仿宋" w:cs="宋体"/>
                <w:color w:val="000000"/>
                <w:kern w:val="0"/>
                <w:sz w:val="21"/>
                <w:szCs w:val="21"/>
                <w14:ligatures w14:val="none"/>
              </w:rPr>
            </w:pPr>
            <w:r>
              <w:rPr>
                <w:rFonts w:ascii="仿宋" w:hAnsi="仿宋" w:eastAsia="仿宋" w:cs="宋体"/>
                <w:color w:val="000000"/>
                <w:kern w:val="0"/>
                <w:sz w:val="21"/>
                <w:szCs w:val="21"/>
                <w14:ligatures w14:val="none"/>
              </w:rPr>
              <w:t>杭州第九区科技有限公司</w:t>
            </w:r>
          </w:p>
        </w:tc>
        <w:tc>
          <w:tcPr>
            <w:tcW w:w="0" w:type="auto"/>
            <w:tcBorders>
              <w:top w:val="nil"/>
              <w:left w:val="nil"/>
              <w:bottom w:val="single" w:color="000000" w:sz="8" w:space="0"/>
              <w:right w:val="single" w:color="000000" w:sz="8" w:space="0"/>
            </w:tcBorders>
            <w:vAlign w:val="center"/>
          </w:tcPr>
          <w:p w14:paraId="2D6A08B5">
            <w:pPr>
              <w:widowControl/>
              <w:spacing w:after="0" w:line="240" w:lineRule="auto"/>
              <w:jc w:val="center"/>
              <w:rPr>
                <w:rFonts w:hint="eastAsia" w:ascii="仿宋" w:hAnsi="仿宋" w:eastAsia="仿宋" w:cs="宋体"/>
                <w:color w:val="000000"/>
                <w:kern w:val="0"/>
                <w:sz w:val="21"/>
                <w:szCs w:val="21"/>
                <w14:ligatures w14:val="none"/>
              </w:rPr>
            </w:pPr>
            <w:r>
              <w:rPr>
                <w:rFonts w:ascii="仿宋" w:hAnsi="仿宋" w:eastAsia="仿宋" w:cs="宋体"/>
                <w:color w:val="000000"/>
                <w:kern w:val="0"/>
                <w:sz w:val="21"/>
                <w:szCs w:val="21"/>
                <w14:ligatures w14:val="none"/>
              </w:rPr>
              <w:t>终端检测设备</w:t>
            </w:r>
          </w:p>
        </w:tc>
        <w:tc>
          <w:tcPr>
            <w:tcW w:w="0" w:type="auto"/>
            <w:tcBorders>
              <w:top w:val="nil"/>
              <w:left w:val="nil"/>
              <w:bottom w:val="single" w:color="000000" w:sz="8" w:space="0"/>
              <w:right w:val="single" w:color="000000" w:sz="8" w:space="0"/>
            </w:tcBorders>
            <w:vAlign w:val="center"/>
          </w:tcPr>
          <w:p w14:paraId="57DCD42E">
            <w:pPr>
              <w:widowControl/>
              <w:spacing w:after="0" w:line="240" w:lineRule="auto"/>
              <w:jc w:val="center"/>
              <w:rPr>
                <w:rFonts w:hint="eastAsia" w:ascii="仿宋" w:hAnsi="仿宋" w:eastAsia="仿宋" w:cs="宋体"/>
                <w:color w:val="000000"/>
                <w:kern w:val="0"/>
                <w:sz w:val="21"/>
                <w:szCs w:val="21"/>
                <w14:ligatures w14:val="none"/>
              </w:rPr>
            </w:pPr>
            <w:r>
              <w:rPr>
                <w:rFonts w:ascii="仿宋" w:hAnsi="仿宋" w:eastAsia="仿宋" w:cs="宋体"/>
                <w:color w:val="000000"/>
                <w:kern w:val="0"/>
                <w:sz w:val="21"/>
                <w:szCs w:val="21"/>
                <w14:ligatures w14:val="none"/>
              </w:rPr>
              <w:t>487.4万元</w:t>
            </w:r>
          </w:p>
        </w:tc>
        <w:tc>
          <w:tcPr>
            <w:tcW w:w="0" w:type="auto"/>
            <w:tcBorders>
              <w:top w:val="nil"/>
              <w:left w:val="nil"/>
              <w:bottom w:val="single" w:color="000000" w:sz="8" w:space="0"/>
              <w:right w:val="single" w:color="000000" w:sz="8" w:space="0"/>
            </w:tcBorders>
            <w:vAlign w:val="center"/>
          </w:tcPr>
          <w:p w14:paraId="4DC4CD0A">
            <w:pPr>
              <w:widowControl/>
              <w:spacing w:after="0" w:line="240" w:lineRule="auto"/>
              <w:jc w:val="center"/>
              <w:rPr>
                <w:rFonts w:hint="eastAsia" w:ascii="仿宋" w:hAnsi="仿宋" w:eastAsia="仿宋" w:cs="宋体"/>
                <w:color w:val="000000"/>
                <w:kern w:val="0"/>
                <w:sz w:val="21"/>
                <w:szCs w:val="21"/>
                <w14:ligatures w14:val="none"/>
              </w:rPr>
            </w:pPr>
            <w:r>
              <w:rPr>
                <w:rFonts w:hint="eastAsia" w:ascii="仿宋" w:hAnsi="仿宋" w:eastAsia="仿宋"/>
                <w:color w:val="000000"/>
                <w:sz w:val="20"/>
                <w:szCs w:val="20"/>
              </w:rPr>
              <w:t>57%</w:t>
            </w:r>
          </w:p>
        </w:tc>
      </w:tr>
      <w:tr w14:paraId="60B6ADA3">
        <w:trPr>
          <w:trHeight w:val="572" w:hRule="atLeast"/>
        </w:trPr>
        <w:tc>
          <w:tcPr>
            <w:tcW w:w="3314" w:type="dxa"/>
            <w:tcBorders>
              <w:top w:val="nil"/>
              <w:left w:val="single" w:color="000000" w:sz="8" w:space="0"/>
              <w:bottom w:val="single" w:color="000000" w:sz="8" w:space="0"/>
              <w:right w:val="single" w:color="000000" w:sz="8" w:space="0"/>
            </w:tcBorders>
            <w:vAlign w:val="center"/>
          </w:tcPr>
          <w:p w14:paraId="5FA84F46">
            <w:pPr>
              <w:widowControl/>
              <w:spacing w:after="0" w:line="240" w:lineRule="auto"/>
              <w:jc w:val="center"/>
              <w:rPr>
                <w:rFonts w:hint="eastAsia" w:ascii="仿宋" w:hAnsi="仿宋" w:eastAsia="仿宋" w:cs="宋体"/>
                <w:color w:val="000000"/>
                <w:kern w:val="0"/>
                <w:sz w:val="21"/>
                <w:szCs w:val="21"/>
                <w14:ligatures w14:val="none"/>
              </w:rPr>
            </w:pPr>
            <w:r>
              <w:rPr>
                <w:rFonts w:ascii="仿宋" w:hAnsi="仿宋" w:eastAsia="仿宋" w:cs="宋体"/>
                <w:color w:val="000000"/>
                <w:kern w:val="0"/>
                <w:sz w:val="21"/>
                <w:szCs w:val="21"/>
                <w14:ligatures w14:val="none"/>
              </w:rPr>
              <w:t>衢州学院</w:t>
            </w:r>
          </w:p>
        </w:tc>
        <w:tc>
          <w:tcPr>
            <w:tcW w:w="0" w:type="auto"/>
            <w:tcBorders>
              <w:top w:val="nil"/>
              <w:left w:val="nil"/>
              <w:bottom w:val="single" w:color="000000" w:sz="8" w:space="0"/>
              <w:right w:val="single" w:color="000000" w:sz="8" w:space="0"/>
            </w:tcBorders>
            <w:vAlign w:val="center"/>
          </w:tcPr>
          <w:p w14:paraId="56F60CBE">
            <w:pPr>
              <w:widowControl/>
              <w:spacing w:after="0" w:line="240" w:lineRule="auto"/>
              <w:jc w:val="center"/>
              <w:rPr>
                <w:rFonts w:hint="eastAsia" w:ascii="仿宋" w:hAnsi="仿宋" w:eastAsia="仿宋" w:cs="宋体"/>
                <w:color w:val="000000"/>
                <w:kern w:val="0"/>
                <w:sz w:val="21"/>
                <w:szCs w:val="21"/>
                <w14:ligatures w14:val="none"/>
              </w:rPr>
            </w:pPr>
            <w:r>
              <w:rPr>
                <w:rFonts w:ascii="仿宋" w:hAnsi="仿宋" w:eastAsia="仿宋" w:cs="宋体"/>
                <w:color w:val="000000"/>
                <w:kern w:val="0"/>
                <w:sz w:val="21"/>
                <w:szCs w:val="21"/>
                <w14:ligatures w14:val="none"/>
              </w:rPr>
              <w:t>检测设备+科研服务</w:t>
            </w:r>
          </w:p>
        </w:tc>
        <w:tc>
          <w:tcPr>
            <w:tcW w:w="0" w:type="auto"/>
            <w:tcBorders>
              <w:top w:val="nil"/>
              <w:left w:val="nil"/>
              <w:bottom w:val="single" w:color="000000" w:sz="8" w:space="0"/>
              <w:right w:val="single" w:color="000000" w:sz="8" w:space="0"/>
            </w:tcBorders>
            <w:vAlign w:val="center"/>
          </w:tcPr>
          <w:p w14:paraId="3853A679">
            <w:pPr>
              <w:widowControl/>
              <w:spacing w:after="0" w:line="240" w:lineRule="auto"/>
              <w:jc w:val="center"/>
              <w:rPr>
                <w:rFonts w:hint="eastAsia" w:ascii="仿宋" w:hAnsi="仿宋" w:eastAsia="仿宋" w:cs="宋体"/>
                <w:color w:val="000000"/>
                <w:kern w:val="0"/>
                <w:sz w:val="21"/>
                <w:szCs w:val="21"/>
                <w14:ligatures w14:val="none"/>
              </w:rPr>
            </w:pPr>
            <w:r>
              <w:rPr>
                <w:rFonts w:ascii="仿宋" w:hAnsi="仿宋" w:eastAsia="仿宋" w:cs="宋体"/>
                <w:color w:val="000000"/>
                <w:kern w:val="0"/>
                <w:sz w:val="21"/>
                <w:szCs w:val="21"/>
                <w14:ligatures w14:val="none"/>
              </w:rPr>
              <w:t>95.7万元</w:t>
            </w:r>
          </w:p>
        </w:tc>
        <w:tc>
          <w:tcPr>
            <w:tcW w:w="0" w:type="auto"/>
            <w:tcBorders>
              <w:top w:val="nil"/>
              <w:left w:val="nil"/>
              <w:bottom w:val="single" w:color="000000" w:sz="8" w:space="0"/>
              <w:right w:val="single" w:color="000000" w:sz="8" w:space="0"/>
            </w:tcBorders>
            <w:vAlign w:val="center"/>
          </w:tcPr>
          <w:p w14:paraId="7C263470">
            <w:pPr>
              <w:widowControl/>
              <w:spacing w:after="0" w:line="240" w:lineRule="auto"/>
              <w:jc w:val="center"/>
              <w:rPr>
                <w:rFonts w:hint="eastAsia" w:ascii="仿宋" w:hAnsi="仿宋" w:eastAsia="仿宋" w:cs="宋体"/>
                <w:color w:val="000000"/>
                <w:kern w:val="0"/>
                <w:sz w:val="21"/>
                <w:szCs w:val="21"/>
                <w14:ligatures w14:val="none"/>
              </w:rPr>
            </w:pPr>
            <w:r>
              <w:rPr>
                <w:rFonts w:hint="eastAsia" w:ascii="仿宋" w:hAnsi="仿宋" w:eastAsia="仿宋"/>
                <w:color w:val="000000"/>
                <w:sz w:val="20"/>
                <w:szCs w:val="20"/>
              </w:rPr>
              <w:t>11%</w:t>
            </w:r>
          </w:p>
        </w:tc>
      </w:tr>
      <w:tr w14:paraId="4F08E884">
        <w:trPr>
          <w:trHeight w:val="572" w:hRule="atLeast"/>
        </w:trPr>
        <w:tc>
          <w:tcPr>
            <w:tcW w:w="3314" w:type="dxa"/>
            <w:tcBorders>
              <w:top w:val="nil"/>
              <w:left w:val="single" w:color="000000" w:sz="8" w:space="0"/>
              <w:bottom w:val="single" w:color="000000" w:sz="8" w:space="0"/>
              <w:right w:val="single" w:color="000000" w:sz="8" w:space="0"/>
            </w:tcBorders>
            <w:vAlign w:val="center"/>
          </w:tcPr>
          <w:p w14:paraId="5B303748">
            <w:pPr>
              <w:widowControl/>
              <w:spacing w:after="0" w:line="240" w:lineRule="auto"/>
              <w:jc w:val="center"/>
              <w:rPr>
                <w:rFonts w:hint="eastAsia" w:ascii="仿宋" w:hAnsi="仿宋" w:eastAsia="仿宋" w:cs="宋体"/>
                <w:color w:val="000000"/>
                <w:kern w:val="0"/>
                <w:sz w:val="21"/>
                <w:szCs w:val="21"/>
                <w14:ligatures w14:val="none"/>
              </w:rPr>
            </w:pPr>
            <w:r>
              <w:rPr>
                <w:rFonts w:ascii="仿宋" w:hAnsi="仿宋" w:eastAsia="仿宋" w:cs="宋体"/>
                <w:color w:val="000000"/>
                <w:kern w:val="0"/>
                <w:sz w:val="21"/>
                <w:szCs w:val="21"/>
                <w14:ligatures w14:val="none"/>
              </w:rPr>
              <w:t>吉利汽车</w:t>
            </w:r>
          </w:p>
        </w:tc>
        <w:tc>
          <w:tcPr>
            <w:tcW w:w="0" w:type="auto"/>
            <w:tcBorders>
              <w:top w:val="nil"/>
              <w:left w:val="nil"/>
              <w:bottom w:val="single" w:color="000000" w:sz="8" w:space="0"/>
              <w:right w:val="single" w:color="000000" w:sz="8" w:space="0"/>
            </w:tcBorders>
            <w:vAlign w:val="center"/>
          </w:tcPr>
          <w:p w14:paraId="63C5A2AA">
            <w:pPr>
              <w:widowControl/>
              <w:spacing w:after="0" w:line="240" w:lineRule="auto"/>
              <w:jc w:val="center"/>
              <w:rPr>
                <w:rFonts w:hint="eastAsia" w:ascii="仿宋" w:hAnsi="仿宋" w:eastAsia="仿宋" w:cs="宋体"/>
                <w:color w:val="000000"/>
                <w:kern w:val="0"/>
                <w:sz w:val="21"/>
                <w:szCs w:val="21"/>
                <w14:ligatures w14:val="none"/>
              </w:rPr>
            </w:pPr>
            <w:r>
              <w:rPr>
                <w:rFonts w:ascii="仿宋" w:hAnsi="仿宋" w:eastAsia="仿宋" w:cs="宋体"/>
                <w:color w:val="000000"/>
                <w:kern w:val="0"/>
                <w:sz w:val="21"/>
                <w:szCs w:val="21"/>
                <w14:ligatures w14:val="none"/>
              </w:rPr>
              <w:t>车规级样件+联合开发</w:t>
            </w:r>
          </w:p>
        </w:tc>
        <w:tc>
          <w:tcPr>
            <w:tcW w:w="0" w:type="auto"/>
            <w:tcBorders>
              <w:top w:val="nil"/>
              <w:left w:val="nil"/>
              <w:bottom w:val="single" w:color="000000" w:sz="8" w:space="0"/>
              <w:right w:val="single" w:color="000000" w:sz="8" w:space="0"/>
            </w:tcBorders>
            <w:vAlign w:val="center"/>
          </w:tcPr>
          <w:p w14:paraId="2FFE47F9">
            <w:pPr>
              <w:widowControl/>
              <w:spacing w:after="0" w:line="240" w:lineRule="auto"/>
              <w:jc w:val="center"/>
              <w:rPr>
                <w:rFonts w:hint="eastAsia" w:ascii="仿宋" w:hAnsi="仿宋" w:eastAsia="仿宋" w:cs="宋体"/>
                <w:color w:val="000000"/>
                <w:kern w:val="0"/>
                <w:sz w:val="21"/>
                <w:szCs w:val="21"/>
                <w14:ligatures w14:val="none"/>
              </w:rPr>
            </w:pPr>
            <w:r>
              <w:rPr>
                <w:rFonts w:ascii="仿宋" w:hAnsi="仿宋" w:eastAsia="仿宋" w:cs="宋体"/>
                <w:color w:val="000000"/>
                <w:kern w:val="0"/>
                <w:sz w:val="21"/>
                <w:szCs w:val="21"/>
                <w14:ligatures w14:val="none"/>
              </w:rPr>
              <w:t>60.0万元</w:t>
            </w:r>
          </w:p>
        </w:tc>
        <w:tc>
          <w:tcPr>
            <w:tcW w:w="0" w:type="auto"/>
            <w:tcBorders>
              <w:top w:val="nil"/>
              <w:left w:val="nil"/>
              <w:bottom w:val="single" w:color="000000" w:sz="8" w:space="0"/>
              <w:right w:val="single" w:color="000000" w:sz="8" w:space="0"/>
            </w:tcBorders>
            <w:vAlign w:val="center"/>
          </w:tcPr>
          <w:p w14:paraId="491BEABB">
            <w:pPr>
              <w:widowControl/>
              <w:spacing w:after="0" w:line="240" w:lineRule="auto"/>
              <w:jc w:val="center"/>
              <w:rPr>
                <w:rFonts w:hint="eastAsia" w:ascii="仿宋" w:hAnsi="仿宋" w:eastAsia="仿宋" w:cs="宋体"/>
                <w:color w:val="000000"/>
                <w:kern w:val="0"/>
                <w:sz w:val="21"/>
                <w:szCs w:val="21"/>
                <w14:ligatures w14:val="none"/>
              </w:rPr>
            </w:pPr>
            <w:r>
              <w:rPr>
                <w:rFonts w:hint="eastAsia" w:ascii="仿宋" w:hAnsi="仿宋" w:eastAsia="仿宋"/>
                <w:color w:val="000000"/>
                <w:sz w:val="20"/>
                <w:szCs w:val="20"/>
              </w:rPr>
              <w:t>7%</w:t>
            </w:r>
          </w:p>
        </w:tc>
      </w:tr>
      <w:tr w14:paraId="3CE9E6E4">
        <w:trPr>
          <w:trHeight w:val="714" w:hRule="atLeast"/>
        </w:trPr>
        <w:tc>
          <w:tcPr>
            <w:tcW w:w="3314" w:type="dxa"/>
            <w:tcBorders>
              <w:top w:val="nil"/>
              <w:left w:val="single" w:color="000000" w:sz="8" w:space="0"/>
              <w:bottom w:val="single" w:color="000000" w:sz="8" w:space="0"/>
              <w:right w:val="single" w:color="000000" w:sz="8" w:space="0"/>
            </w:tcBorders>
            <w:vAlign w:val="center"/>
          </w:tcPr>
          <w:p w14:paraId="23CCEEF7">
            <w:pPr>
              <w:widowControl/>
              <w:spacing w:after="0" w:line="240" w:lineRule="auto"/>
              <w:jc w:val="center"/>
              <w:rPr>
                <w:rFonts w:hint="eastAsia" w:ascii="仿宋" w:hAnsi="仿宋" w:eastAsia="仿宋" w:cs="宋体"/>
                <w:color w:val="000000"/>
                <w:kern w:val="0"/>
                <w:sz w:val="21"/>
                <w:szCs w:val="21"/>
                <w14:ligatures w14:val="none"/>
              </w:rPr>
            </w:pPr>
            <w:r>
              <w:rPr>
                <w:rFonts w:ascii="仿宋" w:hAnsi="仿宋" w:eastAsia="仿宋" w:cs="宋体"/>
                <w:color w:val="000000"/>
                <w:kern w:val="0"/>
                <w:sz w:val="21"/>
                <w:szCs w:val="21"/>
                <w14:ligatures w14:val="none"/>
              </w:rPr>
              <w:t>浙江中环瑞蓝科技发展有限公司</w:t>
            </w:r>
          </w:p>
        </w:tc>
        <w:tc>
          <w:tcPr>
            <w:tcW w:w="0" w:type="auto"/>
            <w:tcBorders>
              <w:top w:val="nil"/>
              <w:left w:val="nil"/>
              <w:bottom w:val="single" w:color="000000" w:sz="8" w:space="0"/>
              <w:right w:val="single" w:color="000000" w:sz="8" w:space="0"/>
            </w:tcBorders>
            <w:vAlign w:val="center"/>
          </w:tcPr>
          <w:p w14:paraId="07F83980">
            <w:pPr>
              <w:widowControl/>
              <w:spacing w:after="0" w:line="240" w:lineRule="auto"/>
              <w:jc w:val="center"/>
              <w:rPr>
                <w:rFonts w:hint="eastAsia" w:ascii="仿宋" w:hAnsi="仿宋" w:eastAsia="仿宋" w:cs="宋体"/>
                <w:color w:val="000000"/>
                <w:kern w:val="0"/>
                <w:sz w:val="21"/>
                <w:szCs w:val="21"/>
                <w14:ligatures w14:val="none"/>
              </w:rPr>
            </w:pPr>
            <w:r>
              <w:rPr>
                <w:rFonts w:ascii="仿宋" w:hAnsi="仿宋" w:eastAsia="仿宋" w:cs="宋体"/>
                <w:color w:val="000000"/>
                <w:kern w:val="0"/>
                <w:sz w:val="21"/>
                <w:szCs w:val="21"/>
                <w14:ligatures w14:val="none"/>
              </w:rPr>
              <w:t>终端检测设备</w:t>
            </w:r>
          </w:p>
        </w:tc>
        <w:tc>
          <w:tcPr>
            <w:tcW w:w="0" w:type="auto"/>
            <w:tcBorders>
              <w:top w:val="nil"/>
              <w:left w:val="nil"/>
              <w:bottom w:val="single" w:color="000000" w:sz="8" w:space="0"/>
              <w:right w:val="single" w:color="000000" w:sz="8" w:space="0"/>
            </w:tcBorders>
            <w:vAlign w:val="center"/>
          </w:tcPr>
          <w:p w14:paraId="58C286B7">
            <w:pPr>
              <w:widowControl/>
              <w:spacing w:after="0" w:line="240" w:lineRule="auto"/>
              <w:jc w:val="center"/>
              <w:rPr>
                <w:rFonts w:hint="eastAsia" w:ascii="仿宋" w:hAnsi="仿宋" w:eastAsia="仿宋" w:cs="宋体"/>
                <w:color w:val="000000"/>
                <w:kern w:val="0"/>
                <w:sz w:val="21"/>
                <w:szCs w:val="21"/>
                <w14:ligatures w14:val="none"/>
              </w:rPr>
            </w:pPr>
            <w:r>
              <w:rPr>
                <w:rFonts w:ascii="仿宋" w:hAnsi="仿宋" w:eastAsia="仿宋" w:cs="宋体"/>
                <w:color w:val="000000"/>
                <w:kern w:val="0"/>
                <w:sz w:val="21"/>
                <w:szCs w:val="21"/>
                <w14:ligatures w14:val="none"/>
              </w:rPr>
              <w:t>22.8万元</w:t>
            </w:r>
          </w:p>
        </w:tc>
        <w:tc>
          <w:tcPr>
            <w:tcW w:w="0" w:type="auto"/>
            <w:tcBorders>
              <w:top w:val="nil"/>
              <w:left w:val="nil"/>
              <w:bottom w:val="single" w:color="000000" w:sz="8" w:space="0"/>
              <w:right w:val="single" w:color="000000" w:sz="8" w:space="0"/>
            </w:tcBorders>
            <w:vAlign w:val="center"/>
          </w:tcPr>
          <w:p w14:paraId="39B7028E">
            <w:pPr>
              <w:widowControl/>
              <w:spacing w:after="0" w:line="240" w:lineRule="auto"/>
              <w:jc w:val="center"/>
              <w:rPr>
                <w:rFonts w:hint="eastAsia" w:ascii="仿宋" w:hAnsi="仿宋" w:eastAsia="仿宋" w:cs="宋体"/>
                <w:color w:val="000000"/>
                <w:kern w:val="0"/>
                <w:sz w:val="21"/>
                <w:szCs w:val="21"/>
                <w14:ligatures w14:val="none"/>
              </w:rPr>
            </w:pPr>
            <w:r>
              <w:rPr>
                <w:rFonts w:hint="eastAsia" w:ascii="仿宋" w:hAnsi="仿宋" w:eastAsia="仿宋"/>
                <w:color w:val="000000"/>
                <w:sz w:val="20"/>
                <w:szCs w:val="20"/>
              </w:rPr>
              <w:t>3%</w:t>
            </w:r>
          </w:p>
        </w:tc>
      </w:tr>
      <w:tr w14:paraId="71C0F561">
        <w:trPr>
          <w:trHeight w:val="572" w:hRule="atLeast"/>
        </w:trPr>
        <w:tc>
          <w:tcPr>
            <w:tcW w:w="3314" w:type="dxa"/>
            <w:tcBorders>
              <w:top w:val="nil"/>
              <w:left w:val="single" w:color="000000" w:sz="8" w:space="0"/>
              <w:bottom w:val="single" w:color="000000" w:sz="8" w:space="0"/>
              <w:right w:val="single" w:color="000000" w:sz="8" w:space="0"/>
            </w:tcBorders>
            <w:vAlign w:val="center"/>
          </w:tcPr>
          <w:p w14:paraId="744B827B">
            <w:pPr>
              <w:widowControl/>
              <w:spacing w:after="0" w:line="240" w:lineRule="auto"/>
              <w:jc w:val="center"/>
              <w:rPr>
                <w:rFonts w:hint="eastAsia" w:ascii="仿宋" w:hAnsi="仿宋" w:eastAsia="仿宋" w:cs="宋体"/>
                <w:color w:val="000000"/>
                <w:kern w:val="0"/>
                <w:sz w:val="21"/>
                <w:szCs w:val="21"/>
                <w14:ligatures w14:val="none"/>
              </w:rPr>
            </w:pPr>
            <w:r>
              <w:rPr>
                <w:rFonts w:ascii="仿宋" w:hAnsi="仿宋" w:eastAsia="仿宋" w:cs="宋体"/>
                <w:color w:val="000000"/>
                <w:kern w:val="0"/>
                <w:sz w:val="21"/>
                <w:szCs w:val="21"/>
                <w14:ligatures w14:val="none"/>
              </w:rPr>
              <w:t>大金创新科技（深圳）有限公司</w:t>
            </w:r>
          </w:p>
        </w:tc>
        <w:tc>
          <w:tcPr>
            <w:tcW w:w="0" w:type="auto"/>
            <w:tcBorders>
              <w:top w:val="nil"/>
              <w:left w:val="nil"/>
              <w:bottom w:val="single" w:color="000000" w:sz="8" w:space="0"/>
              <w:right w:val="single" w:color="000000" w:sz="8" w:space="0"/>
            </w:tcBorders>
            <w:vAlign w:val="center"/>
          </w:tcPr>
          <w:p w14:paraId="0FD997BB">
            <w:pPr>
              <w:widowControl/>
              <w:spacing w:after="0" w:line="240" w:lineRule="auto"/>
              <w:jc w:val="center"/>
              <w:rPr>
                <w:rFonts w:hint="eastAsia" w:ascii="仿宋" w:hAnsi="仿宋" w:eastAsia="仿宋" w:cs="宋体"/>
                <w:color w:val="000000"/>
                <w:kern w:val="0"/>
                <w:sz w:val="21"/>
                <w:szCs w:val="21"/>
                <w14:ligatures w14:val="none"/>
              </w:rPr>
            </w:pPr>
            <w:r>
              <w:rPr>
                <w:rFonts w:ascii="仿宋" w:hAnsi="仿宋" w:eastAsia="仿宋" w:cs="宋体"/>
                <w:color w:val="000000"/>
                <w:kern w:val="0"/>
                <w:sz w:val="21"/>
                <w:szCs w:val="21"/>
                <w14:ligatures w14:val="none"/>
              </w:rPr>
              <w:t>传感器测试服务</w:t>
            </w:r>
          </w:p>
        </w:tc>
        <w:tc>
          <w:tcPr>
            <w:tcW w:w="0" w:type="auto"/>
            <w:tcBorders>
              <w:top w:val="nil"/>
              <w:left w:val="nil"/>
              <w:bottom w:val="single" w:color="000000" w:sz="8" w:space="0"/>
              <w:right w:val="single" w:color="000000" w:sz="8" w:space="0"/>
            </w:tcBorders>
            <w:vAlign w:val="center"/>
          </w:tcPr>
          <w:p w14:paraId="299E9BE7">
            <w:pPr>
              <w:widowControl/>
              <w:spacing w:after="0" w:line="240" w:lineRule="auto"/>
              <w:jc w:val="center"/>
              <w:rPr>
                <w:rFonts w:hint="eastAsia" w:ascii="仿宋" w:hAnsi="仿宋" w:eastAsia="仿宋" w:cs="宋体"/>
                <w:color w:val="000000"/>
                <w:kern w:val="0"/>
                <w:sz w:val="21"/>
                <w:szCs w:val="21"/>
                <w14:ligatures w14:val="none"/>
              </w:rPr>
            </w:pPr>
            <w:r>
              <w:rPr>
                <w:rFonts w:ascii="仿宋" w:hAnsi="仿宋" w:eastAsia="仿宋" w:cs="宋体"/>
                <w:color w:val="000000"/>
                <w:kern w:val="0"/>
                <w:sz w:val="21"/>
                <w:szCs w:val="21"/>
                <w14:ligatures w14:val="none"/>
              </w:rPr>
              <w:t>15.</w:t>
            </w:r>
            <w:r>
              <w:rPr>
                <w:rFonts w:hint="eastAsia" w:ascii="仿宋" w:hAnsi="仿宋" w:eastAsia="仿宋" w:cs="宋体"/>
                <w:color w:val="000000"/>
                <w:kern w:val="0"/>
                <w:sz w:val="21"/>
                <w:szCs w:val="21"/>
                <w14:ligatures w14:val="none"/>
              </w:rPr>
              <w:t>7</w:t>
            </w:r>
            <w:r>
              <w:rPr>
                <w:rFonts w:ascii="仿宋" w:hAnsi="仿宋" w:eastAsia="仿宋" w:cs="宋体"/>
                <w:color w:val="000000"/>
                <w:kern w:val="0"/>
                <w:sz w:val="21"/>
                <w:szCs w:val="21"/>
                <w14:ligatures w14:val="none"/>
              </w:rPr>
              <w:t>万元</w:t>
            </w:r>
          </w:p>
        </w:tc>
        <w:tc>
          <w:tcPr>
            <w:tcW w:w="0" w:type="auto"/>
            <w:tcBorders>
              <w:top w:val="nil"/>
              <w:left w:val="nil"/>
              <w:bottom w:val="single" w:color="000000" w:sz="8" w:space="0"/>
              <w:right w:val="single" w:color="000000" w:sz="8" w:space="0"/>
            </w:tcBorders>
            <w:vAlign w:val="center"/>
          </w:tcPr>
          <w:p w14:paraId="44CFC4E2">
            <w:pPr>
              <w:widowControl/>
              <w:spacing w:after="0" w:line="240" w:lineRule="auto"/>
              <w:jc w:val="center"/>
              <w:rPr>
                <w:rFonts w:hint="eastAsia" w:ascii="仿宋" w:hAnsi="仿宋" w:eastAsia="仿宋" w:cs="宋体"/>
                <w:color w:val="000000"/>
                <w:kern w:val="0"/>
                <w:sz w:val="21"/>
                <w:szCs w:val="21"/>
                <w14:ligatures w14:val="none"/>
              </w:rPr>
            </w:pPr>
            <w:r>
              <w:rPr>
                <w:rFonts w:hint="eastAsia" w:ascii="仿宋" w:hAnsi="仿宋" w:eastAsia="仿宋"/>
                <w:color w:val="000000"/>
                <w:sz w:val="20"/>
                <w:szCs w:val="20"/>
              </w:rPr>
              <w:t>2%</w:t>
            </w:r>
          </w:p>
        </w:tc>
      </w:tr>
      <w:tr w14:paraId="0B5E4D55">
        <w:trPr>
          <w:trHeight w:val="714" w:hRule="atLeast"/>
        </w:trPr>
        <w:tc>
          <w:tcPr>
            <w:tcW w:w="3314" w:type="dxa"/>
            <w:tcBorders>
              <w:top w:val="nil"/>
              <w:left w:val="single" w:color="000000" w:sz="8" w:space="0"/>
              <w:bottom w:val="single" w:color="000000" w:sz="8" w:space="0"/>
              <w:right w:val="single" w:color="000000" w:sz="8" w:space="0"/>
            </w:tcBorders>
            <w:vAlign w:val="center"/>
          </w:tcPr>
          <w:p w14:paraId="12927DEE">
            <w:pPr>
              <w:widowControl/>
              <w:spacing w:after="0" w:line="240" w:lineRule="auto"/>
              <w:jc w:val="center"/>
              <w:rPr>
                <w:rFonts w:hint="eastAsia" w:ascii="仿宋" w:hAnsi="仿宋" w:eastAsia="仿宋" w:cs="宋体"/>
                <w:color w:val="000000"/>
                <w:kern w:val="0"/>
                <w:sz w:val="21"/>
                <w:szCs w:val="21"/>
                <w14:ligatures w14:val="none"/>
              </w:rPr>
            </w:pPr>
            <w:r>
              <w:rPr>
                <w:rFonts w:ascii="仿宋" w:hAnsi="仿宋" w:eastAsia="仿宋" w:cs="宋体"/>
                <w:color w:val="000000"/>
                <w:kern w:val="0"/>
                <w:sz w:val="21"/>
                <w:szCs w:val="21"/>
                <w14:ligatures w14:val="none"/>
              </w:rPr>
              <w:t>合计</w:t>
            </w:r>
          </w:p>
        </w:tc>
        <w:tc>
          <w:tcPr>
            <w:tcW w:w="0" w:type="auto"/>
            <w:tcBorders>
              <w:top w:val="nil"/>
              <w:left w:val="nil"/>
              <w:bottom w:val="single" w:color="000000" w:sz="8" w:space="0"/>
              <w:right w:val="single" w:color="000000" w:sz="8" w:space="0"/>
            </w:tcBorders>
            <w:vAlign w:val="center"/>
          </w:tcPr>
          <w:p w14:paraId="18F5D853">
            <w:pPr>
              <w:widowControl/>
              <w:spacing w:after="0" w:line="240" w:lineRule="auto"/>
              <w:jc w:val="center"/>
              <w:rPr>
                <w:rFonts w:hint="eastAsia" w:ascii="仿宋" w:hAnsi="仿宋" w:eastAsia="仿宋" w:cs="宋体"/>
                <w:color w:val="000000"/>
                <w:kern w:val="0"/>
                <w:sz w:val="21"/>
                <w:szCs w:val="21"/>
                <w14:ligatures w14:val="none"/>
              </w:rPr>
            </w:pPr>
            <w:r>
              <w:rPr>
                <w:rFonts w:ascii="仿宋" w:hAnsi="仿宋" w:eastAsia="仿宋" w:cs="宋体"/>
                <w:color w:val="000000"/>
                <w:kern w:val="0"/>
                <w:sz w:val="21"/>
                <w:szCs w:val="21"/>
                <w14:ligatures w14:val="none"/>
              </w:rPr>
              <w:t>—</w:t>
            </w:r>
          </w:p>
        </w:tc>
        <w:tc>
          <w:tcPr>
            <w:tcW w:w="0" w:type="auto"/>
            <w:tcBorders>
              <w:top w:val="nil"/>
              <w:left w:val="nil"/>
              <w:bottom w:val="single" w:color="000000" w:sz="8" w:space="0"/>
              <w:right w:val="single" w:color="000000" w:sz="8" w:space="0"/>
            </w:tcBorders>
            <w:vAlign w:val="center"/>
          </w:tcPr>
          <w:p w14:paraId="2A7898DB">
            <w:pPr>
              <w:widowControl/>
              <w:spacing w:after="0" w:line="240" w:lineRule="auto"/>
              <w:jc w:val="center"/>
              <w:rPr>
                <w:rFonts w:hint="eastAsia" w:ascii="仿宋" w:hAnsi="仿宋" w:eastAsia="仿宋" w:cs="宋体"/>
                <w:color w:val="000000"/>
                <w:kern w:val="0"/>
                <w:sz w:val="21"/>
                <w:szCs w:val="21"/>
                <w14:ligatures w14:val="none"/>
              </w:rPr>
            </w:pPr>
            <w:r>
              <w:rPr>
                <w:rFonts w:ascii="仿宋" w:hAnsi="仿宋" w:eastAsia="仿宋" w:cs="宋体"/>
                <w:color w:val="000000"/>
                <w:kern w:val="0"/>
                <w:sz w:val="21"/>
                <w:szCs w:val="21"/>
                <w14:ligatures w14:val="none"/>
              </w:rPr>
              <w:t>681.6万元</w:t>
            </w:r>
          </w:p>
        </w:tc>
        <w:tc>
          <w:tcPr>
            <w:tcW w:w="0" w:type="auto"/>
            <w:tcBorders>
              <w:top w:val="nil"/>
              <w:left w:val="nil"/>
              <w:bottom w:val="single" w:color="000000" w:sz="8" w:space="0"/>
              <w:right w:val="single" w:color="000000" w:sz="8" w:space="0"/>
            </w:tcBorders>
            <w:vAlign w:val="center"/>
          </w:tcPr>
          <w:p w14:paraId="6F8CE5F1">
            <w:pPr>
              <w:widowControl/>
              <w:spacing w:after="0" w:line="240" w:lineRule="auto"/>
              <w:jc w:val="center"/>
              <w:rPr>
                <w:rFonts w:hint="eastAsia" w:ascii="仿宋" w:hAnsi="仿宋" w:eastAsia="仿宋" w:cs="宋体"/>
                <w:color w:val="000000"/>
                <w:kern w:val="0"/>
                <w:sz w:val="21"/>
                <w:szCs w:val="21"/>
                <w14:ligatures w14:val="none"/>
              </w:rPr>
            </w:pPr>
            <w:r>
              <w:rPr>
                <w:rFonts w:hint="eastAsia" w:ascii="仿宋" w:hAnsi="仿宋" w:eastAsia="仿宋"/>
                <w:color w:val="000000"/>
                <w:sz w:val="20"/>
                <w:szCs w:val="20"/>
              </w:rPr>
              <w:t>79%</w:t>
            </w:r>
          </w:p>
        </w:tc>
      </w:tr>
    </w:tbl>
    <w:p w14:paraId="3C60D9C9">
      <w:pPr>
        <w:pStyle w:val="12"/>
        <w:spacing w:before="109" w:line="360" w:lineRule="auto"/>
        <w:outlineLvl w:val="0"/>
        <w:rPr>
          <w:rFonts w:hint="eastAsia" w:ascii="华文楷体" w:hAnsi="华文楷体" w:eastAsia="华文楷体" w:cs="华文楷体"/>
          <w:b/>
          <w:bCs/>
          <w:spacing w:val="-8"/>
          <w:sz w:val="36"/>
          <w:szCs w:val="36"/>
          <w:lang w:eastAsia="zh-CN"/>
        </w:rPr>
      </w:pPr>
      <w:bookmarkStart w:id="149" w:name="_Toc236409693"/>
      <w:r>
        <w:rPr>
          <w:rFonts w:hint="eastAsia" w:ascii="华文楷体" w:hAnsi="华文楷体" w:eastAsia="华文楷体" w:cs="华文楷体"/>
          <w:b/>
          <w:bCs/>
          <w:spacing w:val="-8"/>
          <w:sz w:val="36"/>
          <w:szCs w:val="36"/>
          <w:lang w:eastAsia="zh-CN"/>
        </w:rPr>
        <w:t>4.财务分析</w:t>
      </w:r>
      <w:bookmarkEnd w:id="149"/>
    </w:p>
    <w:p w14:paraId="6A8FBFFF">
      <w:pPr>
        <w:pStyle w:val="12"/>
        <w:spacing w:before="129" w:line="360" w:lineRule="auto"/>
        <w:ind w:left="34"/>
        <w:outlineLvl w:val="1"/>
        <w:rPr>
          <w:rFonts w:hint="eastAsia" w:ascii="华文楷体" w:hAnsi="华文楷体" w:eastAsia="华文楷体" w:cs="华文楷体"/>
          <w:b/>
          <w:bCs/>
          <w:spacing w:val="-4"/>
          <w:sz w:val="32"/>
          <w:szCs w:val="32"/>
          <w:lang w:eastAsia="zh-CN"/>
        </w:rPr>
      </w:pPr>
      <w:bookmarkStart w:id="150" w:name="_Toc236409694"/>
      <w:bookmarkStart w:id="151" w:name="_Toc226042728"/>
      <w:bookmarkStart w:id="152" w:name="OLE_LINK134"/>
      <w:r>
        <w:rPr>
          <w:rFonts w:hint="eastAsia" w:ascii="华文楷体" w:hAnsi="华文楷体" w:eastAsia="华文楷体" w:cs="华文楷体"/>
          <w:b/>
          <w:bCs/>
          <w:spacing w:val="-4"/>
          <w:sz w:val="32"/>
          <w:szCs w:val="32"/>
          <w:lang w:eastAsia="zh-CN"/>
        </w:rPr>
        <w:t>4.1利润表分析</w:t>
      </w:r>
      <w:bookmarkEnd w:id="150"/>
      <w:bookmarkEnd w:id="151"/>
    </w:p>
    <w:bookmarkEnd w:id="152"/>
    <w:p w14:paraId="1FFDB640">
      <w:pPr>
        <w:ind w:firstLine="560" w:firstLineChars="200"/>
        <w:jc w:val="both"/>
        <w:rPr>
          <w:rFonts w:hint="eastAsia" w:ascii="仿宋" w:hAnsi="仿宋" w:eastAsia="仿宋"/>
          <w:color w:val="000000" w:themeColor="text1"/>
          <w:sz w:val="28"/>
          <w:szCs w:val="32"/>
          <w14:textFill>
            <w14:solidFill>
              <w14:schemeClr w14:val="tx1"/>
            </w14:solidFill>
          </w14:textFill>
        </w:rPr>
      </w:pPr>
      <w:r>
        <w:rPr>
          <w:rFonts w:hint="eastAsia" w:ascii="仿宋" w:hAnsi="仿宋" w:eastAsia="仿宋"/>
          <w:color w:val="000000" w:themeColor="text1"/>
          <w:sz w:val="28"/>
          <w:szCs w:val="32"/>
          <w14:textFill>
            <w14:solidFill>
              <w14:schemeClr w14:val="tx1"/>
            </w14:solidFill>
          </w14:textFill>
        </w:rPr>
        <w:t>2025年度公司实现合并营业收入758万元，较2024年合并营业收入452万元，同比增长67.65%。其中，核心业务主体宁波中科微感2025年度实现营业收入628万元，相较2024年营业收入139万元同比增长352%，主要得益于公司环境检测产品销售规模增长，同时公司技术研发合作收入提高。下属子公司启微数感主要面向院校提供科研产品及技术服务，2025年度实现营业收入110万元，较2024年312万元同比下降64.74%，该波动主要受2024年一笔208.5万元院校一次性大额采购订单影响，剔除后营收变动幅度较小。</w:t>
      </w:r>
    </w:p>
    <w:p w14:paraId="5DFA14D6">
      <w:pPr>
        <w:ind w:firstLine="560" w:firstLineChars="200"/>
        <w:jc w:val="both"/>
        <w:rPr>
          <w:rFonts w:hint="eastAsia" w:ascii="仿宋" w:hAnsi="仿宋" w:eastAsia="仿宋"/>
          <w:color w:val="000000" w:themeColor="text1"/>
          <w:sz w:val="28"/>
          <w:szCs w:val="32"/>
          <w14:textFill>
            <w14:solidFill>
              <w14:schemeClr w14:val="tx1"/>
            </w14:solidFill>
          </w14:textFill>
        </w:rPr>
      </w:pPr>
      <w:r>
        <w:rPr>
          <w:rFonts w:hint="eastAsia" w:ascii="仿宋" w:hAnsi="仿宋" w:eastAsia="仿宋"/>
          <w:color w:val="000000" w:themeColor="text1"/>
          <w:sz w:val="28"/>
          <w:szCs w:val="32"/>
          <w14:textFill>
            <w14:solidFill>
              <w14:schemeClr w14:val="tx1"/>
            </w14:solidFill>
          </w14:textFill>
        </w:rPr>
        <w:t>费用方面，2025年度管理费用同比增长22.71%至330万元，主要由于人员增加及安徽公司设立所带来的费用支出上升；2025年度研发费用基本维持不变321万元，是公司主要费用投入，为维持公司持续经营，公司未进行研发扩张。宁波启微数感公司与宁波材料所签订专利使用费，使用时限为2023年-2025年三年，每年50万合计150万元，计入研发费用中。2025年款项已经支付完毕，2026年将不会有该块费用支出。</w:t>
      </w:r>
    </w:p>
    <w:p w14:paraId="5DFE2B62">
      <w:pPr>
        <w:ind w:firstLine="560" w:firstLineChars="200"/>
        <w:jc w:val="both"/>
        <w:rPr>
          <w:rFonts w:hint="eastAsia" w:ascii="仿宋" w:hAnsi="仿宋" w:eastAsia="仿宋"/>
          <w:color w:val="000000" w:themeColor="text1"/>
          <w:sz w:val="28"/>
          <w:szCs w:val="32"/>
          <w14:textFill>
            <w14:solidFill>
              <w14:schemeClr w14:val="tx1"/>
            </w14:solidFill>
          </w14:textFill>
        </w:rPr>
      </w:pPr>
      <w:r>
        <w:rPr>
          <w:rFonts w:hint="eastAsia" w:ascii="仿宋" w:hAnsi="仿宋" w:eastAsia="仿宋"/>
          <w:color w:val="000000" w:themeColor="text1"/>
          <w:sz w:val="28"/>
          <w:szCs w:val="32"/>
          <w14:textFill>
            <w14:solidFill>
              <w14:schemeClr w14:val="tx1"/>
            </w14:solidFill>
          </w14:textFill>
        </w:rPr>
        <w:t>2025年度实现净利润14万元，实现扭亏为盈。值得注意的是，2025年公司获得政府补助172万元，计入营业外收入，是实现盈利的重要因素。若剔除政府补助，公司仍处于亏损状态（营业利润-172万元）。公司2025年营业收入中主要业务构成为环保卫士产品，营业收入占比65%，技术合作研发收入占比20%，其余为小批量的模组产品和套件产品销售，合同金额低，客户数量大。</w:t>
      </w:r>
    </w:p>
    <w:p w14:paraId="7AD3400A">
      <w:pPr>
        <w:ind w:firstLine="560" w:firstLineChars="200"/>
        <w:jc w:val="both"/>
        <w:rPr>
          <w:rFonts w:hint="eastAsia" w:ascii="仿宋" w:hAnsi="仿宋" w:eastAsia="仿宋"/>
          <w:color w:val="000000" w:themeColor="text1"/>
          <w:sz w:val="28"/>
          <w:szCs w:val="32"/>
          <w14:textFill>
            <w14:solidFill>
              <w14:schemeClr w14:val="tx1"/>
            </w14:solidFill>
          </w14:textFill>
        </w:rPr>
      </w:pPr>
      <w:r>
        <w:rPr>
          <w:rFonts w:hint="eastAsia" w:ascii="仿宋" w:hAnsi="仿宋" w:eastAsia="仿宋"/>
          <w:color w:val="000000" w:themeColor="text1"/>
          <w:sz w:val="28"/>
          <w:szCs w:val="32"/>
          <w14:textFill>
            <w14:solidFill>
              <w14:schemeClr w14:val="tx1"/>
            </w14:solidFill>
          </w14:textFill>
        </w:rPr>
        <w:t>公司2026年1-6月确认收入金额仅为100万元+，环保卫士产品2026年签订合同金额约为75万元，主要大客户为杭州第九区科技有限公司，也是公司2025年第一大客户，客户结构单一。</w:t>
      </w:r>
    </w:p>
    <w:p w14:paraId="154CBFFD">
      <w:pPr>
        <w:ind w:firstLine="560" w:firstLineChars="200"/>
        <w:jc w:val="both"/>
        <w:rPr>
          <w:rFonts w:hint="eastAsia" w:ascii="仿宋" w:hAnsi="仿宋" w:eastAsia="仿宋"/>
          <w:color w:val="000000" w:themeColor="text1"/>
          <w:sz w:val="28"/>
          <w:szCs w:val="32"/>
          <w14:textFill>
            <w14:solidFill>
              <w14:schemeClr w14:val="tx1"/>
            </w14:solidFill>
          </w14:textFill>
        </w:rPr>
      </w:pPr>
      <w:r>
        <w:rPr>
          <w:rFonts w:hint="eastAsia" w:ascii="仿宋" w:hAnsi="仿宋" w:eastAsia="仿宋"/>
          <w:color w:val="000000" w:themeColor="text1"/>
          <w:sz w:val="28"/>
          <w:szCs w:val="32"/>
          <w14:textFill>
            <w14:solidFill>
              <w14:schemeClr w14:val="tx1"/>
            </w14:solidFill>
          </w14:textFill>
        </w:rPr>
        <w:t>宁波市政府与公司签订的共计400万元的“双创中心人才项目政府补助合同</w:t>
      </w:r>
      <w:r>
        <w:rPr>
          <w:rFonts w:ascii="仿宋" w:hAnsi="仿宋" w:eastAsia="仿宋"/>
          <w:color w:val="000000" w:themeColor="text1"/>
          <w:sz w:val="28"/>
          <w:szCs w:val="32"/>
          <w14:textFill>
            <w14:solidFill>
              <w14:schemeClr w14:val="tx1"/>
            </w14:solidFill>
          </w14:textFill>
        </w:rPr>
        <w:t>，</w:t>
      </w:r>
      <w:r>
        <w:rPr>
          <w:rFonts w:hint="eastAsia" w:ascii="仿宋" w:hAnsi="仿宋" w:eastAsia="仿宋"/>
          <w:color w:val="000000" w:themeColor="text1"/>
          <w:sz w:val="28"/>
          <w:szCs w:val="32"/>
          <w14:textFill>
            <w14:solidFill>
              <w14:schemeClr w14:val="tx1"/>
            </w14:solidFill>
          </w14:textFill>
        </w:rPr>
        <w:t>在达成人才引进和资金投入的情况下在第一年、第二年、第四年按照4、3、3的比例进行发放。</w:t>
      </w:r>
    </w:p>
    <w:tbl>
      <w:tblPr>
        <w:tblStyle w:val="21"/>
        <w:tblW w:w="7530" w:type="dxa"/>
        <w:jc w:val="center"/>
        <w:tblLayout w:type="autofit"/>
        <w:tblCellMar>
          <w:top w:w="0" w:type="dxa"/>
          <w:left w:w="108" w:type="dxa"/>
          <w:bottom w:w="0" w:type="dxa"/>
          <w:right w:w="108" w:type="dxa"/>
        </w:tblCellMar>
      </w:tblPr>
      <w:tblGrid>
        <w:gridCol w:w="1844"/>
        <w:gridCol w:w="1895"/>
        <w:gridCol w:w="1895"/>
        <w:gridCol w:w="1896"/>
      </w:tblGrid>
      <w:tr w14:paraId="432C134E">
        <w:trPr>
          <w:trHeight w:val="320" w:hRule="atLeast"/>
          <w:jc w:val="center"/>
        </w:trPr>
        <w:tc>
          <w:tcPr>
            <w:tcW w:w="1844" w:type="dxa"/>
            <w:tcBorders>
              <w:top w:val="single" w:color="000000" w:sz="8" w:space="0"/>
              <w:left w:val="single" w:color="000000" w:sz="8" w:space="0"/>
              <w:bottom w:val="single" w:color="000000" w:sz="8" w:space="0"/>
              <w:right w:val="single" w:color="000000" w:sz="8" w:space="0"/>
            </w:tcBorders>
            <w:shd w:val="clear" w:color="auto" w:fill="4472C4"/>
            <w:vAlign w:val="center"/>
          </w:tcPr>
          <w:p w14:paraId="3C6E063B">
            <w:pPr>
              <w:widowControl/>
              <w:jc w:val="center"/>
              <w:textAlignment w:val="top"/>
              <w:rPr>
                <w:rFonts w:hint="eastAsia" w:ascii="仿宋" w:hAnsi="仿宋" w:eastAsia="仿宋" w:cs="仿宋"/>
                <w:b/>
                <w:bCs/>
                <w:color w:val="FFFFFF"/>
                <w:sz w:val="20"/>
                <w:szCs w:val="20"/>
              </w:rPr>
            </w:pPr>
            <w:bookmarkStart w:id="153" w:name="_Toc226042729"/>
            <w:bookmarkStart w:id="154" w:name="OLE_LINK138"/>
            <w:r>
              <w:rPr>
                <w:rFonts w:hint="eastAsia" w:ascii="仿宋" w:hAnsi="仿宋" w:eastAsia="仿宋" w:cs="仿宋"/>
                <w:b/>
                <w:bCs/>
                <w:color w:val="FFFFFF"/>
                <w:kern w:val="0"/>
                <w:sz w:val="20"/>
                <w:szCs w:val="20"/>
                <w:lang w:bidi="ar"/>
              </w:rPr>
              <w:t>项目</w:t>
            </w:r>
          </w:p>
        </w:tc>
        <w:tc>
          <w:tcPr>
            <w:tcW w:w="1895" w:type="dxa"/>
            <w:tcBorders>
              <w:top w:val="single" w:color="000000" w:sz="8" w:space="0"/>
              <w:left w:val="single" w:color="000000" w:sz="8" w:space="0"/>
              <w:bottom w:val="single" w:color="000000" w:sz="8" w:space="0"/>
              <w:right w:val="single" w:color="000000" w:sz="8" w:space="0"/>
            </w:tcBorders>
            <w:shd w:val="clear" w:color="auto" w:fill="4472C4"/>
            <w:vAlign w:val="bottom"/>
          </w:tcPr>
          <w:p w14:paraId="63F1DD8C">
            <w:pPr>
              <w:widowControl/>
              <w:jc w:val="center"/>
              <w:textAlignment w:val="top"/>
              <w:rPr>
                <w:rFonts w:hint="eastAsia" w:ascii="仿宋" w:hAnsi="仿宋" w:eastAsia="仿宋" w:cs="仿宋"/>
                <w:b/>
                <w:bCs/>
                <w:color w:val="FFFFFF"/>
                <w:sz w:val="20"/>
                <w:szCs w:val="20"/>
              </w:rPr>
            </w:pPr>
            <w:r>
              <w:rPr>
                <w:rFonts w:hint="eastAsia" w:ascii="仿宋" w:hAnsi="仿宋" w:eastAsia="仿宋" w:cs="仿宋"/>
                <w:b/>
                <w:bCs/>
                <w:color w:val="FFFFFF"/>
                <w:kern w:val="0"/>
                <w:sz w:val="20"/>
                <w:szCs w:val="20"/>
                <w:lang w:bidi="ar"/>
              </w:rPr>
              <w:t>2025年(万元)</w:t>
            </w:r>
          </w:p>
        </w:tc>
        <w:tc>
          <w:tcPr>
            <w:tcW w:w="1895" w:type="dxa"/>
            <w:tcBorders>
              <w:top w:val="single" w:color="000000" w:sz="8" w:space="0"/>
              <w:left w:val="single" w:color="000000" w:sz="8" w:space="0"/>
              <w:bottom w:val="single" w:color="000000" w:sz="8" w:space="0"/>
              <w:right w:val="single" w:color="000000" w:sz="8" w:space="0"/>
            </w:tcBorders>
            <w:shd w:val="clear" w:color="auto" w:fill="4472C4"/>
            <w:vAlign w:val="bottom"/>
          </w:tcPr>
          <w:p w14:paraId="50CD3513">
            <w:pPr>
              <w:widowControl/>
              <w:jc w:val="center"/>
              <w:textAlignment w:val="top"/>
              <w:rPr>
                <w:rFonts w:hint="eastAsia" w:ascii="仿宋" w:hAnsi="仿宋" w:eastAsia="仿宋" w:cs="仿宋"/>
                <w:b/>
                <w:bCs/>
                <w:color w:val="FFFFFF"/>
                <w:sz w:val="20"/>
                <w:szCs w:val="20"/>
              </w:rPr>
            </w:pPr>
            <w:r>
              <w:rPr>
                <w:rFonts w:hint="eastAsia" w:ascii="仿宋" w:hAnsi="仿宋" w:eastAsia="仿宋" w:cs="仿宋"/>
                <w:b/>
                <w:bCs/>
                <w:color w:val="FFFFFF"/>
                <w:kern w:val="0"/>
                <w:sz w:val="20"/>
                <w:szCs w:val="20"/>
                <w:lang w:bidi="ar"/>
              </w:rPr>
              <w:t>2024年(万元)</w:t>
            </w:r>
          </w:p>
        </w:tc>
        <w:tc>
          <w:tcPr>
            <w:tcW w:w="1896" w:type="dxa"/>
            <w:tcBorders>
              <w:top w:val="single" w:color="000000" w:sz="8" w:space="0"/>
              <w:left w:val="single" w:color="000000" w:sz="8" w:space="0"/>
              <w:bottom w:val="single" w:color="000000" w:sz="8" w:space="0"/>
              <w:right w:val="single" w:color="000000" w:sz="8" w:space="0"/>
            </w:tcBorders>
            <w:shd w:val="clear" w:color="auto" w:fill="4472C4"/>
            <w:vAlign w:val="bottom"/>
          </w:tcPr>
          <w:p w14:paraId="6B7A0559">
            <w:pPr>
              <w:widowControl/>
              <w:jc w:val="center"/>
              <w:textAlignment w:val="top"/>
              <w:rPr>
                <w:rFonts w:hint="eastAsia" w:ascii="仿宋" w:hAnsi="仿宋" w:eastAsia="仿宋" w:cs="仿宋"/>
                <w:b/>
                <w:bCs/>
                <w:color w:val="FFFFFF"/>
                <w:sz w:val="20"/>
                <w:szCs w:val="20"/>
              </w:rPr>
            </w:pPr>
            <w:r>
              <w:rPr>
                <w:rFonts w:hint="eastAsia" w:ascii="仿宋" w:hAnsi="仿宋" w:eastAsia="仿宋" w:cs="仿宋"/>
                <w:b/>
                <w:bCs/>
                <w:color w:val="FFFFFF"/>
                <w:kern w:val="0"/>
                <w:sz w:val="20"/>
                <w:szCs w:val="20"/>
                <w:lang w:bidi="ar"/>
              </w:rPr>
              <w:t>同比变动</w:t>
            </w:r>
          </w:p>
        </w:tc>
      </w:tr>
      <w:tr w14:paraId="4D297177">
        <w:trPr>
          <w:trHeight w:val="320" w:hRule="atLeast"/>
          <w:jc w:val="center"/>
        </w:trPr>
        <w:tc>
          <w:tcPr>
            <w:tcW w:w="1844" w:type="dxa"/>
            <w:tcBorders>
              <w:top w:val="nil"/>
              <w:left w:val="single" w:color="000000" w:sz="8" w:space="0"/>
              <w:bottom w:val="single" w:color="000000" w:sz="8" w:space="0"/>
              <w:right w:val="single" w:color="000000" w:sz="8" w:space="0"/>
            </w:tcBorders>
            <w:vAlign w:val="center"/>
          </w:tcPr>
          <w:p w14:paraId="0CED6770">
            <w:pPr>
              <w:widowControl/>
              <w:jc w:val="center"/>
              <w:textAlignment w:val="top"/>
              <w:rPr>
                <w:rFonts w:hint="eastAsia" w:ascii="仿宋" w:hAnsi="仿宋" w:eastAsia="仿宋" w:cs="仿宋"/>
                <w:color w:val="000000"/>
                <w:sz w:val="20"/>
                <w:szCs w:val="20"/>
              </w:rPr>
            </w:pPr>
            <w:r>
              <w:rPr>
                <w:rFonts w:hint="eastAsia" w:ascii="仿宋" w:hAnsi="仿宋" w:eastAsia="仿宋" w:cs="仿宋"/>
                <w:color w:val="000000"/>
                <w:kern w:val="0"/>
                <w:sz w:val="20"/>
                <w:szCs w:val="20"/>
                <w:lang w:bidi="ar"/>
              </w:rPr>
              <w:t>营业收入</w:t>
            </w:r>
          </w:p>
        </w:tc>
        <w:tc>
          <w:tcPr>
            <w:tcW w:w="1895" w:type="dxa"/>
            <w:tcBorders>
              <w:top w:val="nil"/>
              <w:left w:val="single" w:color="000000" w:sz="8" w:space="0"/>
              <w:bottom w:val="single" w:color="000000" w:sz="8" w:space="0"/>
              <w:right w:val="single" w:color="000000" w:sz="8" w:space="0"/>
            </w:tcBorders>
          </w:tcPr>
          <w:p w14:paraId="0AA5EDD6">
            <w:pPr>
              <w:widowControl/>
              <w:jc w:val="center"/>
              <w:textAlignment w:val="top"/>
              <w:rPr>
                <w:rFonts w:hint="eastAsia" w:ascii="仿宋" w:hAnsi="仿宋" w:eastAsia="仿宋" w:cs="仿宋"/>
                <w:color w:val="000000"/>
                <w:sz w:val="20"/>
                <w:szCs w:val="20"/>
              </w:rPr>
            </w:pPr>
            <w:r>
              <w:rPr>
                <w:rFonts w:hint="eastAsia" w:ascii="仿宋" w:hAnsi="仿宋" w:eastAsia="仿宋" w:cs="仿宋"/>
                <w:color w:val="000000"/>
                <w:kern w:val="0"/>
                <w:sz w:val="20"/>
                <w:szCs w:val="20"/>
                <w:lang w:bidi="ar"/>
              </w:rPr>
              <w:t>758.24</w:t>
            </w:r>
          </w:p>
        </w:tc>
        <w:tc>
          <w:tcPr>
            <w:tcW w:w="1895" w:type="dxa"/>
            <w:tcBorders>
              <w:top w:val="nil"/>
              <w:left w:val="single" w:color="000000" w:sz="8" w:space="0"/>
              <w:bottom w:val="single" w:color="000000" w:sz="8" w:space="0"/>
              <w:right w:val="single" w:color="000000" w:sz="8" w:space="0"/>
            </w:tcBorders>
          </w:tcPr>
          <w:p w14:paraId="1AA1DC6C">
            <w:pPr>
              <w:widowControl/>
              <w:jc w:val="center"/>
              <w:textAlignment w:val="top"/>
              <w:rPr>
                <w:rFonts w:hint="eastAsia" w:ascii="仿宋" w:hAnsi="仿宋" w:eastAsia="仿宋" w:cs="仿宋"/>
                <w:color w:val="000000"/>
                <w:sz w:val="20"/>
                <w:szCs w:val="20"/>
              </w:rPr>
            </w:pPr>
            <w:r>
              <w:rPr>
                <w:rFonts w:hint="eastAsia" w:ascii="仿宋" w:hAnsi="仿宋" w:eastAsia="仿宋" w:cs="仿宋"/>
                <w:color w:val="000000"/>
                <w:kern w:val="0"/>
                <w:sz w:val="20"/>
                <w:szCs w:val="20"/>
                <w:lang w:bidi="ar"/>
              </w:rPr>
              <w:t>452.27</w:t>
            </w:r>
          </w:p>
        </w:tc>
        <w:tc>
          <w:tcPr>
            <w:tcW w:w="1896" w:type="dxa"/>
            <w:tcBorders>
              <w:top w:val="nil"/>
              <w:left w:val="single" w:color="000000" w:sz="8" w:space="0"/>
              <w:bottom w:val="single" w:color="000000" w:sz="8" w:space="0"/>
              <w:right w:val="single" w:color="000000" w:sz="8" w:space="0"/>
            </w:tcBorders>
          </w:tcPr>
          <w:p w14:paraId="4E91DF1E">
            <w:pPr>
              <w:widowControl/>
              <w:jc w:val="center"/>
              <w:textAlignment w:val="top"/>
              <w:rPr>
                <w:rFonts w:hint="eastAsia" w:ascii="仿宋" w:hAnsi="仿宋" w:eastAsia="仿宋" w:cs="仿宋"/>
                <w:color w:val="000000"/>
                <w:sz w:val="20"/>
                <w:szCs w:val="20"/>
              </w:rPr>
            </w:pPr>
            <w:r>
              <w:rPr>
                <w:rFonts w:hint="eastAsia" w:ascii="仿宋" w:hAnsi="仿宋" w:eastAsia="仿宋" w:cs="仿宋"/>
                <w:color w:val="000000"/>
                <w:kern w:val="0"/>
                <w:sz w:val="20"/>
                <w:szCs w:val="20"/>
                <w:lang w:bidi="ar"/>
              </w:rPr>
              <w:t>67.65%</w:t>
            </w:r>
          </w:p>
        </w:tc>
      </w:tr>
      <w:tr w14:paraId="075290DA">
        <w:trPr>
          <w:trHeight w:val="320" w:hRule="atLeast"/>
          <w:jc w:val="center"/>
        </w:trPr>
        <w:tc>
          <w:tcPr>
            <w:tcW w:w="1844" w:type="dxa"/>
            <w:tcBorders>
              <w:top w:val="nil"/>
              <w:left w:val="single" w:color="000000" w:sz="8" w:space="0"/>
              <w:bottom w:val="single" w:color="000000" w:sz="8" w:space="0"/>
              <w:right w:val="single" w:color="000000" w:sz="8" w:space="0"/>
            </w:tcBorders>
            <w:vAlign w:val="center"/>
          </w:tcPr>
          <w:p w14:paraId="49F2CDD4">
            <w:pPr>
              <w:widowControl/>
              <w:jc w:val="center"/>
              <w:textAlignment w:val="top"/>
              <w:rPr>
                <w:rFonts w:hint="eastAsia" w:ascii="仿宋" w:hAnsi="仿宋" w:eastAsia="仿宋" w:cs="仿宋"/>
                <w:color w:val="000000"/>
                <w:sz w:val="20"/>
                <w:szCs w:val="20"/>
              </w:rPr>
            </w:pPr>
            <w:r>
              <w:rPr>
                <w:rFonts w:hint="eastAsia" w:ascii="仿宋" w:hAnsi="仿宋" w:eastAsia="仿宋" w:cs="仿宋"/>
                <w:color w:val="000000"/>
                <w:kern w:val="0"/>
                <w:sz w:val="20"/>
                <w:szCs w:val="20"/>
                <w:lang w:bidi="ar"/>
              </w:rPr>
              <w:t>营业成本</w:t>
            </w:r>
          </w:p>
        </w:tc>
        <w:tc>
          <w:tcPr>
            <w:tcW w:w="1895" w:type="dxa"/>
            <w:tcBorders>
              <w:top w:val="nil"/>
              <w:left w:val="single" w:color="000000" w:sz="8" w:space="0"/>
              <w:bottom w:val="single" w:color="000000" w:sz="8" w:space="0"/>
              <w:right w:val="single" w:color="000000" w:sz="8" w:space="0"/>
            </w:tcBorders>
          </w:tcPr>
          <w:p w14:paraId="02CF1191">
            <w:pPr>
              <w:widowControl/>
              <w:jc w:val="center"/>
              <w:textAlignment w:val="top"/>
              <w:rPr>
                <w:rFonts w:hint="eastAsia" w:ascii="仿宋" w:hAnsi="仿宋" w:eastAsia="仿宋" w:cs="仿宋"/>
                <w:color w:val="000000"/>
                <w:sz w:val="20"/>
                <w:szCs w:val="20"/>
              </w:rPr>
            </w:pPr>
            <w:r>
              <w:rPr>
                <w:rFonts w:hint="eastAsia" w:ascii="仿宋" w:hAnsi="仿宋" w:eastAsia="仿宋" w:cs="仿宋"/>
                <w:color w:val="000000"/>
                <w:kern w:val="0"/>
                <w:sz w:val="20"/>
                <w:szCs w:val="20"/>
                <w:lang w:bidi="ar"/>
              </w:rPr>
              <w:t>246.85</w:t>
            </w:r>
          </w:p>
        </w:tc>
        <w:tc>
          <w:tcPr>
            <w:tcW w:w="1895" w:type="dxa"/>
            <w:tcBorders>
              <w:top w:val="nil"/>
              <w:left w:val="single" w:color="000000" w:sz="8" w:space="0"/>
              <w:bottom w:val="single" w:color="000000" w:sz="8" w:space="0"/>
              <w:right w:val="single" w:color="000000" w:sz="8" w:space="0"/>
            </w:tcBorders>
          </w:tcPr>
          <w:p w14:paraId="5CE18918">
            <w:pPr>
              <w:widowControl/>
              <w:jc w:val="center"/>
              <w:textAlignment w:val="top"/>
              <w:rPr>
                <w:rFonts w:hint="eastAsia" w:ascii="仿宋" w:hAnsi="仿宋" w:eastAsia="仿宋" w:cs="仿宋"/>
                <w:color w:val="000000"/>
                <w:sz w:val="20"/>
                <w:szCs w:val="20"/>
              </w:rPr>
            </w:pPr>
            <w:r>
              <w:rPr>
                <w:rFonts w:hint="eastAsia" w:ascii="仿宋" w:hAnsi="仿宋" w:eastAsia="仿宋" w:cs="仿宋"/>
                <w:color w:val="000000"/>
                <w:kern w:val="0"/>
                <w:sz w:val="20"/>
                <w:szCs w:val="20"/>
                <w:lang w:bidi="ar"/>
              </w:rPr>
              <w:t>241.31</w:t>
            </w:r>
          </w:p>
        </w:tc>
        <w:tc>
          <w:tcPr>
            <w:tcW w:w="1896" w:type="dxa"/>
            <w:tcBorders>
              <w:top w:val="nil"/>
              <w:left w:val="single" w:color="000000" w:sz="8" w:space="0"/>
              <w:bottom w:val="single" w:color="000000" w:sz="8" w:space="0"/>
              <w:right w:val="single" w:color="000000" w:sz="8" w:space="0"/>
            </w:tcBorders>
          </w:tcPr>
          <w:p w14:paraId="53553802">
            <w:pPr>
              <w:widowControl/>
              <w:jc w:val="center"/>
              <w:textAlignment w:val="top"/>
              <w:rPr>
                <w:rFonts w:hint="eastAsia" w:ascii="仿宋" w:hAnsi="仿宋" w:eastAsia="仿宋" w:cs="仿宋"/>
                <w:color w:val="000000"/>
                <w:sz w:val="20"/>
                <w:szCs w:val="20"/>
              </w:rPr>
            </w:pPr>
            <w:r>
              <w:rPr>
                <w:rFonts w:hint="eastAsia" w:ascii="仿宋" w:hAnsi="仿宋" w:eastAsia="仿宋" w:cs="仿宋"/>
                <w:color w:val="000000"/>
                <w:kern w:val="0"/>
                <w:sz w:val="20"/>
                <w:szCs w:val="20"/>
                <w:lang w:bidi="ar"/>
              </w:rPr>
              <w:t>2.29%</w:t>
            </w:r>
          </w:p>
        </w:tc>
      </w:tr>
      <w:tr w14:paraId="12B3626B">
        <w:trPr>
          <w:trHeight w:val="320" w:hRule="atLeast"/>
          <w:jc w:val="center"/>
        </w:trPr>
        <w:tc>
          <w:tcPr>
            <w:tcW w:w="1844" w:type="dxa"/>
            <w:tcBorders>
              <w:top w:val="nil"/>
              <w:left w:val="single" w:color="000000" w:sz="8" w:space="0"/>
              <w:bottom w:val="single" w:color="000000" w:sz="8" w:space="0"/>
              <w:right w:val="single" w:color="000000" w:sz="8" w:space="0"/>
            </w:tcBorders>
            <w:vAlign w:val="center"/>
          </w:tcPr>
          <w:p w14:paraId="058BB2CC">
            <w:pPr>
              <w:widowControl/>
              <w:jc w:val="center"/>
              <w:textAlignment w:val="top"/>
              <w:rPr>
                <w:rFonts w:hint="eastAsia" w:ascii="仿宋" w:hAnsi="仿宋" w:eastAsia="仿宋" w:cs="仿宋"/>
                <w:color w:val="000000"/>
                <w:sz w:val="20"/>
                <w:szCs w:val="20"/>
              </w:rPr>
            </w:pPr>
            <w:r>
              <w:rPr>
                <w:rFonts w:hint="eastAsia" w:ascii="仿宋" w:hAnsi="仿宋" w:eastAsia="仿宋" w:cs="仿宋"/>
                <w:color w:val="000000"/>
                <w:kern w:val="0"/>
                <w:sz w:val="20"/>
                <w:szCs w:val="20"/>
                <w:lang w:bidi="ar"/>
              </w:rPr>
              <w:t>销售费用</w:t>
            </w:r>
          </w:p>
        </w:tc>
        <w:tc>
          <w:tcPr>
            <w:tcW w:w="1895" w:type="dxa"/>
            <w:tcBorders>
              <w:top w:val="nil"/>
              <w:left w:val="single" w:color="000000" w:sz="8" w:space="0"/>
              <w:bottom w:val="single" w:color="000000" w:sz="8" w:space="0"/>
              <w:right w:val="single" w:color="000000" w:sz="8" w:space="0"/>
            </w:tcBorders>
          </w:tcPr>
          <w:p w14:paraId="5B56E70B">
            <w:pPr>
              <w:widowControl/>
              <w:jc w:val="center"/>
              <w:textAlignment w:val="top"/>
              <w:rPr>
                <w:rFonts w:hint="eastAsia" w:ascii="仿宋" w:hAnsi="仿宋" w:eastAsia="仿宋" w:cs="仿宋"/>
                <w:color w:val="000000"/>
                <w:sz w:val="20"/>
                <w:szCs w:val="20"/>
              </w:rPr>
            </w:pPr>
            <w:r>
              <w:rPr>
                <w:rFonts w:hint="eastAsia" w:ascii="仿宋" w:hAnsi="仿宋" w:eastAsia="仿宋" w:cs="仿宋"/>
                <w:color w:val="000000"/>
                <w:kern w:val="0"/>
                <w:sz w:val="20"/>
                <w:szCs w:val="20"/>
                <w:lang w:bidi="ar"/>
              </w:rPr>
              <w:t>48.63</w:t>
            </w:r>
          </w:p>
        </w:tc>
        <w:tc>
          <w:tcPr>
            <w:tcW w:w="1895" w:type="dxa"/>
            <w:tcBorders>
              <w:top w:val="nil"/>
              <w:left w:val="single" w:color="000000" w:sz="8" w:space="0"/>
              <w:bottom w:val="single" w:color="000000" w:sz="8" w:space="0"/>
              <w:right w:val="single" w:color="000000" w:sz="8" w:space="0"/>
            </w:tcBorders>
          </w:tcPr>
          <w:p w14:paraId="2FEA6DE9">
            <w:pPr>
              <w:widowControl/>
              <w:jc w:val="center"/>
              <w:textAlignment w:val="top"/>
              <w:rPr>
                <w:rFonts w:hint="eastAsia" w:ascii="仿宋" w:hAnsi="仿宋" w:eastAsia="仿宋" w:cs="仿宋"/>
                <w:color w:val="000000"/>
                <w:sz w:val="20"/>
                <w:szCs w:val="20"/>
              </w:rPr>
            </w:pPr>
            <w:r>
              <w:rPr>
                <w:rFonts w:hint="eastAsia" w:ascii="仿宋" w:hAnsi="仿宋" w:eastAsia="仿宋" w:cs="仿宋"/>
                <w:color w:val="000000"/>
                <w:kern w:val="0"/>
                <w:sz w:val="20"/>
                <w:szCs w:val="20"/>
                <w:lang w:bidi="ar"/>
              </w:rPr>
              <w:t>47.49</w:t>
            </w:r>
          </w:p>
        </w:tc>
        <w:tc>
          <w:tcPr>
            <w:tcW w:w="1896" w:type="dxa"/>
            <w:tcBorders>
              <w:top w:val="nil"/>
              <w:left w:val="single" w:color="000000" w:sz="8" w:space="0"/>
              <w:bottom w:val="single" w:color="000000" w:sz="8" w:space="0"/>
              <w:right w:val="single" w:color="000000" w:sz="8" w:space="0"/>
            </w:tcBorders>
          </w:tcPr>
          <w:p w14:paraId="4F87401C">
            <w:pPr>
              <w:widowControl/>
              <w:jc w:val="center"/>
              <w:textAlignment w:val="top"/>
              <w:rPr>
                <w:rFonts w:hint="eastAsia" w:ascii="仿宋" w:hAnsi="仿宋" w:eastAsia="仿宋" w:cs="仿宋"/>
                <w:color w:val="000000"/>
                <w:sz w:val="20"/>
                <w:szCs w:val="20"/>
              </w:rPr>
            </w:pPr>
            <w:r>
              <w:rPr>
                <w:rFonts w:hint="eastAsia" w:ascii="仿宋" w:hAnsi="仿宋" w:eastAsia="仿宋" w:cs="仿宋"/>
                <w:color w:val="000000"/>
                <w:kern w:val="0"/>
                <w:sz w:val="20"/>
                <w:szCs w:val="20"/>
                <w:lang w:bidi="ar"/>
              </w:rPr>
              <w:t>2.41%</w:t>
            </w:r>
          </w:p>
        </w:tc>
      </w:tr>
      <w:tr w14:paraId="55A88CC1">
        <w:trPr>
          <w:trHeight w:val="320" w:hRule="atLeast"/>
          <w:jc w:val="center"/>
        </w:trPr>
        <w:tc>
          <w:tcPr>
            <w:tcW w:w="1844" w:type="dxa"/>
            <w:tcBorders>
              <w:top w:val="nil"/>
              <w:left w:val="single" w:color="000000" w:sz="8" w:space="0"/>
              <w:bottom w:val="single" w:color="000000" w:sz="8" w:space="0"/>
              <w:right w:val="single" w:color="000000" w:sz="8" w:space="0"/>
            </w:tcBorders>
            <w:vAlign w:val="center"/>
          </w:tcPr>
          <w:p w14:paraId="06D35A19">
            <w:pPr>
              <w:widowControl/>
              <w:jc w:val="center"/>
              <w:textAlignment w:val="top"/>
              <w:rPr>
                <w:rFonts w:hint="eastAsia" w:ascii="仿宋" w:hAnsi="仿宋" w:eastAsia="仿宋" w:cs="仿宋"/>
                <w:color w:val="000000"/>
                <w:sz w:val="20"/>
                <w:szCs w:val="20"/>
              </w:rPr>
            </w:pPr>
            <w:r>
              <w:rPr>
                <w:rFonts w:hint="eastAsia" w:ascii="仿宋" w:hAnsi="仿宋" w:eastAsia="仿宋" w:cs="仿宋"/>
                <w:color w:val="000000"/>
                <w:kern w:val="0"/>
                <w:sz w:val="20"/>
                <w:szCs w:val="20"/>
                <w:lang w:bidi="ar"/>
              </w:rPr>
              <w:t>管理费用</w:t>
            </w:r>
          </w:p>
        </w:tc>
        <w:tc>
          <w:tcPr>
            <w:tcW w:w="1895" w:type="dxa"/>
            <w:tcBorders>
              <w:top w:val="nil"/>
              <w:left w:val="single" w:color="000000" w:sz="8" w:space="0"/>
              <w:bottom w:val="single" w:color="000000" w:sz="8" w:space="0"/>
              <w:right w:val="single" w:color="000000" w:sz="8" w:space="0"/>
            </w:tcBorders>
          </w:tcPr>
          <w:p w14:paraId="75341F89">
            <w:pPr>
              <w:widowControl/>
              <w:jc w:val="center"/>
              <w:textAlignment w:val="top"/>
              <w:rPr>
                <w:rFonts w:hint="eastAsia" w:ascii="仿宋" w:hAnsi="仿宋" w:eastAsia="仿宋" w:cs="仿宋"/>
                <w:color w:val="000000"/>
                <w:sz w:val="20"/>
                <w:szCs w:val="20"/>
              </w:rPr>
            </w:pPr>
            <w:r>
              <w:rPr>
                <w:rFonts w:hint="eastAsia" w:ascii="仿宋" w:hAnsi="仿宋" w:eastAsia="仿宋" w:cs="仿宋"/>
                <w:color w:val="000000"/>
                <w:kern w:val="0"/>
                <w:sz w:val="20"/>
                <w:szCs w:val="20"/>
                <w:lang w:bidi="ar"/>
              </w:rPr>
              <w:t>330.68</w:t>
            </w:r>
          </w:p>
        </w:tc>
        <w:tc>
          <w:tcPr>
            <w:tcW w:w="1895" w:type="dxa"/>
            <w:tcBorders>
              <w:top w:val="nil"/>
              <w:left w:val="single" w:color="000000" w:sz="8" w:space="0"/>
              <w:bottom w:val="single" w:color="000000" w:sz="8" w:space="0"/>
              <w:right w:val="single" w:color="000000" w:sz="8" w:space="0"/>
            </w:tcBorders>
          </w:tcPr>
          <w:p w14:paraId="6BAABC49">
            <w:pPr>
              <w:widowControl/>
              <w:jc w:val="center"/>
              <w:textAlignment w:val="top"/>
              <w:rPr>
                <w:rFonts w:hint="eastAsia" w:ascii="仿宋" w:hAnsi="仿宋" w:eastAsia="仿宋" w:cs="仿宋"/>
                <w:color w:val="000000"/>
                <w:sz w:val="20"/>
                <w:szCs w:val="20"/>
              </w:rPr>
            </w:pPr>
            <w:r>
              <w:rPr>
                <w:rFonts w:hint="eastAsia" w:ascii="仿宋" w:hAnsi="仿宋" w:eastAsia="仿宋" w:cs="仿宋"/>
                <w:color w:val="000000"/>
                <w:kern w:val="0"/>
                <w:sz w:val="20"/>
                <w:szCs w:val="20"/>
                <w:lang w:bidi="ar"/>
              </w:rPr>
              <w:t>269.48</w:t>
            </w:r>
          </w:p>
        </w:tc>
        <w:tc>
          <w:tcPr>
            <w:tcW w:w="1896" w:type="dxa"/>
            <w:tcBorders>
              <w:top w:val="nil"/>
              <w:left w:val="single" w:color="000000" w:sz="8" w:space="0"/>
              <w:bottom w:val="single" w:color="000000" w:sz="8" w:space="0"/>
              <w:right w:val="single" w:color="000000" w:sz="8" w:space="0"/>
            </w:tcBorders>
          </w:tcPr>
          <w:p w14:paraId="10061D8E">
            <w:pPr>
              <w:widowControl/>
              <w:jc w:val="center"/>
              <w:textAlignment w:val="top"/>
              <w:rPr>
                <w:rFonts w:hint="eastAsia" w:ascii="仿宋" w:hAnsi="仿宋" w:eastAsia="仿宋" w:cs="仿宋"/>
                <w:color w:val="000000"/>
                <w:sz w:val="20"/>
                <w:szCs w:val="20"/>
              </w:rPr>
            </w:pPr>
            <w:r>
              <w:rPr>
                <w:rFonts w:hint="eastAsia" w:ascii="仿宋" w:hAnsi="仿宋" w:eastAsia="仿宋" w:cs="仿宋"/>
                <w:color w:val="000000"/>
                <w:kern w:val="0"/>
                <w:sz w:val="20"/>
                <w:szCs w:val="20"/>
                <w:lang w:bidi="ar"/>
              </w:rPr>
              <w:t>22.71%</w:t>
            </w:r>
          </w:p>
        </w:tc>
      </w:tr>
      <w:tr w14:paraId="0C9048F8">
        <w:trPr>
          <w:trHeight w:val="320" w:hRule="atLeast"/>
          <w:jc w:val="center"/>
        </w:trPr>
        <w:tc>
          <w:tcPr>
            <w:tcW w:w="1844" w:type="dxa"/>
            <w:tcBorders>
              <w:top w:val="nil"/>
              <w:left w:val="single" w:color="000000" w:sz="8" w:space="0"/>
              <w:bottom w:val="single" w:color="000000" w:sz="8" w:space="0"/>
              <w:right w:val="single" w:color="000000" w:sz="8" w:space="0"/>
            </w:tcBorders>
            <w:vAlign w:val="center"/>
          </w:tcPr>
          <w:p w14:paraId="3E2C9C7C">
            <w:pPr>
              <w:widowControl/>
              <w:jc w:val="center"/>
              <w:textAlignment w:val="top"/>
              <w:rPr>
                <w:rFonts w:hint="eastAsia" w:ascii="仿宋" w:hAnsi="仿宋" w:eastAsia="仿宋" w:cs="仿宋"/>
                <w:color w:val="000000"/>
                <w:sz w:val="20"/>
                <w:szCs w:val="20"/>
              </w:rPr>
            </w:pPr>
            <w:r>
              <w:rPr>
                <w:rFonts w:hint="eastAsia" w:ascii="仿宋" w:hAnsi="仿宋" w:eastAsia="仿宋" w:cs="仿宋"/>
                <w:color w:val="000000"/>
                <w:kern w:val="0"/>
                <w:sz w:val="20"/>
                <w:szCs w:val="20"/>
                <w:lang w:bidi="ar"/>
              </w:rPr>
              <w:t>研发费用</w:t>
            </w:r>
          </w:p>
        </w:tc>
        <w:tc>
          <w:tcPr>
            <w:tcW w:w="1895" w:type="dxa"/>
            <w:tcBorders>
              <w:top w:val="nil"/>
              <w:left w:val="single" w:color="000000" w:sz="8" w:space="0"/>
              <w:bottom w:val="single" w:color="000000" w:sz="8" w:space="0"/>
              <w:right w:val="single" w:color="000000" w:sz="8" w:space="0"/>
            </w:tcBorders>
          </w:tcPr>
          <w:p w14:paraId="507C08C1">
            <w:pPr>
              <w:widowControl/>
              <w:jc w:val="center"/>
              <w:textAlignment w:val="top"/>
              <w:rPr>
                <w:rFonts w:hint="eastAsia" w:ascii="仿宋" w:hAnsi="仿宋" w:eastAsia="仿宋" w:cs="仿宋"/>
                <w:color w:val="000000"/>
                <w:sz w:val="20"/>
                <w:szCs w:val="20"/>
              </w:rPr>
            </w:pPr>
            <w:r>
              <w:rPr>
                <w:rFonts w:hint="eastAsia" w:ascii="仿宋" w:hAnsi="仿宋" w:eastAsia="仿宋" w:cs="仿宋"/>
                <w:color w:val="000000"/>
                <w:kern w:val="0"/>
                <w:sz w:val="20"/>
                <w:szCs w:val="20"/>
                <w:lang w:bidi="ar"/>
              </w:rPr>
              <w:t>321.83</w:t>
            </w:r>
          </w:p>
        </w:tc>
        <w:tc>
          <w:tcPr>
            <w:tcW w:w="1895" w:type="dxa"/>
            <w:tcBorders>
              <w:top w:val="nil"/>
              <w:left w:val="single" w:color="000000" w:sz="8" w:space="0"/>
              <w:bottom w:val="single" w:color="000000" w:sz="8" w:space="0"/>
              <w:right w:val="single" w:color="000000" w:sz="8" w:space="0"/>
            </w:tcBorders>
          </w:tcPr>
          <w:p w14:paraId="4168A76F">
            <w:pPr>
              <w:widowControl/>
              <w:jc w:val="center"/>
              <w:textAlignment w:val="top"/>
              <w:rPr>
                <w:rFonts w:hint="eastAsia" w:ascii="仿宋" w:hAnsi="仿宋" w:eastAsia="仿宋" w:cs="仿宋"/>
                <w:color w:val="000000"/>
                <w:sz w:val="20"/>
                <w:szCs w:val="20"/>
              </w:rPr>
            </w:pPr>
            <w:r>
              <w:rPr>
                <w:rFonts w:hint="eastAsia" w:ascii="仿宋" w:hAnsi="仿宋" w:eastAsia="仿宋" w:cs="仿宋"/>
                <w:color w:val="000000"/>
                <w:kern w:val="0"/>
                <w:sz w:val="20"/>
                <w:szCs w:val="20"/>
                <w:lang w:bidi="ar"/>
              </w:rPr>
              <w:t>356.86</w:t>
            </w:r>
          </w:p>
        </w:tc>
        <w:tc>
          <w:tcPr>
            <w:tcW w:w="1896" w:type="dxa"/>
            <w:tcBorders>
              <w:top w:val="nil"/>
              <w:left w:val="single" w:color="000000" w:sz="8" w:space="0"/>
              <w:bottom w:val="single" w:color="000000" w:sz="8" w:space="0"/>
              <w:right w:val="single" w:color="000000" w:sz="8" w:space="0"/>
            </w:tcBorders>
          </w:tcPr>
          <w:p w14:paraId="66EC2690">
            <w:pPr>
              <w:widowControl/>
              <w:jc w:val="center"/>
              <w:textAlignment w:val="top"/>
              <w:rPr>
                <w:rFonts w:hint="eastAsia" w:ascii="仿宋" w:hAnsi="仿宋" w:eastAsia="仿宋" w:cs="仿宋"/>
                <w:color w:val="000000"/>
                <w:sz w:val="20"/>
                <w:szCs w:val="20"/>
              </w:rPr>
            </w:pPr>
            <w:r>
              <w:rPr>
                <w:rFonts w:hint="eastAsia" w:ascii="仿宋" w:hAnsi="仿宋" w:eastAsia="仿宋" w:cs="仿宋"/>
                <w:color w:val="000000"/>
                <w:kern w:val="0"/>
                <w:sz w:val="20"/>
                <w:szCs w:val="20"/>
                <w:lang w:bidi="ar"/>
              </w:rPr>
              <w:t>-9.82%</w:t>
            </w:r>
          </w:p>
        </w:tc>
      </w:tr>
      <w:tr w14:paraId="10E3D9FC">
        <w:trPr>
          <w:trHeight w:val="320" w:hRule="atLeast"/>
          <w:jc w:val="center"/>
        </w:trPr>
        <w:tc>
          <w:tcPr>
            <w:tcW w:w="1844" w:type="dxa"/>
            <w:tcBorders>
              <w:top w:val="nil"/>
              <w:left w:val="single" w:color="000000" w:sz="8" w:space="0"/>
              <w:bottom w:val="single" w:color="000000" w:sz="8" w:space="0"/>
              <w:right w:val="single" w:color="000000" w:sz="8" w:space="0"/>
            </w:tcBorders>
            <w:vAlign w:val="center"/>
          </w:tcPr>
          <w:p w14:paraId="164BFFBA">
            <w:pPr>
              <w:widowControl/>
              <w:jc w:val="center"/>
              <w:textAlignment w:val="top"/>
              <w:rPr>
                <w:rFonts w:hint="eastAsia" w:ascii="仿宋" w:hAnsi="仿宋" w:eastAsia="仿宋" w:cs="仿宋"/>
                <w:color w:val="000000"/>
                <w:sz w:val="20"/>
                <w:szCs w:val="20"/>
              </w:rPr>
            </w:pPr>
            <w:r>
              <w:rPr>
                <w:rFonts w:hint="eastAsia" w:ascii="仿宋" w:hAnsi="仿宋" w:eastAsia="仿宋" w:cs="仿宋"/>
                <w:color w:val="000000"/>
                <w:kern w:val="0"/>
                <w:sz w:val="20"/>
                <w:szCs w:val="20"/>
                <w:lang w:bidi="ar"/>
              </w:rPr>
              <w:t>营业利润</w:t>
            </w:r>
          </w:p>
        </w:tc>
        <w:tc>
          <w:tcPr>
            <w:tcW w:w="1895" w:type="dxa"/>
            <w:tcBorders>
              <w:top w:val="nil"/>
              <w:left w:val="single" w:color="000000" w:sz="8" w:space="0"/>
              <w:bottom w:val="single" w:color="000000" w:sz="8" w:space="0"/>
              <w:right w:val="single" w:color="000000" w:sz="8" w:space="0"/>
            </w:tcBorders>
          </w:tcPr>
          <w:p w14:paraId="7C9E4DCC">
            <w:pPr>
              <w:widowControl/>
              <w:jc w:val="center"/>
              <w:textAlignment w:val="top"/>
              <w:rPr>
                <w:rFonts w:hint="eastAsia" w:ascii="仿宋" w:hAnsi="仿宋" w:eastAsia="仿宋" w:cs="仿宋"/>
                <w:color w:val="000000"/>
                <w:sz w:val="20"/>
                <w:szCs w:val="20"/>
              </w:rPr>
            </w:pPr>
            <w:r>
              <w:rPr>
                <w:rFonts w:hint="eastAsia" w:ascii="仿宋" w:hAnsi="仿宋" w:eastAsia="仿宋" w:cs="仿宋"/>
                <w:color w:val="000000"/>
                <w:kern w:val="0"/>
                <w:sz w:val="20"/>
                <w:szCs w:val="20"/>
                <w:lang w:bidi="ar"/>
              </w:rPr>
              <w:t>-172.44</w:t>
            </w:r>
          </w:p>
        </w:tc>
        <w:tc>
          <w:tcPr>
            <w:tcW w:w="1895" w:type="dxa"/>
            <w:tcBorders>
              <w:top w:val="nil"/>
              <w:left w:val="single" w:color="000000" w:sz="8" w:space="0"/>
              <w:bottom w:val="single" w:color="000000" w:sz="8" w:space="0"/>
              <w:right w:val="single" w:color="000000" w:sz="8" w:space="0"/>
            </w:tcBorders>
          </w:tcPr>
          <w:p w14:paraId="601B7309">
            <w:pPr>
              <w:widowControl/>
              <w:jc w:val="center"/>
              <w:textAlignment w:val="top"/>
              <w:rPr>
                <w:rFonts w:hint="eastAsia" w:ascii="仿宋" w:hAnsi="仿宋" w:eastAsia="仿宋" w:cs="仿宋"/>
                <w:color w:val="000000"/>
                <w:sz w:val="20"/>
                <w:szCs w:val="20"/>
              </w:rPr>
            </w:pPr>
            <w:r>
              <w:rPr>
                <w:rFonts w:hint="eastAsia" w:ascii="仿宋" w:hAnsi="仿宋" w:eastAsia="仿宋" w:cs="仿宋"/>
                <w:color w:val="000000"/>
                <w:kern w:val="0"/>
                <w:sz w:val="20"/>
                <w:szCs w:val="20"/>
                <w:lang w:bidi="ar"/>
              </w:rPr>
              <w:t>-439.39</w:t>
            </w:r>
          </w:p>
        </w:tc>
        <w:tc>
          <w:tcPr>
            <w:tcW w:w="1896" w:type="dxa"/>
            <w:tcBorders>
              <w:top w:val="nil"/>
              <w:left w:val="single" w:color="000000" w:sz="8" w:space="0"/>
              <w:bottom w:val="single" w:color="000000" w:sz="8" w:space="0"/>
              <w:right w:val="single" w:color="000000" w:sz="8" w:space="0"/>
            </w:tcBorders>
          </w:tcPr>
          <w:p w14:paraId="1818F7B7">
            <w:pPr>
              <w:widowControl/>
              <w:jc w:val="center"/>
              <w:textAlignment w:val="top"/>
              <w:rPr>
                <w:rFonts w:hint="eastAsia" w:ascii="仿宋" w:hAnsi="仿宋" w:eastAsia="仿宋" w:cs="仿宋"/>
                <w:color w:val="000000"/>
                <w:sz w:val="20"/>
                <w:szCs w:val="20"/>
              </w:rPr>
            </w:pPr>
            <w:r>
              <w:rPr>
                <w:rFonts w:hint="eastAsia" w:ascii="仿宋" w:hAnsi="仿宋" w:eastAsia="仿宋" w:cs="仿宋"/>
                <w:color w:val="000000"/>
                <w:kern w:val="0"/>
                <w:sz w:val="20"/>
                <w:szCs w:val="20"/>
                <w:lang w:bidi="ar"/>
              </w:rPr>
              <w:t>-60.76%</w:t>
            </w:r>
          </w:p>
        </w:tc>
      </w:tr>
      <w:tr w14:paraId="2F6E3030">
        <w:trPr>
          <w:trHeight w:val="320" w:hRule="atLeast"/>
          <w:jc w:val="center"/>
        </w:trPr>
        <w:tc>
          <w:tcPr>
            <w:tcW w:w="1844" w:type="dxa"/>
            <w:tcBorders>
              <w:top w:val="nil"/>
              <w:left w:val="single" w:color="000000" w:sz="8" w:space="0"/>
              <w:bottom w:val="single" w:color="000000" w:sz="8" w:space="0"/>
              <w:right w:val="single" w:color="000000" w:sz="8" w:space="0"/>
            </w:tcBorders>
            <w:vAlign w:val="center"/>
          </w:tcPr>
          <w:p w14:paraId="102E5C5C">
            <w:pPr>
              <w:widowControl/>
              <w:jc w:val="center"/>
              <w:textAlignment w:val="top"/>
              <w:rPr>
                <w:rFonts w:hint="eastAsia" w:ascii="仿宋" w:hAnsi="仿宋" w:eastAsia="仿宋" w:cs="仿宋"/>
                <w:color w:val="000000"/>
                <w:sz w:val="20"/>
                <w:szCs w:val="20"/>
              </w:rPr>
            </w:pPr>
            <w:r>
              <w:rPr>
                <w:rFonts w:hint="eastAsia" w:ascii="仿宋" w:hAnsi="仿宋" w:eastAsia="仿宋" w:cs="仿宋"/>
                <w:color w:val="000000"/>
                <w:kern w:val="0"/>
                <w:sz w:val="20"/>
                <w:szCs w:val="20"/>
                <w:lang w:bidi="ar"/>
              </w:rPr>
              <w:t>营业外收入</w:t>
            </w:r>
          </w:p>
        </w:tc>
        <w:tc>
          <w:tcPr>
            <w:tcW w:w="1895" w:type="dxa"/>
            <w:tcBorders>
              <w:top w:val="nil"/>
              <w:left w:val="single" w:color="000000" w:sz="8" w:space="0"/>
              <w:bottom w:val="single" w:color="000000" w:sz="8" w:space="0"/>
              <w:right w:val="single" w:color="000000" w:sz="8" w:space="0"/>
            </w:tcBorders>
          </w:tcPr>
          <w:p w14:paraId="5D99F7A8">
            <w:pPr>
              <w:widowControl/>
              <w:jc w:val="center"/>
              <w:textAlignment w:val="top"/>
              <w:rPr>
                <w:rFonts w:hint="eastAsia" w:ascii="仿宋" w:hAnsi="仿宋" w:eastAsia="仿宋" w:cs="仿宋"/>
                <w:color w:val="000000"/>
                <w:sz w:val="20"/>
                <w:szCs w:val="20"/>
              </w:rPr>
            </w:pPr>
            <w:r>
              <w:rPr>
                <w:rFonts w:hint="eastAsia" w:ascii="仿宋" w:hAnsi="仿宋" w:eastAsia="仿宋" w:cs="仿宋"/>
                <w:color w:val="000000"/>
                <w:kern w:val="0"/>
                <w:sz w:val="20"/>
                <w:szCs w:val="20"/>
                <w:lang w:bidi="ar"/>
              </w:rPr>
              <w:t>201.53</w:t>
            </w:r>
          </w:p>
        </w:tc>
        <w:tc>
          <w:tcPr>
            <w:tcW w:w="1895" w:type="dxa"/>
            <w:tcBorders>
              <w:top w:val="nil"/>
              <w:left w:val="single" w:color="000000" w:sz="8" w:space="0"/>
              <w:bottom w:val="single" w:color="000000" w:sz="8" w:space="0"/>
              <w:right w:val="single" w:color="000000" w:sz="8" w:space="0"/>
            </w:tcBorders>
          </w:tcPr>
          <w:p w14:paraId="76BED7BF">
            <w:pPr>
              <w:widowControl/>
              <w:jc w:val="center"/>
              <w:textAlignment w:val="top"/>
              <w:rPr>
                <w:rFonts w:hint="eastAsia" w:ascii="仿宋" w:hAnsi="仿宋" w:eastAsia="仿宋" w:cs="仿宋"/>
                <w:color w:val="000000"/>
                <w:sz w:val="20"/>
                <w:szCs w:val="20"/>
              </w:rPr>
            </w:pPr>
            <w:r>
              <w:rPr>
                <w:rFonts w:hint="eastAsia" w:ascii="仿宋" w:hAnsi="仿宋" w:eastAsia="仿宋" w:cs="仿宋"/>
                <w:color w:val="000000"/>
                <w:kern w:val="0"/>
                <w:sz w:val="20"/>
                <w:szCs w:val="20"/>
                <w:lang w:bidi="ar"/>
              </w:rPr>
              <w:t>13.75</w:t>
            </w:r>
          </w:p>
        </w:tc>
        <w:tc>
          <w:tcPr>
            <w:tcW w:w="1896" w:type="dxa"/>
            <w:tcBorders>
              <w:top w:val="nil"/>
              <w:left w:val="single" w:color="000000" w:sz="8" w:space="0"/>
              <w:bottom w:val="single" w:color="000000" w:sz="8" w:space="0"/>
              <w:right w:val="single" w:color="000000" w:sz="8" w:space="0"/>
            </w:tcBorders>
          </w:tcPr>
          <w:p w14:paraId="1267B3EC">
            <w:pPr>
              <w:widowControl/>
              <w:jc w:val="center"/>
              <w:textAlignment w:val="top"/>
              <w:rPr>
                <w:rFonts w:hint="eastAsia" w:ascii="仿宋" w:hAnsi="仿宋" w:eastAsia="仿宋" w:cs="仿宋"/>
                <w:color w:val="000000"/>
                <w:sz w:val="20"/>
                <w:szCs w:val="20"/>
              </w:rPr>
            </w:pPr>
            <w:r>
              <w:rPr>
                <w:rFonts w:hint="eastAsia" w:ascii="仿宋" w:hAnsi="仿宋" w:eastAsia="仿宋" w:cs="仿宋"/>
                <w:color w:val="000000"/>
                <w:kern w:val="0"/>
                <w:sz w:val="20"/>
                <w:szCs w:val="20"/>
                <w:lang w:bidi="ar"/>
              </w:rPr>
              <w:t>1366.05%</w:t>
            </w:r>
          </w:p>
        </w:tc>
      </w:tr>
      <w:tr w14:paraId="4A97A90F">
        <w:trPr>
          <w:trHeight w:val="320" w:hRule="atLeast"/>
          <w:jc w:val="center"/>
        </w:trPr>
        <w:tc>
          <w:tcPr>
            <w:tcW w:w="1844" w:type="dxa"/>
            <w:tcBorders>
              <w:top w:val="nil"/>
              <w:left w:val="single" w:color="000000" w:sz="8" w:space="0"/>
              <w:bottom w:val="single" w:color="000000" w:sz="8" w:space="0"/>
              <w:right w:val="single" w:color="000000" w:sz="8" w:space="0"/>
            </w:tcBorders>
            <w:vAlign w:val="center"/>
          </w:tcPr>
          <w:p w14:paraId="313B77E8">
            <w:pPr>
              <w:widowControl/>
              <w:jc w:val="center"/>
              <w:textAlignment w:val="top"/>
              <w:rPr>
                <w:rFonts w:hint="eastAsia" w:ascii="仿宋" w:hAnsi="仿宋" w:eastAsia="仿宋" w:cs="仿宋"/>
                <w:color w:val="000000"/>
                <w:sz w:val="20"/>
                <w:szCs w:val="20"/>
              </w:rPr>
            </w:pPr>
            <w:r>
              <w:rPr>
                <w:rFonts w:hint="eastAsia" w:ascii="仿宋" w:hAnsi="仿宋" w:eastAsia="仿宋" w:cs="仿宋"/>
                <w:color w:val="000000"/>
                <w:kern w:val="0"/>
                <w:sz w:val="20"/>
                <w:szCs w:val="20"/>
                <w:lang w:bidi="ar"/>
              </w:rPr>
              <w:t>净利润</w:t>
            </w:r>
          </w:p>
        </w:tc>
        <w:tc>
          <w:tcPr>
            <w:tcW w:w="1895" w:type="dxa"/>
            <w:tcBorders>
              <w:top w:val="nil"/>
              <w:left w:val="single" w:color="000000" w:sz="8" w:space="0"/>
              <w:bottom w:val="single" w:color="000000" w:sz="8" w:space="0"/>
              <w:right w:val="single" w:color="000000" w:sz="8" w:space="0"/>
            </w:tcBorders>
          </w:tcPr>
          <w:p w14:paraId="5173CA49">
            <w:pPr>
              <w:widowControl/>
              <w:jc w:val="center"/>
              <w:textAlignment w:val="top"/>
              <w:rPr>
                <w:rFonts w:hint="eastAsia" w:ascii="仿宋" w:hAnsi="仿宋" w:eastAsia="仿宋" w:cs="仿宋"/>
                <w:b/>
                <w:bCs/>
                <w:color w:val="000000"/>
                <w:sz w:val="20"/>
                <w:szCs w:val="20"/>
              </w:rPr>
            </w:pPr>
            <w:r>
              <w:rPr>
                <w:rFonts w:hint="eastAsia" w:ascii="仿宋" w:hAnsi="仿宋" w:eastAsia="仿宋" w:cs="仿宋"/>
                <w:b/>
                <w:bCs/>
                <w:color w:val="000000"/>
                <w:kern w:val="0"/>
                <w:sz w:val="20"/>
                <w:szCs w:val="20"/>
                <w:lang w:bidi="ar"/>
              </w:rPr>
              <w:t>14.39</w:t>
            </w:r>
          </w:p>
        </w:tc>
        <w:tc>
          <w:tcPr>
            <w:tcW w:w="1895" w:type="dxa"/>
            <w:tcBorders>
              <w:top w:val="nil"/>
              <w:left w:val="single" w:color="000000" w:sz="8" w:space="0"/>
              <w:bottom w:val="single" w:color="000000" w:sz="8" w:space="0"/>
              <w:right w:val="single" w:color="000000" w:sz="8" w:space="0"/>
            </w:tcBorders>
          </w:tcPr>
          <w:p w14:paraId="6224258A">
            <w:pPr>
              <w:widowControl/>
              <w:jc w:val="center"/>
              <w:textAlignment w:val="top"/>
              <w:rPr>
                <w:rFonts w:hint="eastAsia" w:ascii="仿宋" w:hAnsi="仿宋" w:eastAsia="仿宋" w:cs="仿宋"/>
                <w:color w:val="000000"/>
                <w:sz w:val="20"/>
                <w:szCs w:val="20"/>
              </w:rPr>
            </w:pPr>
            <w:r>
              <w:rPr>
                <w:rFonts w:hint="eastAsia" w:ascii="仿宋" w:hAnsi="仿宋" w:eastAsia="仿宋" w:cs="仿宋"/>
                <w:color w:val="000000"/>
                <w:kern w:val="0"/>
                <w:sz w:val="20"/>
                <w:szCs w:val="20"/>
                <w:lang w:bidi="ar"/>
              </w:rPr>
              <w:t>-428.82</w:t>
            </w:r>
          </w:p>
        </w:tc>
        <w:tc>
          <w:tcPr>
            <w:tcW w:w="1896" w:type="dxa"/>
            <w:tcBorders>
              <w:top w:val="nil"/>
              <w:left w:val="single" w:color="000000" w:sz="8" w:space="0"/>
              <w:bottom w:val="single" w:color="000000" w:sz="8" w:space="0"/>
              <w:right w:val="single" w:color="000000" w:sz="8" w:space="0"/>
            </w:tcBorders>
          </w:tcPr>
          <w:p w14:paraId="1FC102DD">
            <w:pPr>
              <w:widowControl/>
              <w:jc w:val="center"/>
              <w:textAlignment w:val="top"/>
              <w:rPr>
                <w:rFonts w:hint="eastAsia" w:ascii="仿宋" w:hAnsi="仿宋" w:eastAsia="仿宋" w:cs="仿宋"/>
                <w:color w:val="000000"/>
                <w:sz w:val="20"/>
                <w:szCs w:val="20"/>
              </w:rPr>
            </w:pPr>
            <w:r>
              <w:rPr>
                <w:rFonts w:hint="eastAsia" w:ascii="仿宋" w:hAnsi="仿宋" w:eastAsia="仿宋" w:cs="仿宋"/>
                <w:color w:val="000000"/>
                <w:kern w:val="0"/>
                <w:sz w:val="20"/>
                <w:szCs w:val="20"/>
                <w:lang w:bidi="ar"/>
              </w:rPr>
              <w:t>扭亏为盈</w:t>
            </w:r>
          </w:p>
        </w:tc>
      </w:tr>
    </w:tbl>
    <w:p w14:paraId="373D76F2">
      <w:pPr>
        <w:pStyle w:val="12"/>
        <w:spacing w:before="129" w:line="360" w:lineRule="auto"/>
        <w:ind w:left="34"/>
        <w:outlineLvl w:val="1"/>
        <w:rPr>
          <w:rFonts w:hint="eastAsia" w:ascii="华文楷体" w:hAnsi="华文楷体" w:eastAsia="华文楷体" w:cs="华文楷体"/>
          <w:b/>
          <w:bCs/>
          <w:spacing w:val="-4"/>
          <w:sz w:val="32"/>
          <w:szCs w:val="32"/>
          <w:lang w:eastAsia="zh-CN"/>
        </w:rPr>
      </w:pPr>
      <w:bookmarkStart w:id="155" w:name="_Toc236409695"/>
      <w:r>
        <w:rPr>
          <w:rFonts w:hint="eastAsia" w:ascii="华文楷体" w:hAnsi="华文楷体" w:eastAsia="华文楷体" w:cs="华文楷体"/>
          <w:b/>
          <w:bCs/>
          <w:spacing w:val="-4"/>
          <w:sz w:val="32"/>
          <w:szCs w:val="32"/>
          <w:lang w:eastAsia="zh-CN"/>
        </w:rPr>
        <w:t>4.2资产负债表分析</w:t>
      </w:r>
      <w:bookmarkEnd w:id="153"/>
      <w:bookmarkEnd w:id="155"/>
    </w:p>
    <w:bookmarkEnd w:id="154"/>
    <w:p w14:paraId="4C08FB3A">
      <w:pPr>
        <w:ind w:firstLine="560" w:firstLineChars="200"/>
        <w:jc w:val="both"/>
        <w:rPr>
          <w:rFonts w:hint="eastAsia" w:ascii="仿宋" w:hAnsi="仿宋" w:eastAsia="仿宋"/>
          <w:color w:val="000000" w:themeColor="text1"/>
          <w:sz w:val="28"/>
          <w:szCs w:val="32"/>
          <w14:textFill>
            <w14:solidFill>
              <w14:schemeClr w14:val="tx1"/>
            </w14:solidFill>
          </w14:textFill>
        </w:rPr>
      </w:pPr>
      <w:r>
        <w:rPr>
          <w:rFonts w:hint="eastAsia" w:ascii="仿宋" w:hAnsi="仿宋" w:eastAsia="仿宋"/>
          <w:color w:val="000000" w:themeColor="text1"/>
          <w:sz w:val="28"/>
          <w:szCs w:val="32"/>
          <w14:textFill>
            <w14:solidFill>
              <w14:schemeClr w14:val="tx1"/>
            </w14:solidFill>
          </w14:textFill>
        </w:rPr>
        <w:t>截至2025年12月31日，公司资产总额为 1,544.18 万元，较年初增长68.42%。主要变化如下：</w:t>
      </w:r>
    </w:p>
    <w:p w14:paraId="0F9ACDB2">
      <w:pPr>
        <w:pStyle w:val="38"/>
        <w:numPr>
          <w:ilvl w:val="0"/>
          <w:numId w:val="4"/>
        </w:numPr>
        <w:jc w:val="both"/>
        <w:rPr>
          <w:rFonts w:hint="eastAsia" w:ascii="仿宋" w:hAnsi="仿宋" w:eastAsia="仿宋"/>
          <w:color w:val="000000" w:themeColor="text1"/>
          <w:sz w:val="28"/>
          <w:szCs w:val="32"/>
          <w14:textFill>
            <w14:solidFill>
              <w14:schemeClr w14:val="tx1"/>
            </w14:solidFill>
          </w14:textFill>
        </w:rPr>
      </w:pPr>
      <w:r>
        <w:rPr>
          <w:rFonts w:hint="eastAsia" w:ascii="仿宋" w:hAnsi="仿宋" w:eastAsia="仿宋"/>
          <w:b/>
          <w:bCs/>
          <w:color w:val="000000" w:themeColor="text1"/>
          <w:sz w:val="28"/>
          <w:szCs w:val="32"/>
          <w14:textFill>
            <w14:solidFill>
              <w14:schemeClr w14:val="tx1"/>
            </w14:solidFill>
          </w14:textFill>
        </w:rPr>
        <w:t>货币资金大幅增长：2025年</w:t>
      </w:r>
      <w:r>
        <w:rPr>
          <w:rFonts w:hint="eastAsia" w:ascii="仿宋" w:hAnsi="仿宋" w:eastAsia="仿宋"/>
          <w:color w:val="000000" w:themeColor="text1"/>
          <w:sz w:val="28"/>
          <w:szCs w:val="32"/>
          <w14:textFill>
            <w14:solidFill>
              <w14:schemeClr w14:val="tx1"/>
            </w14:solidFill>
          </w14:textFill>
        </w:rPr>
        <w:t>期末货币资金1174.21万元，较年初增长190.01%，主要系年末收到中科微感天使+轮投资款以及子公司安徽中科微感补贴款所致。</w:t>
      </w:r>
    </w:p>
    <w:p w14:paraId="40D1CF2D">
      <w:pPr>
        <w:pStyle w:val="38"/>
        <w:numPr>
          <w:ilvl w:val="0"/>
          <w:numId w:val="4"/>
        </w:numPr>
        <w:jc w:val="both"/>
        <w:rPr>
          <w:rFonts w:hint="eastAsia" w:ascii="仿宋" w:hAnsi="仿宋" w:eastAsia="仿宋"/>
          <w:color w:val="000000" w:themeColor="text1"/>
          <w:sz w:val="28"/>
          <w:szCs w:val="32"/>
          <w14:textFill>
            <w14:solidFill>
              <w14:schemeClr w14:val="tx1"/>
            </w14:solidFill>
          </w14:textFill>
        </w:rPr>
      </w:pPr>
      <w:r>
        <w:rPr>
          <w:rFonts w:hint="eastAsia" w:ascii="仿宋" w:hAnsi="仿宋" w:eastAsia="仿宋"/>
          <w:b/>
          <w:bCs/>
          <w:color w:val="000000" w:themeColor="text1"/>
          <w:sz w:val="28"/>
          <w:szCs w:val="32"/>
          <w14:textFill>
            <w14:solidFill>
              <w14:schemeClr w14:val="tx1"/>
            </w14:solidFill>
          </w14:textFill>
        </w:rPr>
        <w:t>应收账款增长：2025年</w:t>
      </w:r>
      <w:r>
        <w:rPr>
          <w:rFonts w:hint="eastAsia" w:ascii="仿宋" w:hAnsi="仿宋" w:eastAsia="仿宋"/>
          <w:color w:val="000000" w:themeColor="text1"/>
          <w:sz w:val="28"/>
          <w:szCs w:val="32"/>
          <w14:textFill>
            <w14:solidFill>
              <w14:schemeClr w14:val="tx1"/>
            </w14:solidFill>
          </w14:textFill>
        </w:rPr>
        <w:t>期末应收账款41.66万元，较年初减少，主要系2024年末存在一笔衢州学院90万元的应收货款，相关货款在2025年已经收回。2025期末应收账款主要系公司第一客户的杭州第九区科技有限公司的货款中的验收款。</w:t>
      </w:r>
    </w:p>
    <w:p w14:paraId="4C05BCF3">
      <w:pPr>
        <w:pStyle w:val="38"/>
        <w:numPr>
          <w:ilvl w:val="0"/>
          <w:numId w:val="4"/>
        </w:numPr>
        <w:jc w:val="both"/>
        <w:rPr>
          <w:rFonts w:hint="eastAsia" w:ascii="仿宋" w:hAnsi="仿宋" w:eastAsia="仿宋"/>
          <w:color w:val="000000" w:themeColor="text1"/>
          <w:sz w:val="28"/>
          <w:szCs w:val="32"/>
          <w14:textFill>
            <w14:solidFill>
              <w14:schemeClr w14:val="tx1"/>
            </w14:solidFill>
          </w14:textFill>
        </w:rPr>
      </w:pPr>
      <w:r>
        <w:rPr>
          <w:rFonts w:hint="eastAsia" w:ascii="仿宋" w:hAnsi="仿宋" w:eastAsia="仿宋"/>
          <w:b/>
          <w:bCs/>
          <w:color w:val="000000" w:themeColor="text1"/>
          <w:sz w:val="28"/>
          <w:szCs w:val="32"/>
          <w14:textFill>
            <w14:solidFill>
              <w14:schemeClr w14:val="tx1"/>
            </w14:solidFill>
          </w14:textFill>
        </w:rPr>
        <w:t>存货增长：</w:t>
      </w:r>
      <w:r>
        <w:rPr>
          <w:rFonts w:hint="eastAsia" w:ascii="仿宋" w:hAnsi="仿宋" w:eastAsia="仿宋"/>
          <w:color w:val="000000" w:themeColor="text1"/>
          <w:sz w:val="28"/>
          <w:szCs w:val="32"/>
          <w14:textFill>
            <w14:solidFill>
              <w14:schemeClr w14:val="tx1"/>
            </w14:solidFill>
          </w14:textFill>
        </w:rPr>
        <w:t>2025年期末存货 98.29 万元，较年初增长76.94%，主要因业务规模扩大备货增加，公司主要存货为采购的晶圆50万元+、环保卫士半成品及成本品30万元+。</w:t>
      </w:r>
    </w:p>
    <w:p w14:paraId="132E9AAF">
      <w:pPr>
        <w:pStyle w:val="38"/>
        <w:numPr>
          <w:ilvl w:val="0"/>
          <w:numId w:val="4"/>
        </w:numPr>
        <w:jc w:val="both"/>
        <w:rPr>
          <w:rFonts w:hint="eastAsia" w:ascii="仿宋" w:hAnsi="仿宋" w:eastAsia="仿宋"/>
          <w:color w:val="000000" w:themeColor="text1"/>
          <w:sz w:val="28"/>
          <w:szCs w:val="32"/>
          <w14:textFill>
            <w14:solidFill>
              <w14:schemeClr w14:val="tx1"/>
            </w14:solidFill>
          </w14:textFill>
        </w:rPr>
      </w:pPr>
      <w:r>
        <w:rPr>
          <w:rFonts w:hint="eastAsia" w:ascii="仿宋" w:hAnsi="仿宋" w:eastAsia="仿宋"/>
          <w:b/>
          <w:bCs/>
          <w:color w:val="000000" w:themeColor="text1"/>
          <w:sz w:val="28"/>
          <w:szCs w:val="32"/>
          <w14:textFill>
            <w14:solidFill>
              <w14:schemeClr w14:val="tx1"/>
            </w14:solidFill>
          </w14:textFill>
        </w:rPr>
        <w:t>固定资产减少：</w:t>
      </w:r>
      <w:r>
        <w:rPr>
          <w:rFonts w:hint="eastAsia" w:ascii="仿宋" w:hAnsi="仿宋" w:eastAsia="仿宋"/>
          <w:color w:val="000000" w:themeColor="text1"/>
          <w:sz w:val="28"/>
          <w:szCs w:val="32"/>
          <w14:textFill>
            <w14:solidFill>
              <w14:schemeClr w14:val="tx1"/>
            </w14:solidFill>
          </w14:textFill>
        </w:rPr>
        <w:t>期末固定资产53.80万元，较年初减少40.95%，主要系计提折旧及部分设备处置。</w:t>
      </w:r>
    </w:p>
    <w:p w14:paraId="7DF0EE55">
      <w:pPr>
        <w:pStyle w:val="38"/>
        <w:numPr>
          <w:ilvl w:val="0"/>
          <w:numId w:val="4"/>
        </w:numPr>
        <w:jc w:val="both"/>
        <w:rPr>
          <w:rFonts w:hint="eastAsia" w:ascii="仿宋" w:hAnsi="仿宋" w:eastAsia="仿宋"/>
          <w:color w:val="000000" w:themeColor="text1"/>
          <w:sz w:val="28"/>
          <w:szCs w:val="32"/>
          <w14:textFill>
            <w14:solidFill>
              <w14:schemeClr w14:val="tx1"/>
            </w14:solidFill>
          </w14:textFill>
        </w:rPr>
      </w:pPr>
      <w:r>
        <w:rPr>
          <w:rFonts w:hint="eastAsia" w:ascii="仿宋" w:hAnsi="仿宋" w:eastAsia="仿宋"/>
          <w:b/>
          <w:bCs/>
          <w:color w:val="000000" w:themeColor="text1"/>
          <w:sz w:val="28"/>
          <w:szCs w:val="32"/>
          <w14:textFill>
            <w14:solidFill>
              <w14:schemeClr w14:val="tx1"/>
            </w14:solidFill>
          </w14:textFill>
        </w:rPr>
        <w:t>实收资本增加：</w:t>
      </w:r>
      <w:r>
        <w:rPr>
          <w:rFonts w:hint="eastAsia" w:ascii="仿宋" w:hAnsi="仿宋" w:eastAsia="仿宋"/>
          <w:color w:val="000000" w:themeColor="text1"/>
          <w:sz w:val="28"/>
          <w:szCs w:val="32"/>
          <w14:textFill>
            <w14:solidFill>
              <w14:schemeClr w14:val="tx1"/>
            </w14:solidFill>
          </w14:textFill>
        </w:rPr>
        <w:t>注册资本从119.68万元增至500万元，增长317.6%，主要系公司在2025年完成天使+轮融资后开展资本公积转增。</w:t>
      </w:r>
    </w:p>
    <w:p w14:paraId="1EF42D04">
      <w:pPr>
        <w:pStyle w:val="38"/>
        <w:numPr>
          <w:ilvl w:val="0"/>
          <w:numId w:val="4"/>
        </w:numPr>
        <w:jc w:val="both"/>
        <w:rPr>
          <w:rFonts w:hint="eastAsia" w:ascii="仿宋" w:hAnsi="仿宋" w:eastAsia="仿宋"/>
          <w:color w:val="000000" w:themeColor="text1"/>
          <w:sz w:val="28"/>
          <w:szCs w:val="32"/>
          <w14:textFill>
            <w14:solidFill>
              <w14:schemeClr w14:val="tx1"/>
            </w14:solidFill>
          </w14:textFill>
        </w:rPr>
      </w:pPr>
      <w:r>
        <w:rPr>
          <w:rFonts w:hint="eastAsia" w:ascii="仿宋" w:hAnsi="仿宋" w:eastAsia="仿宋"/>
          <w:b/>
          <w:bCs/>
          <w:color w:val="000000" w:themeColor="text1"/>
          <w:sz w:val="28"/>
          <w:szCs w:val="32"/>
          <w14:textFill>
            <w14:solidFill>
              <w14:schemeClr w14:val="tx1"/>
            </w14:solidFill>
          </w14:textFill>
        </w:rPr>
        <w:t>未分配利润改善：</w:t>
      </w:r>
      <w:r>
        <w:rPr>
          <w:rFonts w:hint="eastAsia" w:ascii="仿宋" w:hAnsi="仿宋" w:eastAsia="仿宋"/>
          <w:color w:val="000000" w:themeColor="text1"/>
          <w:sz w:val="28"/>
          <w:szCs w:val="32"/>
          <w14:textFill>
            <w14:solidFill>
              <w14:schemeClr w14:val="tx1"/>
            </w14:solidFill>
          </w14:textFill>
        </w:rPr>
        <w:t>期末未分配利润-1,258.81万元，较年初 -1,263.58万元亏损减少-0.38%，经营状况改善。</w:t>
      </w:r>
    </w:p>
    <w:tbl>
      <w:tblPr>
        <w:tblStyle w:val="21"/>
        <w:tblW w:w="7793" w:type="dxa"/>
        <w:jc w:val="center"/>
        <w:tblLayout w:type="autofit"/>
        <w:tblCellMar>
          <w:top w:w="0" w:type="dxa"/>
          <w:left w:w="108" w:type="dxa"/>
          <w:bottom w:w="0" w:type="dxa"/>
          <w:right w:w="108" w:type="dxa"/>
        </w:tblCellMar>
      </w:tblPr>
      <w:tblGrid>
        <w:gridCol w:w="1756"/>
        <w:gridCol w:w="2118"/>
        <w:gridCol w:w="1959"/>
        <w:gridCol w:w="1960"/>
      </w:tblGrid>
      <w:tr w14:paraId="0D1F2EC4">
        <w:trPr>
          <w:trHeight w:val="317" w:hRule="atLeast"/>
          <w:jc w:val="center"/>
        </w:trPr>
        <w:tc>
          <w:tcPr>
            <w:tcW w:w="1756" w:type="dxa"/>
            <w:tcBorders>
              <w:top w:val="single" w:color="000000" w:sz="8" w:space="0"/>
              <w:left w:val="single" w:color="000000" w:sz="8" w:space="0"/>
              <w:bottom w:val="single" w:color="000000" w:sz="8" w:space="0"/>
              <w:right w:val="single" w:color="000000" w:sz="8" w:space="0"/>
            </w:tcBorders>
            <w:shd w:val="clear" w:color="auto" w:fill="4472C4"/>
          </w:tcPr>
          <w:p w14:paraId="186FA8EE">
            <w:pPr>
              <w:widowControl/>
              <w:jc w:val="center"/>
              <w:textAlignment w:val="top"/>
              <w:rPr>
                <w:rFonts w:hint="eastAsia" w:ascii="仿宋" w:hAnsi="仿宋" w:eastAsia="仿宋" w:cs="仿宋"/>
                <w:b/>
                <w:bCs/>
                <w:color w:val="FFFFFF"/>
                <w:kern w:val="0"/>
                <w:sz w:val="20"/>
                <w:szCs w:val="20"/>
                <w:lang w:bidi="ar"/>
              </w:rPr>
            </w:pPr>
            <w:bookmarkStart w:id="156" w:name="_Toc226042730"/>
            <w:r>
              <w:rPr>
                <w:rFonts w:hint="eastAsia" w:ascii="仿宋" w:hAnsi="仿宋" w:eastAsia="仿宋" w:cs="仿宋"/>
                <w:b/>
                <w:bCs/>
                <w:color w:val="FFFFFF"/>
                <w:kern w:val="0"/>
                <w:sz w:val="20"/>
                <w:szCs w:val="20"/>
                <w:lang w:bidi="ar"/>
              </w:rPr>
              <w:t>项目</w:t>
            </w:r>
          </w:p>
        </w:tc>
        <w:tc>
          <w:tcPr>
            <w:tcW w:w="2118" w:type="dxa"/>
            <w:tcBorders>
              <w:top w:val="single" w:color="000000" w:sz="8" w:space="0"/>
              <w:left w:val="single" w:color="000000" w:sz="8" w:space="0"/>
              <w:bottom w:val="single" w:color="000000" w:sz="8" w:space="0"/>
              <w:right w:val="single" w:color="000000" w:sz="8" w:space="0"/>
            </w:tcBorders>
            <w:shd w:val="clear" w:color="auto" w:fill="4472C4"/>
          </w:tcPr>
          <w:p w14:paraId="0EB067F7">
            <w:pPr>
              <w:widowControl/>
              <w:jc w:val="center"/>
              <w:textAlignment w:val="top"/>
              <w:rPr>
                <w:rFonts w:hint="eastAsia" w:ascii="仿宋" w:hAnsi="仿宋" w:eastAsia="仿宋" w:cs="仿宋"/>
                <w:b/>
                <w:bCs/>
                <w:color w:val="FFFFFF"/>
                <w:kern w:val="0"/>
                <w:sz w:val="20"/>
                <w:szCs w:val="20"/>
                <w:lang w:bidi="ar"/>
              </w:rPr>
            </w:pPr>
            <w:r>
              <w:rPr>
                <w:rFonts w:ascii="仿宋" w:hAnsi="仿宋" w:eastAsia="仿宋" w:cs="仿宋"/>
                <w:b/>
                <w:bCs/>
                <w:color w:val="FFFFFF"/>
                <w:kern w:val="0"/>
                <w:sz w:val="20"/>
                <w:szCs w:val="20"/>
                <w:lang w:bidi="ar"/>
              </w:rPr>
              <w:t>202</w:t>
            </w:r>
            <w:r>
              <w:rPr>
                <w:rFonts w:hint="eastAsia" w:ascii="仿宋" w:hAnsi="仿宋" w:eastAsia="仿宋" w:cs="仿宋"/>
                <w:b/>
                <w:bCs/>
                <w:color w:val="FFFFFF"/>
                <w:kern w:val="0"/>
                <w:sz w:val="20"/>
                <w:szCs w:val="20"/>
                <w:lang w:bidi="ar"/>
              </w:rPr>
              <w:t>5年12月31日</w:t>
            </w:r>
          </w:p>
        </w:tc>
        <w:tc>
          <w:tcPr>
            <w:tcW w:w="1959" w:type="dxa"/>
            <w:tcBorders>
              <w:top w:val="single" w:color="000000" w:sz="8" w:space="0"/>
              <w:left w:val="single" w:color="000000" w:sz="8" w:space="0"/>
              <w:bottom w:val="single" w:color="000000" w:sz="8" w:space="0"/>
              <w:right w:val="single" w:color="000000" w:sz="8" w:space="0"/>
            </w:tcBorders>
            <w:shd w:val="clear" w:color="auto" w:fill="4472C4"/>
          </w:tcPr>
          <w:p w14:paraId="2091165F">
            <w:pPr>
              <w:widowControl/>
              <w:jc w:val="center"/>
              <w:textAlignment w:val="top"/>
              <w:rPr>
                <w:rFonts w:hint="eastAsia" w:ascii="仿宋" w:hAnsi="仿宋" w:eastAsia="仿宋" w:cs="仿宋"/>
                <w:b/>
                <w:bCs/>
                <w:color w:val="FFFFFF"/>
                <w:kern w:val="0"/>
                <w:sz w:val="20"/>
                <w:szCs w:val="20"/>
                <w:lang w:bidi="ar"/>
              </w:rPr>
            </w:pPr>
            <w:r>
              <w:rPr>
                <w:rFonts w:ascii="仿宋" w:hAnsi="仿宋" w:eastAsia="仿宋" w:cs="仿宋"/>
                <w:b/>
                <w:bCs/>
                <w:color w:val="FFFFFF"/>
                <w:kern w:val="0"/>
                <w:sz w:val="20"/>
                <w:szCs w:val="20"/>
                <w:lang w:bidi="ar"/>
              </w:rPr>
              <w:t>202</w:t>
            </w:r>
            <w:r>
              <w:rPr>
                <w:rFonts w:hint="eastAsia" w:ascii="仿宋" w:hAnsi="仿宋" w:eastAsia="仿宋" w:cs="仿宋"/>
                <w:b/>
                <w:bCs/>
                <w:color w:val="FFFFFF"/>
                <w:kern w:val="0"/>
                <w:sz w:val="20"/>
                <w:szCs w:val="20"/>
                <w:lang w:bidi="ar"/>
              </w:rPr>
              <w:t>4年12月31日</w:t>
            </w:r>
          </w:p>
        </w:tc>
        <w:tc>
          <w:tcPr>
            <w:tcW w:w="1960" w:type="dxa"/>
            <w:tcBorders>
              <w:top w:val="single" w:color="000000" w:sz="8" w:space="0"/>
              <w:left w:val="single" w:color="000000" w:sz="8" w:space="0"/>
              <w:bottom w:val="single" w:color="000000" w:sz="8" w:space="0"/>
              <w:right w:val="single" w:color="000000" w:sz="8" w:space="0"/>
            </w:tcBorders>
            <w:shd w:val="clear" w:color="auto" w:fill="4472C4"/>
          </w:tcPr>
          <w:p w14:paraId="7913F15B">
            <w:pPr>
              <w:widowControl/>
              <w:jc w:val="center"/>
              <w:textAlignment w:val="top"/>
              <w:rPr>
                <w:rFonts w:hint="eastAsia" w:ascii="仿宋" w:hAnsi="仿宋" w:eastAsia="仿宋" w:cs="仿宋"/>
                <w:b/>
                <w:bCs/>
                <w:color w:val="FFFFFF"/>
                <w:kern w:val="0"/>
                <w:sz w:val="20"/>
                <w:szCs w:val="20"/>
                <w:lang w:bidi="ar"/>
              </w:rPr>
            </w:pPr>
            <w:r>
              <w:rPr>
                <w:rFonts w:hint="eastAsia" w:ascii="仿宋" w:hAnsi="仿宋" w:eastAsia="仿宋" w:cs="仿宋"/>
                <w:b/>
                <w:bCs/>
                <w:color w:val="FFFFFF"/>
                <w:kern w:val="0"/>
                <w:sz w:val="20"/>
                <w:szCs w:val="20"/>
                <w:lang w:bidi="ar"/>
              </w:rPr>
              <w:t>同比变动</w:t>
            </w:r>
          </w:p>
        </w:tc>
      </w:tr>
      <w:tr w14:paraId="1C025B72">
        <w:trPr>
          <w:trHeight w:val="317" w:hRule="atLeast"/>
          <w:jc w:val="center"/>
        </w:trPr>
        <w:tc>
          <w:tcPr>
            <w:tcW w:w="1756" w:type="dxa"/>
            <w:tcBorders>
              <w:top w:val="nil"/>
              <w:left w:val="single" w:color="000000" w:sz="8" w:space="0"/>
              <w:bottom w:val="single" w:color="000000" w:sz="8" w:space="0"/>
              <w:right w:val="single" w:color="000000" w:sz="8" w:space="0"/>
            </w:tcBorders>
            <w:vAlign w:val="center"/>
          </w:tcPr>
          <w:p w14:paraId="0051CEAD">
            <w:pPr>
              <w:widowControl/>
              <w:jc w:val="center"/>
              <w:textAlignment w:val="top"/>
              <w:rPr>
                <w:rFonts w:hint="eastAsia" w:ascii="仿宋" w:hAnsi="仿宋" w:eastAsia="仿宋" w:cs="仿宋"/>
                <w:color w:val="000000"/>
                <w:sz w:val="20"/>
                <w:szCs w:val="20"/>
              </w:rPr>
            </w:pPr>
            <w:r>
              <w:rPr>
                <w:rFonts w:hint="eastAsia" w:ascii="仿宋" w:hAnsi="仿宋" w:eastAsia="仿宋" w:cs="仿宋"/>
                <w:color w:val="000000"/>
                <w:kern w:val="0"/>
                <w:sz w:val="20"/>
                <w:szCs w:val="20"/>
                <w:lang w:bidi="ar"/>
              </w:rPr>
              <w:t>货币资金</w:t>
            </w:r>
          </w:p>
        </w:tc>
        <w:tc>
          <w:tcPr>
            <w:tcW w:w="2118" w:type="dxa"/>
            <w:tcBorders>
              <w:top w:val="nil"/>
              <w:left w:val="single" w:color="000000" w:sz="8" w:space="0"/>
              <w:bottom w:val="single" w:color="000000" w:sz="8" w:space="0"/>
              <w:right w:val="single" w:color="000000" w:sz="8" w:space="0"/>
            </w:tcBorders>
            <w:vAlign w:val="center"/>
          </w:tcPr>
          <w:p w14:paraId="5D728289">
            <w:pPr>
              <w:widowControl/>
              <w:jc w:val="center"/>
              <w:textAlignment w:val="top"/>
              <w:rPr>
                <w:rFonts w:hint="eastAsia" w:ascii="仿宋" w:hAnsi="仿宋" w:eastAsia="仿宋" w:cs="仿宋"/>
                <w:color w:val="000000"/>
                <w:sz w:val="20"/>
                <w:szCs w:val="20"/>
              </w:rPr>
            </w:pPr>
            <w:r>
              <w:rPr>
                <w:rFonts w:hint="eastAsia" w:ascii="仿宋" w:hAnsi="仿宋" w:eastAsia="仿宋" w:cs="仿宋"/>
                <w:color w:val="000000"/>
                <w:kern w:val="0"/>
                <w:sz w:val="20"/>
                <w:szCs w:val="20"/>
                <w:lang w:bidi="ar"/>
              </w:rPr>
              <w:t>1,174.21</w:t>
            </w:r>
          </w:p>
        </w:tc>
        <w:tc>
          <w:tcPr>
            <w:tcW w:w="1959" w:type="dxa"/>
            <w:tcBorders>
              <w:top w:val="nil"/>
              <w:left w:val="single" w:color="000000" w:sz="8" w:space="0"/>
              <w:bottom w:val="single" w:color="000000" w:sz="8" w:space="0"/>
              <w:right w:val="single" w:color="000000" w:sz="8" w:space="0"/>
            </w:tcBorders>
            <w:vAlign w:val="center"/>
          </w:tcPr>
          <w:p w14:paraId="0D06AAC0">
            <w:pPr>
              <w:widowControl/>
              <w:jc w:val="center"/>
              <w:textAlignment w:val="top"/>
              <w:rPr>
                <w:rFonts w:hint="eastAsia" w:ascii="仿宋" w:hAnsi="仿宋" w:eastAsia="仿宋" w:cs="仿宋"/>
                <w:color w:val="000000"/>
                <w:sz w:val="20"/>
                <w:szCs w:val="20"/>
              </w:rPr>
            </w:pPr>
            <w:r>
              <w:rPr>
                <w:rFonts w:hint="eastAsia" w:ascii="仿宋" w:hAnsi="仿宋" w:eastAsia="仿宋" w:cs="仿宋"/>
                <w:color w:val="000000"/>
                <w:kern w:val="0"/>
                <w:sz w:val="20"/>
                <w:szCs w:val="20"/>
                <w:lang w:bidi="ar"/>
              </w:rPr>
              <w:t>404.88</w:t>
            </w:r>
          </w:p>
        </w:tc>
        <w:tc>
          <w:tcPr>
            <w:tcW w:w="1960" w:type="dxa"/>
            <w:tcBorders>
              <w:top w:val="nil"/>
              <w:left w:val="single" w:color="000000" w:sz="8" w:space="0"/>
              <w:bottom w:val="single" w:color="000000" w:sz="8" w:space="0"/>
              <w:right w:val="single" w:color="000000" w:sz="8" w:space="0"/>
            </w:tcBorders>
            <w:vAlign w:val="center"/>
          </w:tcPr>
          <w:p w14:paraId="53D1359B">
            <w:pPr>
              <w:widowControl/>
              <w:jc w:val="center"/>
              <w:textAlignment w:val="top"/>
              <w:rPr>
                <w:rFonts w:hint="eastAsia" w:ascii="仿宋" w:hAnsi="仿宋" w:eastAsia="仿宋" w:cs="仿宋"/>
                <w:color w:val="000000"/>
                <w:sz w:val="20"/>
                <w:szCs w:val="20"/>
              </w:rPr>
            </w:pPr>
            <w:r>
              <w:rPr>
                <w:rFonts w:hint="eastAsia" w:ascii="仿宋" w:hAnsi="仿宋" w:eastAsia="仿宋" w:cs="仿宋"/>
                <w:color w:val="000000"/>
                <w:kern w:val="0"/>
                <w:sz w:val="20"/>
                <w:szCs w:val="20"/>
                <w:lang w:bidi="ar"/>
              </w:rPr>
              <w:t>190.01%</w:t>
            </w:r>
          </w:p>
        </w:tc>
      </w:tr>
      <w:tr w14:paraId="496EB0CA">
        <w:trPr>
          <w:trHeight w:val="317" w:hRule="atLeast"/>
          <w:jc w:val="center"/>
        </w:trPr>
        <w:tc>
          <w:tcPr>
            <w:tcW w:w="1756" w:type="dxa"/>
            <w:tcBorders>
              <w:top w:val="nil"/>
              <w:left w:val="single" w:color="000000" w:sz="8" w:space="0"/>
              <w:bottom w:val="single" w:color="000000" w:sz="8" w:space="0"/>
              <w:right w:val="single" w:color="000000" w:sz="8" w:space="0"/>
            </w:tcBorders>
            <w:vAlign w:val="center"/>
          </w:tcPr>
          <w:p w14:paraId="217AD99E">
            <w:pPr>
              <w:widowControl/>
              <w:jc w:val="center"/>
              <w:textAlignment w:val="top"/>
              <w:rPr>
                <w:rFonts w:hint="eastAsia" w:ascii="仿宋" w:hAnsi="仿宋" w:eastAsia="仿宋" w:cs="仿宋"/>
                <w:color w:val="000000"/>
                <w:sz w:val="20"/>
                <w:szCs w:val="20"/>
              </w:rPr>
            </w:pPr>
            <w:r>
              <w:rPr>
                <w:rFonts w:hint="eastAsia" w:ascii="仿宋" w:hAnsi="仿宋" w:eastAsia="仿宋" w:cs="仿宋"/>
                <w:color w:val="000000"/>
                <w:kern w:val="0"/>
                <w:sz w:val="20"/>
                <w:szCs w:val="20"/>
                <w:lang w:bidi="ar"/>
              </w:rPr>
              <w:t>应收账款</w:t>
            </w:r>
          </w:p>
        </w:tc>
        <w:tc>
          <w:tcPr>
            <w:tcW w:w="2118" w:type="dxa"/>
            <w:tcBorders>
              <w:top w:val="nil"/>
              <w:left w:val="single" w:color="000000" w:sz="8" w:space="0"/>
              <w:bottom w:val="single" w:color="000000" w:sz="8" w:space="0"/>
              <w:right w:val="single" w:color="000000" w:sz="8" w:space="0"/>
            </w:tcBorders>
            <w:vAlign w:val="center"/>
          </w:tcPr>
          <w:p w14:paraId="00FB3488">
            <w:pPr>
              <w:widowControl/>
              <w:jc w:val="center"/>
              <w:textAlignment w:val="top"/>
              <w:rPr>
                <w:rFonts w:hint="eastAsia" w:ascii="仿宋" w:hAnsi="仿宋" w:eastAsia="仿宋" w:cs="仿宋"/>
                <w:color w:val="000000"/>
                <w:sz w:val="20"/>
                <w:szCs w:val="20"/>
              </w:rPr>
            </w:pPr>
            <w:r>
              <w:rPr>
                <w:rFonts w:hint="eastAsia" w:ascii="仿宋" w:hAnsi="仿宋" w:eastAsia="仿宋" w:cs="仿宋"/>
                <w:color w:val="000000"/>
                <w:kern w:val="0"/>
                <w:sz w:val="20"/>
                <w:szCs w:val="20"/>
                <w:lang w:bidi="ar"/>
              </w:rPr>
              <w:t>41.66</w:t>
            </w:r>
          </w:p>
        </w:tc>
        <w:tc>
          <w:tcPr>
            <w:tcW w:w="1959" w:type="dxa"/>
            <w:tcBorders>
              <w:top w:val="nil"/>
              <w:left w:val="single" w:color="000000" w:sz="8" w:space="0"/>
              <w:bottom w:val="single" w:color="000000" w:sz="8" w:space="0"/>
              <w:right w:val="single" w:color="000000" w:sz="8" w:space="0"/>
            </w:tcBorders>
            <w:vAlign w:val="center"/>
          </w:tcPr>
          <w:p w14:paraId="401AE660">
            <w:pPr>
              <w:widowControl/>
              <w:jc w:val="center"/>
              <w:textAlignment w:val="top"/>
              <w:rPr>
                <w:rFonts w:hint="eastAsia" w:ascii="仿宋" w:hAnsi="仿宋" w:eastAsia="仿宋" w:cs="仿宋"/>
                <w:color w:val="000000"/>
                <w:sz w:val="20"/>
                <w:szCs w:val="20"/>
              </w:rPr>
            </w:pPr>
            <w:r>
              <w:rPr>
                <w:rFonts w:hint="eastAsia" w:ascii="仿宋" w:hAnsi="仿宋" w:eastAsia="仿宋" w:cs="仿宋"/>
                <w:color w:val="000000"/>
                <w:kern w:val="0"/>
                <w:sz w:val="20"/>
                <w:szCs w:val="20"/>
                <w:lang w:bidi="ar"/>
              </w:rPr>
              <w:t>98.28</w:t>
            </w:r>
          </w:p>
        </w:tc>
        <w:tc>
          <w:tcPr>
            <w:tcW w:w="1960" w:type="dxa"/>
            <w:tcBorders>
              <w:top w:val="nil"/>
              <w:left w:val="single" w:color="000000" w:sz="8" w:space="0"/>
              <w:bottom w:val="single" w:color="000000" w:sz="8" w:space="0"/>
              <w:right w:val="single" w:color="000000" w:sz="8" w:space="0"/>
            </w:tcBorders>
            <w:vAlign w:val="center"/>
          </w:tcPr>
          <w:p w14:paraId="6304C7B7">
            <w:pPr>
              <w:widowControl/>
              <w:jc w:val="center"/>
              <w:textAlignment w:val="top"/>
              <w:rPr>
                <w:rFonts w:hint="eastAsia" w:ascii="仿宋" w:hAnsi="仿宋" w:eastAsia="仿宋" w:cs="仿宋"/>
                <w:color w:val="000000"/>
                <w:sz w:val="20"/>
                <w:szCs w:val="20"/>
              </w:rPr>
            </w:pPr>
            <w:r>
              <w:rPr>
                <w:rFonts w:hint="eastAsia" w:ascii="仿宋" w:hAnsi="仿宋" w:eastAsia="仿宋" w:cs="仿宋"/>
                <w:color w:val="000000"/>
                <w:kern w:val="0"/>
                <w:sz w:val="20"/>
                <w:szCs w:val="20"/>
                <w:lang w:bidi="ar"/>
              </w:rPr>
              <w:t>-57.61%</w:t>
            </w:r>
          </w:p>
        </w:tc>
      </w:tr>
      <w:tr w14:paraId="6AF27A9F">
        <w:trPr>
          <w:trHeight w:val="317" w:hRule="atLeast"/>
          <w:jc w:val="center"/>
        </w:trPr>
        <w:tc>
          <w:tcPr>
            <w:tcW w:w="1756" w:type="dxa"/>
            <w:tcBorders>
              <w:top w:val="nil"/>
              <w:left w:val="single" w:color="000000" w:sz="8" w:space="0"/>
              <w:bottom w:val="single" w:color="000000" w:sz="8" w:space="0"/>
              <w:right w:val="single" w:color="000000" w:sz="8" w:space="0"/>
            </w:tcBorders>
            <w:vAlign w:val="center"/>
          </w:tcPr>
          <w:p w14:paraId="36811225">
            <w:pPr>
              <w:widowControl/>
              <w:jc w:val="center"/>
              <w:textAlignment w:val="top"/>
              <w:rPr>
                <w:rFonts w:hint="eastAsia" w:ascii="仿宋" w:hAnsi="仿宋" w:eastAsia="仿宋" w:cs="仿宋"/>
                <w:color w:val="000000"/>
                <w:sz w:val="20"/>
                <w:szCs w:val="20"/>
              </w:rPr>
            </w:pPr>
            <w:r>
              <w:rPr>
                <w:rFonts w:hint="eastAsia" w:ascii="仿宋" w:hAnsi="仿宋" w:eastAsia="仿宋" w:cs="仿宋"/>
                <w:color w:val="000000"/>
                <w:kern w:val="0"/>
                <w:sz w:val="20"/>
                <w:szCs w:val="20"/>
                <w:lang w:bidi="ar"/>
              </w:rPr>
              <w:t>存货</w:t>
            </w:r>
          </w:p>
        </w:tc>
        <w:tc>
          <w:tcPr>
            <w:tcW w:w="2118" w:type="dxa"/>
            <w:tcBorders>
              <w:top w:val="nil"/>
              <w:left w:val="single" w:color="000000" w:sz="8" w:space="0"/>
              <w:bottom w:val="single" w:color="000000" w:sz="8" w:space="0"/>
              <w:right w:val="single" w:color="000000" w:sz="8" w:space="0"/>
            </w:tcBorders>
            <w:vAlign w:val="center"/>
          </w:tcPr>
          <w:p w14:paraId="10A1EA57">
            <w:pPr>
              <w:widowControl/>
              <w:jc w:val="center"/>
              <w:textAlignment w:val="top"/>
              <w:rPr>
                <w:rFonts w:hint="eastAsia" w:ascii="仿宋" w:hAnsi="仿宋" w:eastAsia="仿宋" w:cs="仿宋"/>
                <w:color w:val="000000"/>
                <w:sz w:val="20"/>
                <w:szCs w:val="20"/>
              </w:rPr>
            </w:pPr>
            <w:r>
              <w:rPr>
                <w:rFonts w:hint="eastAsia" w:ascii="仿宋" w:hAnsi="仿宋" w:eastAsia="仿宋" w:cs="仿宋"/>
                <w:color w:val="000000"/>
                <w:kern w:val="0"/>
                <w:sz w:val="20"/>
                <w:szCs w:val="20"/>
                <w:lang w:bidi="ar"/>
              </w:rPr>
              <w:t>98.29</w:t>
            </w:r>
          </w:p>
        </w:tc>
        <w:tc>
          <w:tcPr>
            <w:tcW w:w="1959" w:type="dxa"/>
            <w:tcBorders>
              <w:top w:val="nil"/>
              <w:left w:val="single" w:color="000000" w:sz="8" w:space="0"/>
              <w:bottom w:val="single" w:color="000000" w:sz="8" w:space="0"/>
              <w:right w:val="single" w:color="000000" w:sz="8" w:space="0"/>
            </w:tcBorders>
            <w:vAlign w:val="center"/>
          </w:tcPr>
          <w:p w14:paraId="2EA7B75D">
            <w:pPr>
              <w:widowControl/>
              <w:jc w:val="center"/>
              <w:textAlignment w:val="top"/>
              <w:rPr>
                <w:rFonts w:hint="eastAsia" w:ascii="仿宋" w:hAnsi="仿宋" w:eastAsia="仿宋" w:cs="仿宋"/>
                <w:color w:val="000000"/>
                <w:sz w:val="20"/>
                <w:szCs w:val="20"/>
              </w:rPr>
            </w:pPr>
            <w:r>
              <w:rPr>
                <w:rFonts w:hint="eastAsia" w:ascii="仿宋" w:hAnsi="仿宋" w:eastAsia="仿宋" w:cs="仿宋"/>
                <w:color w:val="000000"/>
                <w:kern w:val="0"/>
                <w:sz w:val="20"/>
                <w:szCs w:val="20"/>
                <w:lang w:bidi="ar"/>
              </w:rPr>
              <w:t>53.65</w:t>
            </w:r>
          </w:p>
        </w:tc>
        <w:tc>
          <w:tcPr>
            <w:tcW w:w="1960" w:type="dxa"/>
            <w:tcBorders>
              <w:top w:val="nil"/>
              <w:left w:val="single" w:color="000000" w:sz="8" w:space="0"/>
              <w:bottom w:val="single" w:color="000000" w:sz="8" w:space="0"/>
              <w:right w:val="single" w:color="000000" w:sz="8" w:space="0"/>
            </w:tcBorders>
            <w:vAlign w:val="center"/>
          </w:tcPr>
          <w:p w14:paraId="7332479E">
            <w:pPr>
              <w:widowControl/>
              <w:jc w:val="center"/>
              <w:textAlignment w:val="top"/>
              <w:rPr>
                <w:rFonts w:hint="eastAsia" w:ascii="仿宋" w:hAnsi="仿宋" w:eastAsia="仿宋" w:cs="仿宋"/>
                <w:color w:val="000000"/>
                <w:sz w:val="20"/>
                <w:szCs w:val="20"/>
              </w:rPr>
            </w:pPr>
            <w:r>
              <w:rPr>
                <w:rFonts w:hint="eastAsia" w:ascii="仿宋" w:hAnsi="仿宋" w:eastAsia="仿宋" w:cs="仿宋"/>
                <w:color w:val="000000"/>
                <w:kern w:val="0"/>
                <w:sz w:val="20"/>
                <w:szCs w:val="20"/>
                <w:lang w:bidi="ar"/>
              </w:rPr>
              <w:t>76.94%</w:t>
            </w:r>
          </w:p>
        </w:tc>
      </w:tr>
      <w:tr w14:paraId="24B30AC1">
        <w:trPr>
          <w:trHeight w:val="317" w:hRule="atLeast"/>
          <w:jc w:val="center"/>
        </w:trPr>
        <w:tc>
          <w:tcPr>
            <w:tcW w:w="1756" w:type="dxa"/>
            <w:tcBorders>
              <w:top w:val="nil"/>
              <w:left w:val="single" w:color="000000" w:sz="8" w:space="0"/>
              <w:bottom w:val="single" w:color="000000" w:sz="8" w:space="0"/>
              <w:right w:val="single" w:color="000000" w:sz="8" w:space="0"/>
            </w:tcBorders>
            <w:vAlign w:val="center"/>
          </w:tcPr>
          <w:p w14:paraId="73571A46">
            <w:pPr>
              <w:widowControl/>
              <w:jc w:val="center"/>
              <w:textAlignment w:val="top"/>
              <w:rPr>
                <w:rFonts w:hint="eastAsia" w:ascii="仿宋" w:hAnsi="仿宋" w:eastAsia="仿宋" w:cs="仿宋"/>
                <w:color w:val="000000"/>
                <w:sz w:val="20"/>
                <w:szCs w:val="20"/>
              </w:rPr>
            </w:pPr>
            <w:r>
              <w:rPr>
                <w:rFonts w:hint="eastAsia" w:ascii="仿宋" w:hAnsi="仿宋" w:eastAsia="仿宋" w:cs="仿宋"/>
                <w:color w:val="000000"/>
                <w:kern w:val="0"/>
                <w:sz w:val="20"/>
                <w:szCs w:val="20"/>
                <w:lang w:bidi="ar"/>
              </w:rPr>
              <w:t>固定资产</w:t>
            </w:r>
          </w:p>
        </w:tc>
        <w:tc>
          <w:tcPr>
            <w:tcW w:w="2118" w:type="dxa"/>
            <w:tcBorders>
              <w:top w:val="nil"/>
              <w:left w:val="single" w:color="000000" w:sz="8" w:space="0"/>
              <w:bottom w:val="single" w:color="000000" w:sz="8" w:space="0"/>
              <w:right w:val="single" w:color="000000" w:sz="8" w:space="0"/>
            </w:tcBorders>
            <w:vAlign w:val="center"/>
          </w:tcPr>
          <w:p w14:paraId="6F97DAA6">
            <w:pPr>
              <w:widowControl/>
              <w:jc w:val="center"/>
              <w:textAlignment w:val="top"/>
              <w:rPr>
                <w:rFonts w:hint="eastAsia" w:ascii="仿宋" w:hAnsi="仿宋" w:eastAsia="仿宋" w:cs="仿宋"/>
                <w:color w:val="000000"/>
                <w:sz w:val="20"/>
                <w:szCs w:val="20"/>
              </w:rPr>
            </w:pPr>
            <w:r>
              <w:rPr>
                <w:rFonts w:hint="eastAsia" w:ascii="仿宋" w:hAnsi="仿宋" w:eastAsia="仿宋" w:cs="仿宋"/>
                <w:color w:val="000000"/>
                <w:kern w:val="0"/>
                <w:sz w:val="20"/>
                <w:szCs w:val="20"/>
                <w:lang w:bidi="ar"/>
              </w:rPr>
              <w:t>53.80</w:t>
            </w:r>
          </w:p>
        </w:tc>
        <w:tc>
          <w:tcPr>
            <w:tcW w:w="1959" w:type="dxa"/>
            <w:tcBorders>
              <w:top w:val="nil"/>
              <w:left w:val="single" w:color="000000" w:sz="8" w:space="0"/>
              <w:bottom w:val="single" w:color="000000" w:sz="8" w:space="0"/>
              <w:right w:val="single" w:color="000000" w:sz="8" w:space="0"/>
            </w:tcBorders>
            <w:vAlign w:val="center"/>
          </w:tcPr>
          <w:p w14:paraId="2FAC0FD0">
            <w:pPr>
              <w:widowControl/>
              <w:jc w:val="center"/>
              <w:textAlignment w:val="top"/>
              <w:rPr>
                <w:rFonts w:hint="eastAsia" w:ascii="仿宋" w:hAnsi="仿宋" w:eastAsia="仿宋" w:cs="仿宋"/>
                <w:color w:val="000000"/>
                <w:sz w:val="20"/>
                <w:szCs w:val="20"/>
              </w:rPr>
            </w:pPr>
            <w:r>
              <w:rPr>
                <w:rFonts w:hint="eastAsia" w:ascii="仿宋" w:hAnsi="仿宋" w:eastAsia="仿宋" w:cs="仿宋"/>
                <w:color w:val="000000"/>
                <w:kern w:val="0"/>
                <w:sz w:val="20"/>
                <w:szCs w:val="20"/>
                <w:lang w:bidi="ar"/>
              </w:rPr>
              <w:t>91.10</w:t>
            </w:r>
          </w:p>
        </w:tc>
        <w:tc>
          <w:tcPr>
            <w:tcW w:w="1960" w:type="dxa"/>
            <w:tcBorders>
              <w:top w:val="nil"/>
              <w:left w:val="single" w:color="000000" w:sz="8" w:space="0"/>
              <w:bottom w:val="single" w:color="000000" w:sz="8" w:space="0"/>
              <w:right w:val="single" w:color="000000" w:sz="8" w:space="0"/>
            </w:tcBorders>
            <w:vAlign w:val="center"/>
          </w:tcPr>
          <w:p w14:paraId="76E75BA0">
            <w:pPr>
              <w:widowControl/>
              <w:jc w:val="center"/>
              <w:textAlignment w:val="top"/>
              <w:rPr>
                <w:rFonts w:hint="eastAsia" w:ascii="仿宋" w:hAnsi="仿宋" w:eastAsia="仿宋" w:cs="仿宋"/>
                <w:color w:val="000000"/>
                <w:sz w:val="20"/>
                <w:szCs w:val="20"/>
              </w:rPr>
            </w:pPr>
            <w:r>
              <w:rPr>
                <w:rFonts w:hint="eastAsia" w:ascii="仿宋" w:hAnsi="仿宋" w:eastAsia="仿宋" w:cs="仿宋"/>
                <w:color w:val="000000"/>
                <w:kern w:val="0"/>
                <w:sz w:val="20"/>
                <w:szCs w:val="20"/>
                <w:lang w:bidi="ar"/>
              </w:rPr>
              <w:t>-40.95%</w:t>
            </w:r>
          </w:p>
        </w:tc>
      </w:tr>
      <w:tr w14:paraId="69E5EDBA">
        <w:trPr>
          <w:trHeight w:val="317" w:hRule="atLeast"/>
          <w:jc w:val="center"/>
        </w:trPr>
        <w:tc>
          <w:tcPr>
            <w:tcW w:w="1756" w:type="dxa"/>
            <w:tcBorders>
              <w:top w:val="nil"/>
              <w:left w:val="single" w:color="000000" w:sz="8" w:space="0"/>
              <w:bottom w:val="single" w:color="000000" w:sz="8" w:space="0"/>
              <w:right w:val="single" w:color="000000" w:sz="8" w:space="0"/>
            </w:tcBorders>
            <w:vAlign w:val="center"/>
          </w:tcPr>
          <w:p w14:paraId="03B04AE2">
            <w:pPr>
              <w:widowControl/>
              <w:jc w:val="center"/>
              <w:textAlignment w:val="top"/>
              <w:rPr>
                <w:rFonts w:hint="eastAsia" w:ascii="仿宋" w:hAnsi="仿宋" w:eastAsia="仿宋" w:cs="仿宋"/>
                <w:color w:val="000000"/>
                <w:sz w:val="20"/>
                <w:szCs w:val="20"/>
              </w:rPr>
            </w:pPr>
            <w:r>
              <w:rPr>
                <w:rFonts w:hint="eastAsia" w:ascii="仿宋" w:hAnsi="仿宋" w:eastAsia="仿宋" w:cs="仿宋"/>
                <w:color w:val="000000"/>
                <w:kern w:val="0"/>
                <w:sz w:val="20"/>
                <w:szCs w:val="20"/>
                <w:lang w:bidi="ar"/>
              </w:rPr>
              <w:t>长期待摊费用</w:t>
            </w:r>
          </w:p>
        </w:tc>
        <w:tc>
          <w:tcPr>
            <w:tcW w:w="2118" w:type="dxa"/>
            <w:tcBorders>
              <w:top w:val="nil"/>
              <w:left w:val="single" w:color="000000" w:sz="8" w:space="0"/>
              <w:bottom w:val="single" w:color="000000" w:sz="8" w:space="0"/>
              <w:right w:val="single" w:color="000000" w:sz="8" w:space="0"/>
            </w:tcBorders>
            <w:vAlign w:val="center"/>
          </w:tcPr>
          <w:p w14:paraId="1D357F7E">
            <w:pPr>
              <w:widowControl/>
              <w:jc w:val="center"/>
              <w:textAlignment w:val="top"/>
              <w:rPr>
                <w:rFonts w:hint="eastAsia" w:ascii="仿宋" w:hAnsi="仿宋" w:eastAsia="仿宋" w:cs="仿宋"/>
                <w:color w:val="000000"/>
                <w:sz w:val="20"/>
                <w:szCs w:val="20"/>
              </w:rPr>
            </w:pPr>
            <w:r>
              <w:rPr>
                <w:rFonts w:hint="eastAsia" w:ascii="仿宋" w:hAnsi="仿宋" w:eastAsia="仿宋" w:cs="仿宋"/>
                <w:color w:val="000000"/>
                <w:kern w:val="0"/>
                <w:sz w:val="20"/>
                <w:szCs w:val="20"/>
                <w:lang w:bidi="ar"/>
              </w:rPr>
              <w:t>35.82</w:t>
            </w:r>
          </w:p>
        </w:tc>
        <w:tc>
          <w:tcPr>
            <w:tcW w:w="1959" w:type="dxa"/>
            <w:tcBorders>
              <w:top w:val="nil"/>
              <w:left w:val="single" w:color="000000" w:sz="8" w:space="0"/>
              <w:bottom w:val="single" w:color="000000" w:sz="8" w:space="0"/>
              <w:right w:val="single" w:color="000000" w:sz="8" w:space="0"/>
            </w:tcBorders>
            <w:vAlign w:val="center"/>
          </w:tcPr>
          <w:p w14:paraId="2868D1E0">
            <w:pPr>
              <w:widowControl/>
              <w:jc w:val="center"/>
              <w:textAlignment w:val="top"/>
              <w:rPr>
                <w:rFonts w:hint="eastAsia" w:ascii="仿宋" w:hAnsi="仿宋" w:eastAsia="仿宋" w:cs="仿宋"/>
                <w:color w:val="000000"/>
                <w:sz w:val="20"/>
                <w:szCs w:val="20"/>
              </w:rPr>
            </w:pPr>
            <w:r>
              <w:rPr>
                <w:rFonts w:hint="eastAsia" w:ascii="仿宋" w:hAnsi="仿宋" w:eastAsia="仿宋" w:cs="仿宋"/>
                <w:color w:val="000000"/>
                <w:kern w:val="0"/>
                <w:sz w:val="20"/>
                <w:szCs w:val="20"/>
                <w:lang w:bidi="ar"/>
              </w:rPr>
              <w:t>-</w:t>
            </w:r>
          </w:p>
        </w:tc>
        <w:tc>
          <w:tcPr>
            <w:tcW w:w="1960" w:type="dxa"/>
            <w:tcBorders>
              <w:top w:val="nil"/>
              <w:left w:val="single" w:color="000000" w:sz="8" w:space="0"/>
              <w:bottom w:val="single" w:color="000000" w:sz="8" w:space="0"/>
              <w:right w:val="single" w:color="000000" w:sz="8" w:space="0"/>
            </w:tcBorders>
            <w:vAlign w:val="center"/>
          </w:tcPr>
          <w:p w14:paraId="584854B1">
            <w:pPr>
              <w:widowControl/>
              <w:jc w:val="center"/>
              <w:textAlignment w:val="top"/>
              <w:rPr>
                <w:rFonts w:hint="eastAsia" w:ascii="仿宋" w:hAnsi="仿宋" w:eastAsia="仿宋" w:cs="仿宋"/>
                <w:color w:val="000000"/>
                <w:sz w:val="20"/>
                <w:szCs w:val="20"/>
              </w:rPr>
            </w:pPr>
            <w:r>
              <w:rPr>
                <w:rFonts w:hint="eastAsia" w:ascii="仿宋" w:hAnsi="仿宋" w:eastAsia="仿宋" w:cs="仿宋"/>
                <w:color w:val="000000"/>
                <w:sz w:val="20"/>
                <w:szCs w:val="20"/>
              </w:rPr>
              <w:t>不适用</w:t>
            </w:r>
          </w:p>
        </w:tc>
      </w:tr>
      <w:tr w14:paraId="22540E5C">
        <w:trPr>
          <w:trHeight w:val="317" w:hRule="atLeast"/>
          <w:jc w:val="center"/>
        </w:trPr>
        <w:tc>
          <w:tcPr>
            <w:tcW w:w="1756" w:type="dxa"/>
            <w:tcBorders>
              <w:top w:val="nil"/>
              <w:left w:val="single" w:color="000000" w:sz="8" w:space="0"/>
              <w:bottom w:val="single" w:color="000000" w:sz="8" w:space="0"/>
              <w:right w:val="single" w:color="000000" w:sz="8" w:space="0"/>
            </w:tcBorders>
            <w:vAlign w:val="center"/>
          </w:tcPr>
          <w:p w14:paraId="34DDFA32">
            <w:pPr>
              <w:widowControl/>
              <w:jc w:val="center"/>
              <w:textAlignment w:val="top"/>
              <w:rPr>
                <w:rFonts w:hint="eastAsia" w:ascii="仿宋" w:hAnsi="仿宋" w:eastAsia="仿宋" w:cs="仿宋"/>
                <w:color w:val="000000"/>
                <w:sz w:val="20"/>
                <w:szCs w:val="20"/>
              </w:rPr>
            </w:pPr>
            <w:r>
              <w:rPr>
                <w:rFonts w:hint="eastAsia" w:ascii="仿宋" w:hAnsi="仿宋" w:eastAsia="仿宋" w:cs="仿宋"/>
                <w:color w:val="000000"/>
                <w:kern w:val="0"/>
                <w:sz w:val="20"/>
                <w:szCs w:val="20"/>
                <w:lang w:bidi="ar"/>
              </w:rPr>
              <w:t>资产总计</w:t>
            </w:r>
          </w:p>
        </w:tc>
        <w:tc>
          <w:tcPr>
            <w:tcW w:w="2118" w:type="dxa"/>
            <w:tcBorders>
              <w:top w:val="nil"/>
              <w:left w:val="single" w:color="000000" w:sz="8" w:space="0"/>
              <w:bottom w:val="single" w:color="000000" w:sz="8" w:space="0"/>
              <w:right w:val="single" w:color="000000" w:sz="8" w:space="0"/>
            </w:tcBorders>
            <w:vAlign w:val="center"/>
          </w:tcPr>
          <w:p w14:paraId="42D43325">
            <w:pPr>
              <w:widowControl/>
              <w:jc w:val="center"/>
              <w:textAlignment w:val="top"/>
              <w:rPr>
                <w:rFonts w:hint="eastAsia" w:ascii="仿宋" w:hAnsi="仿宋" w:eastAsia="仿宋" w:cs="仿宋"/>
                <w:color w:val="000000"/>
                <w:sz w:val="20"/>
                <w:szCs w:val="20"/>
              </w:rPr>
            </w:pPr>
            <w:r>
              <w:rPr>
                <w:rFonts w:hint="eastAsia" w:ascii="仿宋" w:hAnsi="仿宋" w:eastAsia="仿宋" w:cs="仿宋"/>
                <w:color w:val="000000"/>
                <w:kern w:val="0"/>
                <w:sz w:val="20"/>
                <w:szCs w:val="20"/>
                <w:lang w:bidi="ar"/>
              </w:rPr>
              <w:t>1,544.18</w:t>
            </w:r>
          </w:p>
        </w:tc>
        <w:tc>
          <w:tcPr>
            <w:tcW w:w="1959" w:type="dxa"/>
            <w:tcBorders>
              <w:top w:val="nil"/>
              <w:left w:val="single" w:color="000000" w:sz="8" w:space="0"/>
              <w:bottom w:val="single" w:color="000000" w:sz="8" w:space="0"/>
              <w:right w:val="single" w:color="000000" w:sz="8" w:space="0"/>
            </w:tcBorders>
            <w:vAlign w:val="center"/>
          </w:tcPr>
          <w:p w14:paraId="61BAEA41">
            <w:pPr>
              <w:widowControl/>
              <w:jc w:val="center"/>
              <w:textAlignment w:val="top"/>
              <w:rPr>
                <w:rFonts w:hint="eastAsia" w:ascii="仿宋" w:hAnsi="仿宋" w:eastAsia="仿宋" w:cs="仿宋"/>
                <w:color w:val="000000"/>
                <w:sz w:val="20"/>
                <w:szCs w:val="20"/>
              </w:rPr>
            </w:pPr>
            <w:r>
              <w:rPr>
                <w:rFonts w:hint="eastAsia" w:ascii="仿宋" w:hAnsi="仿宋" w:eastAsia="仿宋" w:cs="仿宋"/>
                <w:color w:val="000000"/>
                <w:kern w:val="0"/>
                <w:sz w:val="20"/>
                <w:szCs w:val="20"/>
                <w:lang w:bidi="ar"/>
              </w:rPr>
              <w:t>916.86</w:t>
            </w:r>
          </w:p>
        </w:tc>
        <w:tc>
          <w:tcPr>
            <w:tcW w:w="1960" w:type="dxa"/>
            <w:tcBorders>
              <w:top w:val="nil"/>
              <w:left w:val="single" w:color="000000" w:sz="8" w:space="0"/>
              <w:bottom w:val="single" w:color="000000" w:sz="8" w:space="0"/>
              <w:right w:val="single" w:color="000000" w:sz="8" w:space="0"/>
            </w:tcBorders>
            <w:vAlign w:val="center"/>
          </w:tcPr>
          <w:p w14:paraId="5AB9BB52">
            <w:pPr>
              <w:widowControl/>
              <w:jc w:val="center"/>
              <w:textAlignment w:val="top"/>
              <w:rPr>
                <w:rFonts w:hint="eastAsia" w:ascii="仿宋" w:hAnsi="仿宋" w:eastAsia="仿宋" w:cs="仿宋"/>
                <w:color w:val="000000"/>
                <w:sz w:val="20"/>
                <w:szCs w:val="20"/>
              </w:rPr>
            </w:pPr>
            <w:r>
              <w:rPr>
                <w:rFonts w:hint="eastAsia" w:ascii="仿宋" w:hAnsi="仿宋" w:eastAsia="仿宋" w:cs="仿宋"/>
                <w:color w:val="000000"/>
                <w:kern w:val="0"/>
                <w:sz w:val="20"/>
                <w:szCs w:val="20"/>
                <w:lang w:bidi="ar"/>
              </w:rPr>
              <w:t>68.42%</w:t>
            </w:r>
          </w:p>
        </w:tc>
      </w:tr>
      <w:tr w14:paraId="4E888A63">
        <w:trPr>
          <w:trHeight w:val="317" w:hRule="atLeast"/>
          <w:jc w:val="center"/>
        </w:trPr>
        <w:tc>
          <w:tcPr>
            <w:tcW w:w="1756" w:type="dxa"/>
            <w:tcBorders>
              <w:top w:val="nil"/>
              <w:left w:val="single" w:color="000000" w:sz="8" w:space="0"/>
              <w:bottom w:val="single" w:color="000000" w:sz="8" w:space="0"/>
              <w:right w:val="single" w:color="000000" w:sz="8" w:space="0"/>
            </w:tcBorders>
            <w:vAlign w:val="center"/>
          </w:tcPr>
          <w:p w14:paraId="0DB7A389">
            <w:pPr>
              <w:widowControl/>
              <w:jc w:val="center"/>
              <w:textAlignment w:val="top"/>
              <w:rPr>
                <w:rFonts w:hint="eastAsia" w:ascii="仿宋" w:hAnsi="仿宋" w:eastAsia="仿宋" w:cs="仿宋"/>
                <w:color w:val="000000"/>
                <w:sz w:val="20"/>
                <w:szCs w:val="20"/>
              </w:rPr>
            </w:pPr>
            <w:r>
              <w:rPr>
                <w:rFonts w:hint="eastAsia" w:ascii="仿宋" w:hAnsi="仿宋" w:eastAsia="仿宋" w:cs="仿宋"/>
                <w:color w:val="000000"/>
                <w:kern w:val="0"/>
                <w:sz w:val="20"/>
                <w:szCs w:val="20"/>
                <w:lang w:bidi="ar"/>
              </w:rPr>
              <w:t>应付职工薪酬</w:t>
            </w:r>
          </w:p>
        </w:tc>
        <w:tc>
          <w:tcPr>
            <w:tcW w:w="2118" w:type="dxa"/>
            <w:tcBorders>
              <w:top w:val="nil"/>
              <w:left w:val="single" w:color="000000" w:sz="8" w:space="0"/>
              <w:bottom w:val="single" w:color="000000" w:sz="8" w:space="0"/>
              <w:right w:val="single" w:color="000000" w:sz="8" w:space="0"/>
            </w:tcBorders>
            <w:vAlign w:val="center"/>
          </w:tcPr>
          <w:p w14:paraId="59097684">
            <w:pPr>
              <w:widowControl/>
              <w:jc w:val="center"/>
              <w:textAlignment w:val="top"/>
              <w:rPr>
                <w:rFonts w:hint="eastAsia" w:ascii="仿宋" w:hAnsi="仿宋" w:eastAsia="仿宋" w:cs="仿宋"/>
                <w:color w:val="000000"/>
                <w:sz w:val="20"/>
                <w:szCs w:val="20"/>
              </w:rPr>
            </w:pPr>
            <w:r>
              <w:rPr>
                <w:rFonts w:hint="eastAsia" w:ascii="仿宋" w:hAnsi="仿宋" w:eastAsia="仿宋" w:cs="仿宋"/>
                <w:color w:val="000000"/>
                <w:kern w:val="0"/>
                <w:sz w:val="20"/>
                <w:szCs w:val="20"/>
                <w:lang w:bidi="ar"/>
              </w:rPr>
              <w:t>62.58</w:t>
            </w:r>
          </w:p>
        </w:tc>
        <w:tc>
          <w:tcPr>
            <w:tcW w:w="1959" w:type="dxa"/>
            <w:tcBorders>
              <w:top w:val="nil"/>
              <w:left w:val="single" w:color="000000" w:sz="8" w:space="0"/>
              <w:bottom w:val="single" w:color="000000" w:sz="8" w:space="0"/>
              <w:right w:val="single" w:color="000000" w:sz="8" w:space="0"/>
            </w:tcBorders>
            <w:vAlign w:val="center"/>
          </w:tcPr>
          <w:p w14:paraId="5B148530">
            <w:pPr>
              <w:widowControl/>
              <w:jc w:val="center"/>
              <w:textAlignment w:val="top"/>
              <w:rPr>
                <w:rFonts w:hint="eastAsia" w:ascii="仿宋" w:hAnsi="仿宋" w:eastAsia="仿宋" w:cs="仿宋"/>
                <w:color w:val="000000"/>
                <w:sz w:val="20"/>
                <w:szCs w:val="20"/>
              </w:rPr>
            </w:pPr>
            <w:r>
              <w:rPr>
                <w:rFonts w:hint="eastAsia" w:ascii="仿宋" w:hAnsi="仿宋" w:eastAsia="仿宋" w:cs="仿宋"/>
                <w:color w:val="000000"/>
                <w:kern w:val="0"/>
                <w:sz w:val="20"/>
                <w:szCs w:val="20"/>
                <w:lang w:bidi="ar"/>
              </w:rPr>
              <w:t>65.48</w:t>
            </w:r>
          </w:p>
        </w:tc>
        <w:tc>
          <w:tcPr>
            <w:tcW w:w="1960" w:type="dxa"/>
            <w:tcBorders>
              <w:top w:val="nil"/>
              <w:left w:val="single" w:color="000000" w:sz="8" w:space="0"/>
              <w:bottom w:val="single" w:color="000000" w:sz="8" w:space="0"/>
              <w:right w:val="single" w:color="000000" w:sz="8" w:space="0"/>
            </w:tcBorders>
            <w:vAlign w:val="center"/>
          </w:tcPr>
          <w:p w14:paraId="3D46571B">
            <w:pPr>
              <w:widowControl/>
              <w:jc w:val="center"/>
              <w:textAlignment w:val="top"/>
              <w:rPr>
                <w:rFonts w:hint="eastAsia" w:ascii="仿宋" w:hAnsi="仿宋" w:eastAsia="仿宋" w:cs="仿宋"/>
                <w:color w:val="000000"/>
                <w:sz w:val="20"/>
                <w:szCs w:val="20"/>
              </w:rPr>
            </w:pPr>
            <w:r>
              <w:rPr>
                <w:rFonts w:hint="eastAsia" w:ascii="仿宋" w:hAnsi="仿宋" w:eastAsia="仿宋" w:cs="仿宋"/>
                <w:color w:val="000000"/>
                <w:kern w:val="0"/>
                <w:sz w:val="20"/>
                <w:szCs w:val="20"/>
                <w:lang w:bidi="ar"/>
              </w:rPr>
              <w:t>-4.42%</w:t>
            </w:r>
          </w:p>
        </w:tc>
      </w:tr>
      <w:tr w14:paraId="2AFCB044">
        <w:trPr>
          <w:trHeight w:val="317" w:hRule="atLeast"/>
          <w:jc w:val="center"/>
        </w:trPr>
        <w:tc>
          <w:tcPr>
            <w:tcW w:w="1756" w:type="dxa"/>
            <w:tcBorders>
              <w:top w:val="nil"/>
              <w:left w:val="single" w:color="000000" w:sz="8" w:space="0"/>
              <w:bottom w:val="single" w:color="000000" w:sz="8" w:space="0"/>
              <w:right w:val="single" w:color="000000" w:sz="8" w:space="0"/>
            </w:tcBorders>
            <w:vAlign w:val="center"/>
          </w:tcPr>
          <w:p w14:paraId="6731E129">
            <w:pPr>
              <w:widowControl/>
              <w:jc w:val="center"/>
              <w:textAlignment w:val="top"/>
              <w:rPr>
                <w:rFonts w:hint="eastAsia" w:ascii="仿宋" w:hAnsi="仿宋" w:eastAsia="仿宋" w:cs="仿宋"/>
                <w:color w:val="000000"/>
                <w:sz w:val="20"/>
                <w:szCs w:val="20"/>
              </w:rPr>
            </w:pPr>
            <w:r>
              <w:rPr>
                <w:rFonts w:hint="eastAsia" w:ascii="仿宋" w:hAnsi="仿宋" w:eastAsia="仿宋" w:cs="仿宋"/>
                <w:color w:val="000000"/>
                <w:kern w:val="0"/>
                <w:sz w:val="20"/>
                <w:szCs w:val="20"/>
                <w:lang w:bidi="ar"/>
              </w:rPr>
              <w:t>实收资本</w:t>
            </w:r>
          </w:p>
        </w:tc>
        <w:tc>
          <w:tcPr>
            <w:tcW w:w="2118" w:type="dxa"/>
            <w:tcBorders>
              <w:top w:val="nil"/>
              <w:left w:val="single" w:color="000000" w:sz="8" w:space="0"/>
              <w:bottom w:val="single" w:color="000000" w:sz="8" w:space="0"/>
              <w:right w:val="single" w:color="000000" w:sz="8" w:space="0"/>
            </w:tcBorders>
            <w:vAlign w:val="center"/>
          </w:tcPr>
          <w:p w14:paraId="7F97E2FE">
            <w:pPr>
              <w:widowControl/>
              <w:jc w:val="center"/>
              <w:textAlignment w:val="top"/>
              <w:rPr>
                <w:rFonts w:hint="eastAsia" w:ascii="仿宋" w:hAnsi="仿宋" w:eastAsia="仿宋" w:cs="仿宋"/>
                <w:color w:val="000000"/>
                <w:sz w:val="20"/>
                <w:szCs w:val="20"/>
              </w:rPr>
            </w:pPr>
            <w:r>
              <w:rPr>
                <w:rFonts w:hint="eastAsia" w:ascii="仿宋" w:hAnsi="仿宋" w:eastAsia="仿宋" w:cs="仿宋"/>
                <w:color w:val="000000"/>
                <w:kern w:val="0"/>
                <w:sz w:val="20"/>
                <w:szCs w:val="20"/>
                <w:lang w:bidi="ar"/>
              </w:rPr>
              <w:t>500.00</w:t>
            </w:r>
          </w:p>
        </w:tc>
        <w:tc>
          <w:tcPr>
            <w:tcW w:w="1959" w:type="dxa"/>
            <w:tcBorders>
              <w:top w:val="nil"/>
              <w:left w:val="single" w:color="000000" w:sz="8" w:space="0"/>
              <w:bottom w:val="single" w:color="000000" w:sz="8" w:space="0"/>
              <w:right w:val="single" w:color="000000" w:sz="8" w:space="0"/>
            </w:tcBorders>
            <w:vAlign w:val="center"/>
          </w:tcPr>
          <w:p w14:paraId="00EC2935">
            <w:pPr>
              <w:widowControl/>
              <w:jc w:val="center"/>
              <w:textAlignment w:val="top"/>
              <w:rPr>
                <w:rFonts w:hint="eastAsia" w:ascii="仿宋" w:hAnsi="仿宋" w:eastAsia="仿宋" w:cs="仿宋"/>
                <w:color w:val="000000"/>
                <w:sz w:val="20"/>
                <w:szCs w:val="20"/>
              </w:rPr>
            </w:pPr>
            <w:r>
              <w:rPr>
                <w:rFonts w:hint="eastAsia" w:ascii="仿宋" w:hAnsi="仿宋" w:eastAsia="仿宋" w:cs="仿宋"/>
                <w:color w:val="000000"/>
                <w:kern w:val="0"/>
                <w:sz w:val="20"/>
                <w:szCs w:val="20"/>
                <w:lang w:bidi="ar"/>
              </w:rPr>
              <w:t>119.68</w:t>
            </w:r>
          </w:p>
        </w:tc>
        <w:tc>
          <w:tcPr>
            <w:tcW w:w="1960" w:type="dxa"/>
            <w:tcBorders>
              <w:top w:val="nil"/>
              <w:left w:val="single" w:color="000000" w:sz="8" w:space="0"/>
              <w:bottom w:val="single" w:color="000000" w:sz="8" w:space="0"/>
              <w:right w:val="single" w:color="000000" w:sz="8" w:space="0"/>
            </w:tcBorders>
            <w:vAlign w:val="center"/>
          </w:tcPr>
          <w:p w14:paraId="7EF57E56">
            <w:pPr>
              <w:widowControl/>
              <w:jc w:val="center"/>
              <w:textAlignment w:val="top"/>
              <w:rPr>
                <w:rFonts w:hint="eastAsia" w:ascii="仿宋" w:hAnsi="仿宋" w:eastAsia="仿宋" w:cs="仿宋"/>
                <w:color w:val="000000"/>
                <w:sz w:val="20"/>
                <w:szCs w:val="20"/>
              </w:rPr>
            </w:pPr>
            <w:r>
              <w:rPr>
                <w:rFonts w:hint="eastAsia" w:ascii="仿宋" w:hAnsi="仿宋" w:eastAsia="仿宋" w:cs="仿宋"/>
                <w:color w:val="000000"/>
                <w:kern w:val="0"/>
                <w:sz w:val="20"/>
                <w:szCs w:val="20"/>
                <w:lang w:bidi="ar"/>
              </w:rPr>
              <w:t>317.78%</w:t>
            </w:r>
          </w:p>
        </w:tc>
      </w:tr>
      <w:tr w14:paraId="0C4EC2BB">
        <w:trPr>
          <w:trHeight w:val="317" w:hRule="atLeast"/>
          <w:jc w:val="center"/>
        </w:trPr>
        <w:tc>
          <w:tcPr>
            <w:tcW w:w="1756" w:type="dxa"/>
            <w:tcBorders>
              <w:top w:val="nil"/>
              <w:left w:val="single" w:color="000000" w:sz="8" w:space="0"/>
              <w:bottom w:val="single" w:color="000000" w:sz="8" w:space="0"/>
              <w:right w:val="single" w:color="000000" w:sz="8" w:space="0"/>
            </w:tcBorders>
            <w:vAlign w:val="center"/>
          </w:tcPr>
          <w:p w14:paraId="3B02EBDB">
            <w:pPr>
              <w:widowControl/>
              <w:jc w:val="center"/>
              <w:textAlignment w:val="top"/>
              <w:rPr>
                <w:rFonts w:hint="eastAsia" w:ascii="仿宋" w:hAnsi="仿宋" w:eastAsia="仿宋" w:cs="仿宋"/>
                <w:color w:val="000000"/>
                <w:sz w:val="20"/>
                <w:szCs w:val="20"/>
              </w:rPr>
            </w:pPr>
            <w:r>
              <w:rPr>
                <w:rFonts w:hint="eastAsia" w:ascii="仿宋" w:hAnsi="仿宋" w:eastAsia="仿宋" w:cs="仿宋"/>
                <w:color w:val="000000"/>
                <w:kern w:val="0"/>
                <w:sz w:val="20"/>
                <w:szCs w:val="20"/>
                <w:lang w:bidi="ar"/>
              </w:rPr>
              <w:t>未分配利润</w:t>
            </w:r>
          </w:p>
        </w:tc>
        <w:tc>
          <w:tcPr>
            <w:tcW w:w="2118" w:type="dxa"/>
            <w:tcBorders>
              <w:top w:val="nil"/>
              <w:left w:val="single" w:color="000000" w:sz="8" w:space="0"/>
              <w:bottom w:val="single" w:color="000000" w:sz="8" w:space="0"/>
              <w:right w:val="single" w:color="000000" w:sz="8" w:space="0"/>
            </w:tcBorders>
            <w:vAlign w:val="center"/>
          </w:tcPr>
          <w:p w14:paraId="7A1F1183">
            <w:pPr>
              <w:widowControl/>
              <w:jc w:val="center"/>
              <w:textAlignment w:val="top"/>
              <w:rPr>
                <w:rFonts w:hint="eastAsia" w:ascii="仿宋" w:hAnsi="仿宋" w:eastAsia="仿宋" w:cs="仿宋"/>
                <w:color w:val="000000"/>
                <w:sz w:val="20"/>
                <w:szCs w:val="20"/>
              </w:rPr>
            </w:pPr>
            <w:r>
              <w:rPr>
                <w:rFonts w:hint="eastAsia" w:ascii="仿宋" w:hAnsi="仿宋" w:eastAsia="仿宋" w:cs="仿宋"/>
                <w:color w:val="000000"/>
                <w:kern w:val="0"/>
                <w:sz w:val="20"/>
                <w:szCs w:val="20"/>
                <w:lang w:bidi="ar"/>
              </w:rPr>
              <w:t>-1,258.81</w:t>
            </w:r>
          </w:p>
        </w:tc>
        <w:tc>
          <w:tcPr>
            <w:tcW w:w="1959" w:type="dxa"/>
            <w:tcBorders>
              <w:top w:val="nil"/>
              <w:left w:val="single" w:color="000000" w:sz="8" w:space="0"/>
              <w:bottom w:val="single" w:color="000000" w:sz="8" w:space="0"/>
              <w:right w:val="single" w:color="000000" w:sz="8" w:space="0"/>
            </w:tcBorders>
            <w:vAlign w:val="center"/>
          </w:tcPr>
          <w:p w14:paraId="14EFD072">
            <w:pPr>
              <w:widowControl/>
              <w:jc w:val="center"/>
              <w:textAlignment w:val="top"/>
              <w:rPr>
                <w:rFonts w:hint="eastAsia" w:ascii="仿宋" w:hAnsi="仿宋" w:eastAsia="仿宋" w:cs="仿宋"/>
                <w:color w:val="000000"/>
                <w:sz w:val="20"/>
                <w:szCs w:val="20"/>
              </w:rPr>
            </w:pPr>
            <w:r>
              <w:rPr>
                <w:rFonts w:hint="eastAsia" w:ascii="仿宋" w:hAnsi="仿宋" w:eastAsia="仿宋" w:cs="仿宋"/>
                <w:color w:val="000000"/>
                <w:kern w:val="0"/>
                <w:sz w:val="20"/>
                <w:szCs w:val="20"/>
                <w:lang w:bidi="ar"/>
              </w:rPr>
              <w:t>-1,263.58</w:t>
            </w:r>
          </w:p>
        </w:tc>
        <w:tc>
          <w:tcPr>
            <w:tcW w:w="1960" w:type="dxa"/>
            <w:tcBorders>
              <w:top w:val="nil"/>
              <w:left w:val="single" w:color="000000" w:sz="8" w:space="0"/>
              <w:bottom w:val="single" w:color="000000" w:sz="8" w:space="0"/>
              <w:right w:val="single" w:color="000000" w:sz="8" w:space="0"/>
            </w:tcBorders>
            <w:vAlign w:val="center"/>
          </w:tcPr>
          <w:p w14:paraId="4F1C50A6">
            <w:pPr>
              <w:widowControl/>
              <w:jc w:val="center"/>
              <w:textAlignment w:val="top"/>
              <w:rPr>
                <w:rFonts w:hint="eastAsia" w:ascii="仿宋" w:hAnsi="仿宋" w:eastAsia="仿宋" w:cs="仿宋"/>
                <w:color w:val="000000"/>
                <w:sz w:val="20"/>
                <w:szCs w:val="20"/>
              </w:rPr>
            </w:pPr>
            <w:r>
              <w:rPr>
                <w:rFonts w:hint="eastAsia" w:ascii="仿宋" w:hAnsi="仿宋" w:eastAsia="仿宋" w:cs="仿宋"/>
                <w:color w:val="000000"/>
                <w:kern w:val="0"/>
                <w:sz w:val="20"/>
                <w:szCs w:val="20"/>
                <w:lang w:bidi="ar"/>
              </w:rPr>
              <w:t>0.38%</w:t>
            </w:r>
          </w:p>
        </w:tc>
      </w:tr>
      <w:tr w14:paraId="695A6585">
        <w:trPr>
          <w:trHeight w:val="317" w:hRule="atLeast"/>
          <w:jc w:val="center"/>
        </w:trPr>
        <w:tc>
          <w:tcPr>
            <w:tcW w:w="1756" w:type="dxa"/>
            <w:tcBorders>
              <w:top w:val="nil"/>
              <w:left w:val="single" w:color="000000" w:sz="8" w:space="0"/>
              <w:bottom w:val="single" w:color="000000" w:sz="8" w:space="0"/>
              <w:right w:val="single" w:color="000000" w:sz="8" w:space="0"/>
            </w:tcBorders>
            <w:vAlign w:val="center"/>
          </w:tcPr>
          <w:p w14:paraId="44912BEB">
            <w:pPr>
              <w:widowControl/>
              <w:jc w:val="center"/>
              <w:textAlignment w:val="top"/>
              <w:rPr>
                <w:rFonts w:hint="eastAsia" w:ascii="仿宋" w:hAnsi="仿宋" w:eastAsia="仿宋" w:cs="仿宋"/>
                <w:color w:val="000000"/>
                <w:sz w:val="20"/>
                <w:szCs w:val="20"/>
              </w:rPr>
            </w:pPr>
            <w:r>
              <w:rPr>
                <w:rFonts w:hint="eastAsia" w:ascii="仿宋" w:hAnsi="仿宋" w:eastAsia="仿宋" w:cs="仿宋"/>
                <w:color w:val="000000"/>
                <w:kern w:val="0"/>
                <w:sz w:val="20"/>
                <w:szCs w:val="20"/>
                <w:lang w:bidi="ar"/>
              </w:rPr>
              <w:t>所有者权益</w:t>
            </w:r>
          </w:p>
        </w:tc>
        <w:tc>
          <w:tcPr>
            <w:tcW w:w="2118" w:type="dxa"/>
            <w:tcBorders>
              <w:top w:val="nil"/>
              <w:left w:val="single" w:color="000000" w:sz="8" w:space="0"/>
              <w:bottom w:val="single" w:color="000000" w:sz="8" w:space="0"/>
              <w:right w:val="single" w:color="000000" w:sz="8" w:space="0"/>
            </w:tcBorders>
            <w:vAlign w:val="center"/>
          </w:tcPr>
          <w:p w14:paraId="104EA1C1">
            <w:pPr>
              <w:widowControl/>
              <w:jc w:val="center"/>
              <w:textAlignment w:val="top"/>
              <w:rPr>
                <w:rFonts w:hint="eastAsia" w:ascii="仿宋" w:hAnsi="仿宋" w:eastAsia="仿宋" w:cs="仿宋"/>
                <w:color w:val="000000"/>
                <w:sz w:val="20"/>
                <w:szCs w:val="20"/>
              </w:rPr>
            </w:pPr>
            <w:r>
              <w:rPr>
                <w:rFonts w:hint="eastAsia" w:ascii="仿宋" w:hAnsi="仿宋" w:eastAsia="仿宋" w:cs="仿宋"/>
                <w:color w:val="000000"/>
                <w:kern w:val="0"/>
                <w:sz w:val="20"/>
                <w:szCs w:val="20"/>
                <w:lang w:bidi="ar"/>
              </w:rPr>
              <w:t>1,471.19</w:t>
            </w:r>
          </w:p>
        </w:tc>
        <w:tc>
          <w:tcPr>
            <w:tcW w:w="1959" w:type="dxa"/>
            <w:tcBorders>
              <w:top w:val="nil"/>
              <w:left w:val="single" w:color="000000" w:sz="8" w:space="0"/>
              <w:bottom w:val="single" w:color="000000" w:sz="8" w:space="0"/>
              <w:right w:val="single" w:color="000000" w:sz="8" w:space="0"/>
            </w:tcBorders>
            <w:vAlign w:val="center"/>
          </w:tcPr>
          <w:p w14:paraId="33A01240">
            <w:pPr>
              <w:widowControl/>
              <w:jc w:val="center"/>
              <w:textAlignment w:val="top"/>
              <w:rPr>
                <w:rFonts w:hint="eastAsia" w:ascii="仿宋" w:hAnsi="仿宋" w:eastAsia="仿宋" w:cs="仿宋"/>
                <w:color w:val="000000"/>
                <w:sz w:val="20"/>
                <w:szCs w:val="20"/>
              </w:rPr>
            </w:pPr>
            <w:r>
              <w:rPr>
                <w:rFonts w:hint="eastAsia" w:ascii="仿宋" w:hAnsi="仿宋" w:eastAsia="仿宋" w:cs="仿宋"/>
                <w:color w:val="000000"/>
                <w:kern w:val="0"/>
                <w:sz w:val="20"/>
                <w:szCs w:val="20"/>
                <w:lang w:bidi="ar"/>
              </w:rPr>
              <w:t>706.42</w:t>
            </w:r>
          </w:p>
        </w:tc>
        <w:tc>
          <w:tcPr>
            <w:tcW w:w="1960" w:type="dxa"/>
            <w:tcBorders>
              <w:top w:val="nil"/>
              <w:left w:val="single" w:color="000000" w:sz="8" w:space="0"/>
              <w:bottom w:val="single" w:color="000000" w:sz="8" w:space="0"/>
              <w:right w:val="single" w:color="000000" w:sz="8" w:space="0"/>
            </w:tcBorders>
            <w:vAlign w:val="center"/>
          </w:tcPr>
          <w:p w14:paraId="1EE8F060">
            <w:pPr>
              <w:widowControl/>
              <w:jc w:val="center"/>
              <w:textAlignment w:val="top"/>
              <w:rPr>
                <w:rFonts w:hint="eastAsia" w:ascii="仿宋" w:hAnsi="仿宋" w:eastAsia="仿宋" w:cs="仿宋"/>
                <w:color w:val="000000"/>
                <w:sz w:val="20"/>
                <w:szCs w:val="20"/>
              </w:rPr>
            </w:pPr>
            <w:r>
              <w:rPr>
                <w:rFonts w:hint="eastAsia" w:ascii="仿宋" w:hAnsi="仿宋" w:eastAsia="仿宋" w:cs="仿宋"/>
                <w:color w:val="000000"/>
                <w:kern w:val="0"/>
                <w:sz w:val="20"/>
                <w:szCs w:val="20"/>
                <w:lang w:bidi="ar"/>
              </w:rPr>
              <w:t>108.26%</w:t>
            </w:r>
          </w:p>
        </w:tc>
      </w:tr>
    </w:tbl>
    <w:p w14:paraId="4BF58691">
      <w:pPr>
        <w:pStyle w:val="12"/>
        <w:spacing w:before="129" w:line="360" w:lineRule="auto"/>
        <w:ind w:left="34"/>
        <w:outlineLvl w:val="1"/>
        <w:rPr>
          <w:rFonts w:hint="eastAsia" w:ascii="华文楷体" w:hAnsi="华文楷体" w:eastAsia="华文楷体" w:cs="华文楷体"/>
          <w:b/>
          <w:bCs/>
          <w:spacing w:val="-4"/>
          <w:sz w:val="32"/>
          <w:szCs w:val="32"/>
          <w:lang w:eastAsia="zh-CN"/>
        </w:rPr>
      </w:pPr>
      <w:bookmarkStart w:id="157" w:name="_Toc236409696"/>
      <w:r>
        <w:rPr>
          <w:rFonts w:hint="eastAsia" w:ascii="华文楷体" w:hAnsi="华文楷体" w:eastAsia="华文楷体" w:cs="华文楷体"/>
          <w:b/>
          <w:bCs/>
          <w:spacing w:val="-4"/>
          <w:sz w:val="32"/>
          <w:szCs w:val="32"/>
          <w:lang w:eastAsia="zh-CN"/>
        </w:rPr>
        <w:t>4.3关键财务指标</w:t>
      </w:r>
      <w:bookmarkEnd w:id="156"/>
      <w:bookmarkEnd w:id="157"/>
    </w:p>
    <w:p w14:paraId="25384E0E">
      <w:pPr>
        <w:pStyle w:val="38"/>
        <w:numPr>
          <w:ilvl w:val="0"/>
          <w:numId w:val="4"/>
        </w:numPr>
        <w:jc w:val="both"/>
        <w:rPr>
          <w:rFonts w:hint="eastAsia" w:ascii="仿宋" w:hAnsi="仿宋" w:eastAsia="仿宋"/>
          <w:b/>
          <w:bCs/>
          <w:color w:val="000000" w:themeColor="text1"/>
          <w:sz w:val="28"/>
          <w:szCs w:val="32"/>
          <w14:textFill>
            <w14:solidFill>
              <w14:schemeClr w14:val="tx1"/>
            </w14:solidFill>
          </w14:textFill>
        </w:rPr>
      </w:pPr>
      <w:r>
        <w:rPr>
          <w:rFonts w:hint="eastAsia" w:ascii="仿宋" w:hAnsi="仿宋" w:eastAsia="仿宋"/>
          <w:b/>
          <w:bCs/>
          <w:color w:val="000000" w:themeColor="text1"/>
          <w:sz w:val="28"/>
          <w:szCs w:val="32"/>
          <w14:textFill>
            <w14:solidFill>
              <w14:schemeClr w14:val="tx1"/>
            </w14:solidFill>
          </w14:textFill>
        </w:rPr>
        <w:t>盈利能力：</w:t>
      </w:r>
      <w:r>
        <w:rPr>
          <w:rFonts w:hint="eastAsia" w:ascii="仿宋" w:hAnsi="仿宋" w:eastAsia="仿宋"/>
          <w:color w:val="000000" w:themeColor="text1"/>
          <w:sz w:val="28"/>
          <w:szCs w:val="32"/>
          <w14:textFill>
            <w14:solidFill>
              <w14:schemeClr w14:val="tx1"/>
            </w14:solidFill>
          </w14:textFill>
        </w:rPr>
        <w:t>公司产品毛利率稳定在65%以上，公司产品作为技术产品具有较高的产品溢价；公司营业利润亏损缩窄；</w:t>
      </w:r>
    </w:p>
    <w:p w14:paraId="7C173FB5">
      <w:pPr>
        <w:pStyle w:val="38"/>
        <w:numPr>
          <w:ilvl w:val="0"/>
          <w:numId w:val="4"/>
        </w:numPr>
        <w:jc w:val="both"/>
        <w:rPr>
          <w:rFonts w:hint="eastAsia" w:ascii="仿宋" w:hAnsi="仿宋" w:eastAsia="仿宋"/>
          <w:b/>
          <w:bCs/>
          <w:color w:val="000000" w:themeColor="text1"/>
          <w:sz w:val="28"/>
          <w:szCs w:val="32"/>
          <w14:textFill>
            <w14:solidFill>
              <w14:schemeClr w14:val="tx1"/>
            </w14:solidFill>
          </w14:textFill>
        </w:rPr>
      </w:pPr>
      <w:r>
        <w:rPr>
          <w:rFonts w:hint="eastAsia" w:ascii="仿宋" w:hAnsi="仿宋" w:eastAsia="仿宋"/>
          <w:b/>
          <w:bCs/>
          <w:color w:val="000000" w:themeColor="text1"/>
          <w:sz w:val="28"/>
          <w:szCs w:val="32"/>
          <w14:textFill>
            <w14:solidFill>
              <w14:schemeClr w14:val="tx1"/>
            </w14:solidFill>
          </w14:textFill>
        </w:rPr>
        <w:t>偿债能力：</w:t>
      </w:r>
      <w:r>
        <w:rPr>
          <w:rFonts w:hint="eastAsia" w:ascii="仿宋" w:hAnsi="仿宋" w:eastAsia="仿宋"/>
          <w:color w:val="000000" w:themeColor="text1"/>
          <w:sz w:val="28"/>
          <w:szCs w:val="32"/>
          <w14:textFill>
            <w14:solidFill>
              <w14:schemeClr w14:val="tx1"/>
            </w14:solidFill>
          </w14:textFill>
        </w:rPr>
        <w:t>资产负债率仅4.73%，公司主要资产以货币资金为主，没有借款融资，财务结构较为稳健，流动性高，但公司的安徽产线进入投产期，公司现有核心产品尚未进行稳定批量交付，合同不确定性高，2026年上半年环保卫士订单较少，公司资金大量流出，在获得安徽政府288万元政府补助后，截至2026月末货币资金较2025年末下降300万元；</w:t>
      </w:r>
    </w:p>
    <w:p w14:paraId="22F3EDAE">
      <w:pPr>
        <w:pStyle w:val="12"/>
        <w:spacing w:before="129" w:line="360" w:lineRule="auto"/>
        <w:ind w:left="34"/>
        <w:outlineLvl w:val="1"/>
        <w:rPr>
          <w:rFonts w:hint="eastAsia" w:ascii="华文楷体" w:hAnsi="华文楷体" w:eastAsia="华文楷体" w:cs="华文楷体"/>
          <w:b/>
          <w:bCs/>
          <w:spacing w:val="-4"/>
          <w:sz w:val="32"/>
          <w:szCs w:val="32"/>
          <w:lang w:eastAsia="zh-CN"/>
        </w:rPr>
      </w:pPr>
      <w:bookmarkStart w:id="158" w:name="_Toc226042731"/>
      <w:bookmarkStart w:id="159" w:name="_Toc236409697"/>
      <w:r>
        <w:rPr>
          <w:rFonts w:hint="eastAsia" w:ascii="华文楷体" w:hAnsi="华文楷体" w:eastAsia="华文楷体" w:cs="华文楷体"/>
          <w:b/>
          <w:bCs/>
          <w:spacing w:val="-4"/>
          <w:sz w:val="32"/>
          <w:szCs w:val="32"/>
          <w:lang w:eastAsia="zh-CN"/>
        </w:rPr>
        <w:t>4.4经营分析</w:t>
      </w:r>
      <w:bookmarkEnd w:id="158"/>
      <w:bookmarkEnd w:id="159"/>
    </w:p>
    <w:p w14:paraId="02F1E77C">
      <w:pPr>
        <w:ind w:firstLine="562" w:firstLineChars="200"/>
        <w:jc w:val="both"/>
        <w:rPr>
          <w:rFonts w:hint="eastAsia" w:ascii="仿宋" w:hAnsi="仿宋" w:eastAsia="仿宋"/>
          <w:b/>
          <w:bCs/>
          <w:color w:val="000000" w:themeColor="text1"/>
          <w:sz w:val="28"/>
          <w:szCs w:val="32"/>
          <w14:textFill>
            <w14:solidFill>
              <w14:schemeClr w14:val="tx1"/>
            </w14:solidFill>
          </w14:textFill>
        </w:rPr>
      </w:pPr>
      <w:r>
        <w:rPr>
          <w:rFonts w:hint="eastAsia" w:ascii="仿宋" w:hAnsi="仿宋" w:eastAsia="仿宋"/>
          <w:b/>
          <w:bCs/>
          <w:color w:val="000000" w:themeColor="text1"/>
          <w:sz w:val="28"/>
          <w:szCs w:val="32"/>
          <w14:textFill>
            <w14:solidFill>
              <w14:schemeClr w14:val="tx1"/>
            </w14:solidFill>
          </w14:textFill>
        </w:rPr>
        <w:t>㈠业务发展</w:t>
      </w:r>
    </w:p>
    <w:p w14:paraId="154A272A">
      <w:pPr>
        <w:ind w:firstLine="560" w:firstLineChars="200"/>
        <w:jc w:val="both"/>
        <w:rPr>
          <w:rFonts w:hint="eastAsia" w:ascii="仿宋" w:hAnsi="仿宋" w:eastAsia="仿宋"/>
          <w:color w:val="000000" w:themeColor="text1"/>
          <w:sz w:val="28"/>
          <w:szCs w:val="32"/>
          <w14:textFill>
            <w14:solidFill>
              <w14:schemeClr w14:val="tx1"/>
            </w14:solidFill>
          </w14:textFill>
        </w:rPr>
      </w:pPr>
      <w:r>
        <w:rPr>
          <w:rFonts w:ascii="仿宋" w:hAnsi="仿宋" w:eastAsia="仿宋"/>
          <w:color w:val="000000" w:themeColor="text1"/>
          <w:sz w:val="28"/>
          <w:szCs w:val="32"/>
          <w14:textFill>
            <w14:solidFill>
              <w14:schemeClr w14:val="tx1"/>
            </w14:solidFill>
          </w14:textFill>
        </w:rPr>
        <w:t>2025年度，公司实现营业收入</w:t>
      </w:r>
      <w:r>
        <w:rPr>
          <w:rFonts w:hint="eastAsia" w:ascii="仿宋" w:hAnsi="仿宋" w:eastAsia="仿宋"/>
          <w:color w:val="000000" w:themeColor="text1"/>
          <w:sz w:val="28"/>
          <w:szCs w:val="32"/>
          <w14:textFill>
            <w14:solidFill>
              <w14:schemeClr w14:val="tx1"/>
            </w14:solidFill>
          </w14:textFill>
        </w:rPr>
        <w:t>758.24</w:t>
      </w:r>
      <w:r>
        <w:rPr>
          <w:rFonts w:ascii="仿宋" w:hAnsi="仿宋" w:eastAsia="仿宋"/>
          <w:color w:val="000000" w:themeColor="text1"/>
          <w:sz w:val="28"/>
          <w:szCs w:val="32"/>
          <w14:textFill>
            <w14:solidFill>
              <w14:schemeClr w14:val="tx1"/>
            </w14:solidFill>
          </w14:textFill>
        </w:rPr>
        <w:t>万元，同比增长</w:t>
      </w:r>
      <w:r>
        <w:rPr>
          <w:rFonts w:hint="eastAsia" w:ascii="仿宋" w:hAnsi="仿宋" w:eastAsia="仿宋"/>
          <w:color w:val="000000" w:themeColor="text1"/>
          <w:sz w:val="28"/>
          <w:szCs w:val="32"/>
          <w14:textFill>
            <w14:solidFill>
              <w14:schemeClr w14:val="tx1"/>
            </w14:solidFill>
          </w14:textFill>
        </w:rPr>
        <w:t>67.65</w:t>
      </w:r>
      <w:r>
        <w:rPr>
          <w:rFonts w:ascii="仿宋" w:hAnsi="仿宋" w:eastAsia="仿宋"/>
          <w:color w:val="000000" w:themeColor="text1"/>
          <w:sz w:val="28"/>
          <w:szCs w:val="32"/>
          <w14:textFill>
            <w14:solidFill>
              <w14:schemeClr w14:val="tx1"/>
            </w14:solidFill>
          </w14:textFill>
        </w:rPr>
        <w:t>%。收入大幅增长主要得益于：</w:t>
      </w:r>
    </w:p>
    <w:p w14:paraId="58CD22B1">
      <w:pPr>
        <w:pStyle w:val="38"/>
        <w:numPr>
          <w:ilvl w:val="0"/>
          <w:numId w:val="4"/>
        </w:numPr>
        <w:jc w:val="both"/>
        <w:rPr>
          <w:rFonts w:hint="eastAsia" w:ascii="仿宋" w:hAnsi="仿宋" w:eastAsia="仿宋"/>
          <w:color w:val="000000" w:themeColor="text1"/>
          <w:sz w:val="28"/>
          <w:szCs w:val="32"/>
          <w14:textFill>
            <w14:solidFill>
              <w14:schemeClr w14:val="tx1"/>
            </w14:solidFill>
          </w14:textFill>
        </w:rPr>
      </w:pPr>
      <w:r>
        <w:rPr>
          <w:rFonts w:ascii="仿宋" w:hAnsi="仿宋" w:eastAsia="仿宋"/>
          <w:color w:val="000000" w:themeColor="text1"/>
          <w:sz w:val="28"/>
          <w:szCs w:val="32"/>
          <w14:textFill>
            <w14:solidFill>
              <w14:schemeClr w14:val="tx1"/>
            </w14:solidFill>
          </w14:textFill>
        </w:rPr>
        <w:t>公司</w:t>
      </w:r>
      <w:r>
        <w:rPr>
          <w:rFonts w:hint="eastAsia" w:ascii="仿宋" w:hAnsi="仿宋" w:eastAsia="仿宋"/>
          <w:color w:val="000000" w:themeColor="text1"/>
          <w:sz w:val="28"/>
          <w:szCs w:val="32"/>
          <w14:textFill>
            <w14:solidFill>
              <w14:schemeClr w14:val="tx1"/>
            </w14:solidFill>
          </w14:textFill>
        </w:rPr>
        <w:t>根据客户意向进行研发的环保卫士</w:t>
      </w:r>
      <w:r>
        <w:rPr>
          <w:rFonts w:ascii="仿宋" w:hAnsi="仿宋" w:eastAsia="仿宋"/>
          <w:color w:val="000000" w:themeColor="text1"/>
          <w:sz w:val="28"/>
          <w:szCs w:val="32"/>
          <w14:textFill>
            <w14:solidFill>
              <w14:schemeClr w14:val="tx1"/>
            </w14:solidFill>
          </w14:textFill>
        </w:rPr>
        <w:t>产品</w:t>
      </w:r>
      <w:r>
        <w:rPr>
          <w:rFonts w:hint="eastAsia" w:ascii="仿宋" w:hAnsi="仿宋" w:eastAsia="仿宋"/>
          <w:color w:val="000000" w:themeColor="text1"/>
          <w:sz w:val="28"/>
          <w:szCs w:val="32"/>
          <w14:textFill>
            <w14:solidFill>
              <w14:schemeClr w14:val="tx1"/>
            </w14:solidFill>
          </w14:textFill>
        </w:rPr>
        <w:t>获得采购订单，收入规模快速放大</w:t>
      </w:r>
      <w:r>
        <w:rPr>
          <w:rFonts w:ascii="仿宋" w:hAnsi="仿宋" w:eastAsia="仿宋"/>
          <w:color w:val="000000" w:themeColor="text1"/>
          <w:sz w:val="28"/>
          <w:szCs w:val="32"/>
          <w14:textFill>
            <w14:solidFill>
              <w14:schemeClr w14:val="tx1"/>
            </w14:solidFill>
          </w14:textFill>
        </w:rPr>
        <w:t>；</w:t>
      </w:r>
    </w:p>
    <w:p w14:paraId="50B8C621">
      <w:pPr>
        <w:pStyle w:val="38"/>
        <w:numPr>
          <w:ilvl w:val="0"/>
          <w:numId w:val="4"/>
        </w:numPr>
        <w:jc w:val="both"/>
        <w:rPr>
          <w:rFonts w:hint="eastAsia" w:ascii="仿宋" w:hAnsi="仿宋" w:eastAsia="仿宋"/>
          <w:color w:val="000000" w:themeColor="text1"/>
          <w:sz w:val="28"/>
          <w:szCs w:val="32"/>
          <w14:textFill>
            <w14:solidFill>
              <w14:schemeClr w14:val="tx1"/>
            </w14:solidFill>
          </w14:textFill>
        </w:rPr>
      </w:pPr>
      <w:r>
        <w:rPr>
          <w:rFonts w:hint="eastAsia" w:ascii="仿宋" w:hAnsi="仿宋" w:eastAsia="仿宋"/>
          <w:color w:val="000000" w:themeColor="text1"/>
          <w:sz w:val="28"/>
          <w:szCs w:val="32"/>
          <w14:textFill>
            <w14:solidFill>
              <w14:schemeClr w14:val="tx1"/>
            </w14:solidFill>
          </w14:textFill>
        </w:rPr>
        <w:t>公司自制各类模组用于市场验证，</w:t>
      </w:r>
      <w:r>
        <w:rPr>
          <w:rFonts w:ascii="仿宋" w:hAnsi="仿宋" w:eastAsia="仿宋"/>
          <w:color w:val="000000" w:themeColor="text1"/>
          <w:sz w:val="28"/>
          <w:szCs w:val="32"/>
          <w14:textFill>
            <w14:solidFill>
              <w14:schemeClr w14:val="tx1"/>
            </w14:solidFill>
          </w14:textFill>
        </w:rPr>
        <w:t>产品线更加丰富，客户数量和订单量显著增加。</w:t>
      </w:r>
    </w:p>
    <w:p w14:paraId="5B95B40E">
      <w:pPr>
        <w:pStyle w:val="38"/>
        <w:ind w:left="0" w:firstLine="560" w:firstLineChars="200"/>
        <w:jc w:val="both"/>
        <w:rPr>
          <w:rFonts w:hint="eastAsia" w:ascii="仿宋" w:hAnsi="仿宋" w:eastAsia="仿宋"/>
          <w:color w:val="000000" w:themeColor="text1"/>
          <w:sz w:val="28"/>
          <w:szCs w:val="32"/>
          <w14:textFill>
            <w14:solidFill>
              <w14:schemeClr w14:val="tx1"/>
            </w14:solidFill>
          </w14:textFill>
        </w:rPr>
      </w:pPr>
      <w:r>
        <w:rPr>
          <w:rFonts w:hint="eastAsia" w:ascii="仿宋" w:hAnsi="仿宋" w:eastAsia="仿宋"/>
          <w:color w:val="000000" w:themeColor="text1"/>
          <w:sz w:val="28"/>
          <w:szCs w:val="32"/>
          <w14:textFill>
            <w14:solidFill>
              <w14:schemeClr w14:val="tx1"/>
            </w14:solidFill>
          </w14:textFill>
        </w:rPr>
        <w:t>2026年上半年，公司仅实现营收106万元，亏损357万元，主要系公司环保卫士产品尚未形成持续稳定的订单来源，现阶段公司营业收入规模对该产品依赖较高。</w:t>
      </w:r>
    </w:p>
    <w:p w14:paraId="192975A6">
      <w:pPr>
        <w:ind w:firstLine="562" w:firstLineChars="200"/>
        <w:jc w:val="both"/>
        <w:rPr>
          <w:rFonts w:hint="eastAsia" w:ascii="仿宋" w:hAnsi="仿宋" w:eastAsia="仿宋"/>
          <w:b/>
          <w:bCs/>
          <w:color w:val="000000" w:themeColor="text1"/>
          <w:sz w:val="28"/>
          <w:szCs w:val="32"/>
          <w14:textFill>
            <w14:solidFill>
              <w14:schemeClr w14:val="tx1"/>
            </w14:solidFill>
          </w14:textFill>
        </w:rPr>
      </w:pPr>
      <w:r>
        <w:rPr>
          <w:rFonts w:hint="eastAsia" w:ascii="仿宋" w:hAnsi="仿宋" w:eastAsia="仿宋"/>
          <w:b/>
          <w:bCs/>
          <w:color w:val="000000" w:themeColor="text1"/>
          <w:sz w:val="28"/>
          <w:szCs w:val="32"/>
          <w14:textFill>
            <w14:solidFill>
              <w14:schemeClr w14:val="tx1"/>
            </w14:solidFill>
          </w14:textFill>
        </w:rPr>
        <w:t>㈡</w:t>
      </w:r>
      <w:r>
        <w:rPr>
          <w:rFonts w:ascii="仿宋" w:hAnsi="仿宋" w:eastAsia="仿宋"/>
          <w:b/>
          <w:bCs/>
          <w:color w:val="000000" w:themeColor="text1"/>
          <w:sz w:val="28"/>
          <w:szCs w:val="32"/>
          <w14:textFill>
            <w14:solidFill>
              <w14:schemeClr w14:val="tx1"/>
            </w14:solidFill>
          </w14:textFill>
        </w:rPr>
        <w:t>研发投入</w:t>
      </w:r>
    </w:p>
    <w:p w14:paraId="66931EBE">
      <w:pPr>
        <w:ind w:firstLine="560" w:firstLineChars="200"/>
        <w:jc w:val="both"/>
        <w:rPr>
          <w:rFonts w:hint="eastAsia" w:ascii="仿宋" w:hAnsi="仿宋" w:eastAsia="仿宋"/>
          <w:color w:val="000000" w:themeColor="text1"/>
          <w:sz w:val="28"/>
          <w:szCs w:val="32"/>
          <w14:textFill>
            <w14:solidFill>
              <w14:schemeClr w14:val="tx1"/>
            </w14:solidFill>
          </w14:textFill>
        </w:rPr>
      </w:pPr>
      <w:r>
        <w:rPr>
          <w:rFonts w:ascii="仿宋" w:hAnsi="仿宋" w:eastAsia="仿宋"/>
          <w:color w:val="000000" w:themeColor="text1"/>
          <w:sz w:val="28"/>
          <w:szCs w:val="32"/>
          <w14:textFill>
            <w14:solidFill>
              <w14:schemeClr w14:val="tx1"/>
            </w14:solidFill>
          </w14:textFill>
        </w:rPr>
        <w:t>2025年度研发费用</w:t>
      </w:r>
      <w:r>
        <w:rPr>
          <w:rFonts w:hint="eastAsia" w:ascii="仿宋" w:hAnsi="仿宋" w:eastAsia="仿宋"/>
          <w:color w:val="000000" w:themeColor="text1"/>
          <w:sz w:val="28"/>
          <w:szCs w:val="32"/>
          <w14:textFill>
            <w14:solidFill>
              <w14:schemeClr w14:val="tx1"/>
            </w14:solidFill>
          </w14:textFill>
        </w:rPr>
        <w:t xml:space="preserve"> 321.83 </w:t>
      </w:r>
      <w:r>
        <w:rPr>
          <w:rFonts w:ascii="仿宋" w:hAnsi="仿宋" w:eastAsia="仿宋"/>
          <w:color w:val="000000" w:themeColor="text1"/>
          <w:sz w:val="28"/>
          <w:szCs w:val="32"/>
          <w14:textFill>
            <w14:solidFill>
              <w14:schemeClr w14:val="tx1"/>
            </w14:solidFill>
          </w14:textFill>
        </w:rPr>
        <w:t>万元，占营业收入的</w:t>
      </w:r>
      <w:r>
        <w:rPr>
          <w:rFonts w:hint="eastAsia" w:ascii="仿宋" w:hAnsi="仿宋" w:eastAsia="仿宋"/>
          <w:color w:val="000000" w:themeColor="text1"/>
          <w:sz w:val="28"/>
          <w:szCs w:val="32"/>
          <w14:textFill>
            <w14:solidFill>
              <w14:schemeClr w14:val="tx1"/>
            </w14:solidFill>
          </w14:textFill>
        </w:rPr>
        <w:t>42.44</w:t>
      </w:r>
      <w:r>
        <w:rPr>
          <w:rFonts w:ascii="仿宋" w:hAnsi="仿宋" w:eastAsia="仿宋"/>
          <w:color w:val="000000" w:themeColor="text1"/>
          <w:sz w:val="28"/>
          <w:szCs w:val="32"/>
          <w14:textFill>
            <w14:solidFill>
              <w14:schemeClr w14:val="tx1"/>
            </w14:solidFill>
          </w14:textFill>
        </w:rPr>
        <w:t>%。研发投入主要用于：</w:t>
      </w:r>
    </w:p>
    <w:p w14:paraId="350F5D21">
      <w:pPr>
        <w:pStyle w:val="38"/>
        <w:numPr>
          <w:ilvl w:val="0"/>
          <w:numId w:val="4"/>
        </w:numPr>
        <w:jc w:val="both"/>
        <w:rPr>
          <w:rFonts w:hint="eastAsia" w:ascii="仿宋" w:hAnsi="仿宋" w:eastAsia="仿宋"/>
          <w:b/>
          <w:bCs/>
          <w:color w:val="000000" w:themeColor="text1"/>
          <w:sz w:val="28"/>
          <w:szCs w:val="32"/>
          <w14:textFill>
            <w14:solidFill>
              <w14:schemeClr w14:val="tx1"/>
            </w14:solidFill>
          </w14:textFill>
        </w:rPr>
      </w:pPr>
      <w:r>
        <w:rPr>
          <w:rFonts w:ascii="仿宋" w:hAnsi="仿宋" w:eastAsia="仿宋"/>
          <w:b/>
          <w:bCs/>
          <w:color w:val="000000" w:themeColor="text1"/>
          <w:sz w:val="28"/>
          <w:szCs w:val="32"/>
          <w14:textFill>
            <w14:solidFill>
              <w14:schemeClr w14:val="tx1"/>
            </w14:solidFill>
          </w14:textFill>
        </w:rPr>
        <w:t>新一代MEMS传感器技术研发；</w:t>
      </w:r>
    </w:p>
    <w:p w14:paraId="2974895D">
      <w:pPr>
        <w:pStyle w:val="38"/>
        <w:numPr>
          <w:ilvl w:val="0"/>
          <w:numId w:val="4"/>
        </w:numPr>
        <w:jc w:val="both"/>
        <w:rPr>
          <w:rFonts w:hint="eastAsia" w:ascii="仿宋" w:hAnsi="仿宋" w:eastAsia="仿宋"/>
          <w:b/>
          <w:bCs/>
          <w:color w:val="000000" w:themeColor="text1"/>
          <w:sz w:val="28"/>
          <w:szCs w:val="32"/>
          <w14:textFill>
            <w14:solidFill>
              <w14:schemeClr w14:val="tx1"/>
            </w14:solidFill>
          </w14:textFill>
        </w:rPr>
      </w:pPr>
      <w:r>
        <w:rPr>
          <w:rFonts w:ascii="仿宋" w:hAnsi="仿宋" w:eastAsia="仿宋"/>
          <w:b/>
          <w:bCs/>
          <w:color w:val="000000" w:themeColor="text1"/>
          <w:sz w:val="28"/>
          <w:szCs w:val="32"/>
          <w14:textFill>
            <w14:solidFill>
              <w14:schemeClr w14:val="tx1"/>
            </w14:solidFill>
          </w14:textFill>
        </w:rPr>
        <w:t>智能传感模组产品</w:t>
      </w:r>
      <w:r>
        <w:rPr>
          <w:rFonts w:hint="eastAsia" w:ascii="仿宋" w:hAnsi="仿宋" w:eastAsia="仿宋"/>
          <w:b/>
          <w:bCs/>
          <w:color w:val="000000" w:themeColor="text1"/>
          <w:sz w:val="28"/>
          <w:szCs w:val="32"/>
          <w14:textFill>
            <w14:solidFill>
              <w14:schemeClr w14:val="tx1"/>
            </w14:solidFill>
          </w14:textFill>
        </w:rPr>
        <w:t>迭代</w:t>
      </w:r>
      <w:r>
        <w:rPr>
          <w:rFonts w:ascii="仿宋" w:hAnsi="仿宋" w:eastAsia="仿宋"/>
          <w:b/>
          <w:bCs/>
          <w:color w:val="000000" w:themeColor="text1"/>
          <w:sz w:val="28"/>
          <w:szCs w:val="32"/>
          <w14:textFill>
            <w14:solidFill>
              <w14:schemeClr w14:val="tx1"/>
            </w14:solidFill>
          </w14:textFill>
        </w:rPr>
        <w:t>；</w:t>
      </w:r>
    </w:p>
    <w:p w14:paraId="76C68E79">
      <w:pPr>
        <w:pStyle w:val="38"/>
        <w:numPr>
          <w:ilvl w:val="0"/>
          <w:numId w:val="4"/>
        </w:numPr>
        <w:jc w:val="both"/>
        <w:rPr>
          <w:rFonts w:hint="eastAsia" w:ascii="仿宋" w:hAnsi="仿宋" w:eastAsia="仿宋"/>
          <w:b/>
          <w:bCs/>
          <w:color w:val="000000" w:themeColor="text1"/>
          <w:sz w:val="28"/>
          <w:szCs w:val="32"/>
          <w14:textFill>
            <w14:solidFill>
              <w14:schemeClr w14:val="tx1"/>
            </w14:solidFill>
          </w14:textFill>
        </w:rPr>
      </w:pPr>
      <w:r>
        <w:rPr>
          <w:rFonts w:ascii="仿宋" w:hAnsi="仿宋" w:eastAsia="仿宋"/>
          <w:b/>
          <w:bCs/>
          <w:color w:val="000000" w:themeColor="text1"/>
          <w:sz w:val="28"/>
          <w:szCs w:val="32"/>
          <w14:textFill>
            <w14:solidFill>
              <w14:schemeClr w14:val="tx1"/>
            </w14:solidFill>
          </w14:textFill>
        </w:rPr>
        <w:t>传感器封装测试工艺改进</w:t>
      </w:r>
      <w:r>
        <w:rPr>
          <w:rFonts w:hint="eastAsia" w:ascii="仿宋" w:hAnsi="仿宋" w:eastAsia="仿宋"/>
          <w:b/>
          <w:bCs/>
          <w:color w:val="000000" w:themeColor="text1"/>
          <w:sz w:val="28"/>
          <w:szCs w:val="32"/>
          <w14:textFill>
            <w14:solidFill>
              <w14:schemeClr w14:val="tx1"/>
            </w14:solidFill>
          </w14:textFill>
        </w:rPr>
        <w:t>；</w:t>
      </w:r>
    </w:p>
    <w:p w14:paraId="3A54A20E">
      <w:pPr>
        <w:pStyle w:val="38"/>
        <w:numPr>
          <w:ilvl w:val="0"/>
          <w:numId w:val="4"/>
        </w:numPr>
        <w:jc w:val="both"/>
        <w:rPr>
          <w:rFonts w:hint="eastAsia" w:ascii="仿宋" w:hAnsi="仿宋" w:eastAsia="仿宋"/>
          <w:b/>
          <w:bCs/>
          <w:color w:val="000000" w:themeColor="text1"/>
          <w:sz w:val="28"/>
          <w:szCs w:val="32"/>
          <w14:textFill>
            <w14:solidFill>
              <w14:schemeClr w14:val="tx1"/>
            </w14:solidFill>
          </w14:textFill>
        </w:rPr>
      </w:pPr>
      <w:r>
        <w:rPr>
          <w:rFonts w:hint="eastAsia" w:ascii="仿宋" w:hAnsi="仿宋" w:eastAsia="仿宋"/>
          <w:b/>
          <w:bCs/>
          <w:color w:val="000000" w:themeColor="text1"/>
          <w:sz w:val="28"/>
          <w:szCs w:val="32"/>
          <w14:textFill>
            <w14:solidFill>
              <w14:schemeClr w14:val="tx1"/>
            </w14:solidFill>
          </w14:textFill>
        </w:rPr>
        <w:t>用于传感器产品测试验证的老化治具开发板开发；</w:t>
      </w:r>
    </w:p>
    <w:p w14:paraId="5BD9D4B7">
      <w:pPr>
        <w:pStyle w:val="38"/>
        <w:numPr>
          <w:ilvl w:val="0"/>
          <w:numId w:val="4"/>
        </w:numPr>
        <w:jc w:val="both"/>
        <w:rPr>
          <w:rFonts w:hint="eastAsia" w:ascii="仿宋" w:hAnsi="仿宋" w:eastAsia="仿宋"/>
          <w:b/>
          <w:bCs/>
          <w:color w:val="000000" w:themeColor="text1"/>
          <w:sz w:val="28"/>
          <w:szCs w:val="32"/>
          <w14:textFill>
            <w14:solidFill>
              <w14:schemeClr w14:val="tx1"/>
            </w14:solidFill>
          </w14:textFill>
        </w:rPr>
      </w:pPr>
      <w:r>
        <w:rPr>
          <w:rFonts w:hint="eastAsia" w:ascii="仿宋" w:hAnsi="仿宋" w:eastAsia="仿宋"/>
          <w:b/>
          <w:bCs/>
          <w:color w:val="000000" w:themeColor="text1"/>
          <w:sz w:val="28"/>
          <w:szCs w:val="32"/>
          <w14:textFill>
            <w14:solidFill>
              <w14:schemeClr w14:val="tx1"/>
            </w14:solidFill>
          </w14:textFill>
        </w:rPr>
        <w:t>便携式气味检测仪开发；</w:t>
      </w:r>
    </w:p>
    <w:p w14:paraId="4EC26452">
      <w:pPr>
        <w:ind w:firstLine="562" w:firstLineChars="200"/>
        <w:jc w:val="both"/>
        <w:rPr>
          <w:rFonts w:hint="eastAsia" w:ascii="仿宋" w:hAnsi="仿宋" w:eastAsia="仿宋"/>
          <w:b/>
          <w:bCs/>
          <w:color w:val="000000" w:themeColor="text1"/>
          <w:sz w:val="28"/>
          <w:szCs w:val="32"/>
          <w14:textFill>
            <w14:solidFill>
              <w14:schemeClr w14:val="tx1"/>
            </w14:solidFill>
          </w14:textFill>
        </w:rPr>
      </w:pPr>
      <w:r>
        <w:rPr>
          <w:rFonts w:hint="eastAsia" w:ascii="仿宋" w:hAnsi="仿宋" w:eastAsia="仿宋"/>
          <w:b/>
          <w:bCs/>
          <w:color w:val="000000" w:themeColor="text1"/>
          <w:sz w:val="28"/>
          <w:szCs w:val="32"/>
          <w14:textFill>
            <w14:solidFill>
              <w14:schemeClr w14:val="tx1"/>
            </w14:solidFill>
          </w14:textFill>
        </w:rPr>
        <w:t>㈢现金流情况</w:t>
      </w:r>
    </w:p>
    <w:p w14:paraId="128F7097">
      <w:pPr>
        <w:ind w:firstLine="560" w:firstLineChars="200"/>
        <w:jc w:val="both"/>
        <w:rPr>
          <w:rFonts w:hint="eastAsia" w:ascii="仿宋" w:hAnsi="仿宋" w:eastAsia="仿宋"/>
          <w:color w:val="000000" w:themeColor="text1"/>
          <w:sz w:val="28"/>
          <w:szCs w:val="32"/>
          <w14:textFill>
            <w14:solidFill>
              <w14:schemeClr w14:val="tx1"/>
            </w14:solidFill>
          </w14:textFill>
        </w:rPr>
      </w:pPr>
      <w:r>
        <w:rPr>
          <w:rFonts w:ascii="仿宋" w:hAnsi="仿宋" w:eastAsia="仿宋"/>
          <w:color w:val="000000" w:themeColor="text1"/>
          <w:sz w:val="28"/>
          <w:szCs w:val="32"/>
          <w14:textFill>
            <w14:solidFill>
              <w14:schemeClr w14:val="tx1"/>
            </w14:solidFill>
          </w14:textFill>
        </w:rPr>
        <w:t>2025年度，公司经营活动现金流</w:t>
      </w:r>
      <w:r>
        <w:rPr>
          <w:rFonts w:hint="eastAsia" w:ascii="仿宋" w:hAnsi="仿宋" w:eastAsia="仿宋"/>
          <w:color w:val="000000" w:themeColor="text1"/>
          <w:sz w:val="28"/>
          <w:szCs w:val="32"/>
          <w14:textFill>
            <w14:solidFill>
              <w14:schemeClr w14:val="tx1"/>
            </w14:solidFill>
          </w14:textFill>
        </w:rPr>
        <w:t>流入约120万元，主要来源于2025年受到大额政府补助以及2024年末应收款项回款；</w:t>
      </w:r>
      <w:r>
        <w:rPr>
          <w:rFonts w:ascii="仿宋" w:hAnsi="仿宋" w:eastAsia="仿宋"/>
          <w:color w:val="000000" w:themeColor="text1"/>
          <w:sz w:val="28"/>
          <w:szCs w:val="32"/>
          <w14:textFill>
            <w14:solidFill>
              <w14:schemeClr w14:val="tx1"/>
            </w14:solidFill>
          </w14:textFill>
        </w:rPr>
        <w:t>筹资活动因增资收到资金。整体现金流状况良好，</w:t>
      </w:r>
      <w:r>
        <w:rPr>
          <w:rFonts w:hint="eastAsia" w:ascii="仿宋" w:hAnsi="仿宋" w:eastAsia="仿宋"/>
          <w:color w:val="000000" w:themeColor="text1"/>
          <w:sz w:val="28"/>
          <w:szCs w:val="32"/>
          <w14:textFill>
            <w14:solidFill>
              <w14:schemeClr w14:val="tx1"/>
            </w14:solidFill>
          </w14:textFill>
        </w:rPr>
        <w:t>货币资金储备充裕，能够覆盖公司现阶段经营所需。</w:t>
      </w:r>
    </w:p>
    <w:sectPr>
      <w:footerReference r:id="rId9" w:type="default"/>
      <w:pgSz w:w="11906" w:h="16838"/>
      <w:pgMar w:top="1440" w:right="1800" w:bottom="1440" w:left="1800" w:header="851" w:footer="992" w:gutter="0"/>
      <w:pgNumType w:start="0"/>
      <w:cols w:space="425" w:num="1"/>
      <w:titlePg/>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孤月" w:date="2026-08-31T15:54:19Z" w:initials="">
    <w:p w14:paraId="522D079C">
      <w:pPr>
        <w:pStyle w:val="11"/>
        <w:rPr>
          <w:rFonts w:hint="default" w:eastAsiaTheme="minorEastAsia"/>
          <w:lang w:val="en-US" w:eastAsia="zh-CN"/>
        </w:rPr>
      </w:pPr>
      <w:r>
        <w:rPr>
          <w:rFonts w:hint="eastAsia"/>
          <w:lang w:val="en-US" w:eastAsia="zh-CN"/>
        </w:rPr>
        <w:t>出资主体为中科之星</w:t>
      </w:r>
    </w:p>
  </w:comment>
  <w:comment w:id="1" w:author="孤月" w:date="2026-08-31T15:54:19Z" w:initials="">
    <w:p w14:paraId="0E7063D6">
      <w:pPr>
        <w:pStyle w:val="11"/>
        <w:rPr>
          <w:rFonts w:hint="default" w:eastAsiaTheme="minorEastAsia"/>
          <w:lang w:val="en-US" w:eastAsia="zh-CN"/>
        </w:rPr>
      </w:pPr>
      <w:r>
        <w:rPr>
          <w:rFonts w:hint="eastAsia"/>
          <w:lang w:val="en-US" w:eastAsia="zh-CN"/>
        </w:rPr>
        <w:t>出资主体为中科之星</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522D079C" w15:done="0"/>
  <w15:commentEx w15:paraId="0E7063D6"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503050405090304"/>
    <w:charset w:val="CC"/>
    <w:family w:val="roman"/>
    <w:pitch w:val="default"/>
    <w:sig w:usb0="E0000AFF" w:usb1="00007843" w:usb2="00000001" w:usb3="00000000" w:csb0="400001BF" w:csb1="DFF7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等线">
    <w:altName w:val="汉仪中等线KW"/>
    <w:panose1 w:val="02010600030101010101"/>
    <w:charset w:val="86"/>
    <w:family w:val="auto"/>
    <w:pitch w:val="default"/>
    <w:sig w:usb0="00000000" w:usb1="00000000" w:usb2="00000016" w:usb3="00000000" w:csb0="0004000F" w:csb1="00000000"/>
  </w:font>
  <w:font w:name="汉仪中等线KW">
    <w:panose1 w:val="01010104010101010101"/>
    <w:charset w:val="86"/>
    <w:family w:val="auto"/>
    <w:pitch w:val="default"/>
    <w:sig w:usb0="800002BF" w:usb1="004F7CFA" w:usb2="00000000" w:usb3="00000000" w:csb0="00040001" w:csb1="00000000"/>
  </w:font>
  <w:font w:name="等线 Light">
    <w:altName w:val="汉仪中等线KW"/>
    <w:panose1 w:val="02010600030101010101"/>
    <w:charset w:val="86"/>
    <w:family w:val="auto"/>
    <w:pitch w:val="default"/>
    <w:sig w:usb0="00000000" w:usb1="00000000" w:usb2="00000016" w:usb3="00000000" w:csb0="0004000F" w:csb1="00000000"/>
  </w:font>
  <w:font w:name="华文楷体">
    <w:panose1 w:val="02010600040101010101"/>
    <w:charset w:val="86"/>
    <w:family w:val="auto"/>
    <w:pitch w:val="default"/>
    <w:sig w:usb0="80000287" w:usb1="280F3C52" w:usb2="00000016" w:usb3="00000000" w:csb0="0004001F" w:csb1="00000000"/>
  </w:font>
  <w:font w:name="汉仪中黑KW">
    <w:panose1 w:val="00020600040101010101"/>
    <w:charset w:val="86"/>
    <w:family w:val="auto"/>
    <w:pitch w:val="default"/>
    <w:sig w:usb0="A00002BF" w:usb1="18EF7CFA" w:usb2="00000016" w:usb3="00000000" w:csb0="00040000" w:csb1="00000000"/>
  </w:font>
  <w:font w:name="楷体">
    <w:altName w:val="汉仪楷体KW"/>
    <w:panose1 w:val="02010609060101010101"/>
    <w:charset w:val="86"/>
    <w:family w:val="modern"/>
    <w:pitch w:val="default"/>
    <w:sig w:usb0="00000000" w:usb1="00000000" w:usb2="00000016" w:usb3="00000000" w:csb0="00040001" w:csb1="00000000"/>
  </w:font>
  <w:font w:name="汉仪楷体KW">
    <w:panose1 w:val="00020600040101010101"/>
    <w:charset w:val="86"/>
    <w:family w:val="auto"/>
    <w:pitch w:val="default"/>
    <w:sig w:usb0="A00002BF" w:usb1="18EF7CFA" w:usb2="00000016" w:usb3="00000000" w:csb0="00040000" w:csb1="00000000"/>
  </w:font>
  <w:font w:name="仿宋">
    <w:altName w:val="仿宋-简"/>
    <w:panose1 w:val="02010609060101010101"/>
    <w:charset w:val="86"/>
    <w:family w:val="modern"/>
    <w:pitch w:val="default"/>
    <w:sig w:usb0="00000000" w:usb1="00000000" w:usb2="00000016" w:usb3="00000000" w:csb0="00040001" w:csb1="00000000"/>
  </w:font>
  <w:font w:name="仿宋-简">
    <w:panose1 w:val="02010609060101010101"/>
    <w:charset w:val="86"/>
    <w:family w:val="auto"/>
    <w:pitch w:val="default"/>
    <w:sig w:usb0="A00002BF" w:usb1="3ACF7CFA" w:usb2="00000016" w:usb3="00000000" w:csb0="00040001" w:csb1="00000000"/>
  </w:font>
  <w:font w:name="Cambria Math">
    <w:altName w:val="Kingsoft Math"/>
    <w:panose1 w:val="02040503050406030204"/>
    <w:charset w:val="00"/>
    <w:family w:val="roman"/>
    <w:pitch w:val="default"/>
    <w:sig w:usb0="00000000" w:usb1="00000000" w:usb2="02000000" w:usb3="00000000" w:csb0="0000019F" w:csb1="00000000"/>
  </w:font>
  <w:font w:name="Kingsoft Math">
    <w:panose1 w:val="02040503050406030204"/>
    <w:charset w:val="00"/>
    <w:family w:val="auto"/>
    <w:pitch w:val="default"/>
    <w:sig w:usb0="80000087" w:usb1="00002068" w:usb2="00000000" w:usb3="00000000" w:csb0="2000019F" w:csb1="00000000"/>
  </w:font>
  <w:font w:name="微软雅黑">
    <w:altName w:val="方正雅意黑 GB18030L2"/>
    <w:panose1 w:val="020B0503020204020204"/>
    <w:charset w:val="86"/>
    <w:family w:val="swiss"/>
    <w:pitch w:val="default"/>
    <w:sig w:usb0="00000000" w:usb1="00000000" w:usb2="00000016" w:usb3="00000000" w:csb0="0004001F" w:csb1="00000000"/>
  </w:font>
  <w:font w:name="方正雅意黑 GB18030L2">
    <w:panose1 w:val="02000500000000000000"/>
    <w:charset w:val="86"/>
    <w:family w:val="auto"/>
    <w:pitch w:val="default"/>
    <w:sig w:usb0="E00002FF" w:usb1="38CFFCFB" w:usb2="00000016" w:usb3="00000000" w:csb0="6004019F" w:csb1="DFD70000"/>
  </w:font>
  <w:font w:name="Helvetica Neue">
    <w:panose1 w:val="02000503000000020004"/>
    <w:charset w:val="00"/>
    <w:family w:val="auto"/>
    <w:pitch w:val="default"/>
    <w:sig w:usb0="E50002FF" w:usb1="500079DB" w:usb2="00000010" w:usb3="00000000" w:csb0="00000000" w:csb1="00000000"/>
  </w:font>
  <w:font w:name="等线">
    <w:altName w:val="汉仪中等线KW"/>
    <w:panose1 w:val="00000000000000000000"/>
    <w:charset w:val="00"/>
    <w:family w:val="auto"/>
    <w:pitch w:val="default"/>
    <w:sig w:usb0="00000000" w:usb1="00000000" w:usb2="00000000" w:usb3="00000000" w:csb0="00000000" w:csb1="00000000"/>
  </w:font>
  <w:font w:name="宋体-简">
    <w:panose1 w:val="02010800040101010101"/>
    <w:charset w:val="86"/>
    <w:family w:val="auto"/>
    <w:pitch w:val="default"/>
    <w:sig w:usb0="00000001" w:usb1="080F0000" w:usb2="00000000" w:usb3="00000000" w:csb0="00040000" w:csb1="00000000"/>
  </w:font>
  <w:font w:name="等线 Light">
    <w:altName w:val="汉仪中等线KW"/>
    <w:panose1 w:val="00000000000000000000"/>
    <w:charset w:val="00"/>
    <w:family w:val="auto"/>
    <w:pitch w:val="default"/>
    <w:sig w:usb0="00000000" w:usb1="00000000" w:usb2="00000000" w:usb3="00000000" w:csb0="00000000" w:csb1="00000000"/>
  </w:font>
  <w:font w:name="Kingsoft Sign">
    <w:panose1 w:val="05050102010706020507"/>
    <w:charset w:val="00"/>
    <w:family w:val="auto"/>
    <w:pitch w:val="default"/>
    <w:sig w:usb0="00000000" w:usb1="10000000" w:usb2="00000000" w:usb3="00000000" w:csb0="00000001" w:csb1="00000000"/>
  </w:font>
  <w:font w:name="儷宋 Pro">
    <w:panose1 w:val="02020300000000000000"/>
    <w:charset w:val="88"/>
    <w:family w:val="auto"/>
    <w:pitch w:val="default"/>
    <w:sig w:usb0="80000001" w:usb1="28091800" w:usb2="00000016" w:usb3="00000000" w:csb0="00100000" w:csb1="00000000"/>
  </w:font>
  <w:font w:name="Arial Unicode MS">
    <w:panose1 w:val="020B0604020202020204"/>
    <w:charset w:val="86"/>
    <w:family w:val="auto"/>
    <w:pitch w:val="default"/>
    <w:sig w:usb0="FFFFFFFF" w:usb1="E9FFFFFF" w:usb2="0000003F" w:usb3="00000000" w:csb0="603F01FF" w:csb1="FFFF0000"/>
  </w:font>
  <w:font w:name="仿宋">
    <w:altName w:val="仿宋-简"/>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E1460E">
    <w:pPr>
      <w:pStyle w:val="15"/>
      <w:tabs>
        <w:tab w:val="clear" w:pos="4153"/>
      </w:tabs>
      <w:jc w:val="center"/>
      <w:rPr>
        <w:rFonts w:hint="eastAsia"/>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351530239"/>
      <w:docPartObj>
        <w:docPartGallery w:val="autotext"/>
      </w:docPartObj>
    </w:sdtPr>
    <w:sdtContent>
      <w:p w14:paraId="6BB025D3">
        <w:pPr>
          <w:pStyle w:val="15"/>
          <w:jc w:val="center"/>
          <w:rPr>
            <w:rFonts w:hint="eastAsia"/>
          </w:rPr>
        </w:pPr>
        <w:r>
          <w:fldChar w:fldCharType="begin"/>
        </w:r>
        <w:r>
          <w:instrText xml:space="preserve">PAGE   \* MERGEFORMAT</w:instrText>
        </w:r>
        <w:r>
          <w:fldChar w:fldCharType="separate"/>
        </w:r>
        <w:r>
          <w:rPr>
            <w:lang w:val="zh-CN"/>
          </w:rPr>
          <w:t>2</w:t>
        </w:r>
        <w:r>
          <w:fldChar w:fldCharType="end"/>
        </w:r>
      </w:p>
    </w:sdtContent>
  </w:sdt>
  <w:p w14:paraId="112F7E71">
    <w:pPr>
      <w:pStyle w:val="15"/>
      <w:rPr>
        <w:rFonts w:hint="eastAsia"/>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594CA5">
    <w:pPr>
      <w:pStyle w:val="16"/>
      <w:pBdr>
        <w:bottom w:val="single" w:color="auto" w:sz="4" w:space="1"/>
      </w:pBdr>
      <w:rPr>
        <w:rFonts w:hint="eastAsia" w:ascii="楷体" w:hAnsi="楷体" w:eastAsia="楷体"/>
      </w:rPr>
    </w:pPr>
    <w:r>
      <w:rPr>
        <w:rFonts w:hint="eastAsia" w:ascii="楷体" w:hAnsi="楷体" w:eastAsia="楷体"/>
      </w:rPr>
      <w:t>宁波工业互联网研究院项目材料</w:t>
    </w:r>
    <w:r>
      <w:rPr>
        <w:rFonts w:ascii="楷体" w:hAnsi="楷体" w:eastAsia="楷体"/>
      </w:rPr>
      <w:ptab w:relativeTo="margin" w:alignment="center" w:leader="none"/>
    </w:r>
    <w:r>
      <w:rPr>
        <w:rFonts w:ascii="楷体" w:hAnsi="楷体" w:eastAsia="楷体"/>
      </w:rPr>
      <w:ptab w:relativeTo="margin" w:alignment="right" w:leader="none"/>
    </w:r>
    <w:r>
      <w:rPr>
        <w:rFonts w:hint="eastAsia" w:ascii="楷体" w:hAnsi="楷体" w:eastAsia="楷体"/>
      </w:rPr>
      <w:t>保密资料</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57E60A9"/>
    <w:multiLevelType w:val="multilevel"/>
    <w:tmpl w:val="057E60A9"/>
    <w:lvl w:ilvl="0" w:tentative="0">
      <w:start w:val="1"/>
      <w:numFmt w:val="bullet"/>
      <w:lvlText w:val=""/>
      <w:lvlJc w:val="left"/>
      <w:pPr>
        <w:ind w:left="1002" w:hanging="440"/>
      </w:pPr>
      <w:rPr>
        <w:rFonts w:hint="default" w:ascii="Wingdings" w:hAnsi="Wingdings"/>
      </w:rPr>
    </w:lvl>
    <w:lvl w:ilvl="1" w:tentative="0">
      <w:start w:val="1"/>
      <w:numFmt w:val="bullet"/>
      <w:lvlText w:val=""/>
      <w:lvlJc w:val="left"/>
      <w:pPr>
        <w:ind w:left="1442" w:hanging="440"/>
      </w:pPr>
      <w:rPr>
        <w:rFonts w:hint="default" w:ascii="Wingdings" w:hAnsi="Wingdings"/>
      </w:rPr>
    </w:lvl>
    <w:lvl w:ilvl="2" w:tentative="0">
      <w:start w:val="1"/>
      <w:numFmt w:val="bullet"/>
      <w:lvlText w:val=""/>
      <w:lvlJc w:val="left"/>
      <w:pPr>
        <w:ind w:left="1882" w:hanging="440"/>
      </w:pPr>
      <w:rPr>
        <w:rFonts w:hint="default" w:ascii="Wingdings" w:hAnsi="Wingdings"/>
      </w:rPr>
    </w:lvl>
    <w:lvl w:ilvl="3" w:tentative="0">
      <w:start w:val="1"/>
      <w:numFmt w:val="bullet"/>
      <w:lvlText w:val=""/>
      <w:lvlJc w:val="left"/>
      <w:pPr>
        <w:ind w:left="2322" w:hanging="440"/>
      </w:pPr>
      <w:rPr>
        <w:rFonts w:hint="default" w:ascii="Wingdings" w:hAnsi="Wingdings"/>
      </w:rPr>
    </w:lvl>
    <w:lvl w:ilvl="4" w:tentative="0">
      <w:start w:val="1"/>
      <w:numFmt w:val="bullet"/>
      <w:lvlText w:val=""/>
      <w:lvlJc w:val="left"/>
      <w:pPr>
        <w:ind w:left="2762" w:hanging="440"/>
      </w:pPr>
      <w:rPr>
        <w:rFonts w:hint="default" w:ascii="Wingdings" w:hAnsi="Wingdings"/>
      </w:rPr>
    </w:lvl>
    <w:lvl w:ilvl="5" w:tentative="0">
      <w:start w:val="1"/>
      <w:numFmt w:val="bullet"/>
      <w:lvlText w:val=""/>
      <w:lvlJc w:val="left"/>
      <w:pPr>
        <w:ind w:left="3202" w:hanging="440"/>
      </w:pPr>
      <w:rPr>
        <w:rFonts w:hint="default" w:ascii="Wingdings" w:hAnsi="Wingdings"/>
      </w:rPr>
    </w:lvl>
    <w:lvl w:ilvl="6" w:tentative="0">
      <w:start w:val="1"/>
      <w:numFmt w:val="bullet"/>
      <w:lvlText w:val=""/>
      <w:lvlJc w:val="left"/>
      <w:pPr>
        <w:ind w:left="3642" w:hanging="440"/>
      </w:pPr>
      <w:rPr>
        <w:rFonts w:hint="default" w:ascii="Wingdings" w:hAnsi="Wingdings"/>
      </w:rPr>
    </w:lvl>
    <w:lvl w:ilvl="7" w:tentative="0">
      <w:start w:val="1"/>
      <w:numFmt w:val="bullet"/>
      <w:lvlText w:val=""/>
      <w:lvlJc w:val="left"/>
      <w:pPr>
        <w:ind w:left="4082" w:hanging="440"/>
      </w:pPr>
      <w:rPr>
        <w:rFonts w:hint="default" w:ascii="Wingdings" w:hAnsi="Wingdings"/>
      </w:rPr>
    </w:lvl>
    <w:lvl w:ilvl="8" w:tentative="0">
      <w:start w:val="1"/>
      <w:numFmt w:val="bullet"/>
      <w:lvlText w:val=""/>
      <w:lvlJc w:val="left"/>
      <w:pPr>
        <w:ind w:left="4522" w:hanging="440"/>
      </w:pPr>
      <w:rPr>
        <w:rFonts w:hint="default" w:ascii="Wingdings" w:hAnsi="Wingdings"/>
      </w:rPr>
    </w:lvl>
  </w:abstractNum>
  <w:abstractNum w:abstractNumId="1">
    <w:nsid w:val="10DA2667"/>
    <w:multiLevelType w:val="multilevel"/>
    <w:tmpl w:val="10DA2667"/>
    <w:lvl w:ilvl="0" w:tentative="0">
      <w:start w:val="1"/>
      <w:numFmt w:val="decimal"/>
      <w:lvlText w:val="%1."/>
      <w:lvlJc w:val="left"/>
      <w:pPr>
        <w:ind w:left="360" w:hanging="360"/>
      </w:pPr>
      <w:rPr>
        <w:rFonts w:hint="default"/>
      </w:rPr>
    </w:lvl>
    <w:lvl w:ilvl="1" w:tentative="0">
      <w:start w:val="3"/>
      <w:numFmt w:val="decimal"/>
      <w:isLgl/>
      <w:lvlText w:val="%1.%2"/>
      <w:lvlJc w:val="left"/>
      <w:pPr>
        <w:ind w:left="737" w:hanging="720"/>
      </w:pPr>
      <w:rPr>
        <w:rFonts w:hint="default"/>
      </w:rPr>
    </w:lvl>
    <w:lvl w:ilvl="2" w:tentative="0">
      <w:start w:val="3"/>
      <w:numFmt w:val="decimal"/>
      <w:isLgl/>
      <w:lvlText w:val="%1.%2.%3"/>
      <w:lvlJc w:val="left"/>
      <w:pPr>
        <w:ind w:left="754" w:hanging="720"/>
      </w:pPr>
      <w:rPr>
        <w:rFonts w:hint="default"/>
      </w:rPr>
    </w:lvl>
    <w:lvl w:ilvl="3" w:tentative="0">
      <w:start w:val="1"/>
      <w:numFmt w:val="decimal"/>
      <w:isLgl/>
      <w:lvlText w:val="%1.%2.%3.%4"/>
      <w:lvlJc w:val="left"/>
      <w:pPr>
        <w:ind w:left="1131" w:hanging="1080"/>
      </w:pPr>
      <w:rPr>
        <w:rFonts w:hint="default"/>
      </w:rPr>
    </w:lvl>
    <w:lvl w:ilvl="4" w:tentative="0">
      <w:start w:val="1"/>
      <w:numFmt w:val="decimal"/>
      <w:isLgl/>
      <w:lvlText w:val="%1.%2.%3.%4.%5"/>
      <w:lvlJc w:val="left"/>
      <w:pPr>
        <w:ind w:left="1508" w:hanging="1440"/>
      </w:pPr>
      <w:rPr>
        <w:rFonts w:hint="default"/>
      </w:rPr>
    </w:lvl>
    <w:lvl w:ilvl="5" w:tentative="0">
      <w:start w:val="1"/>
      <w:numFmt w:val="decimal"/>
      <w:isLgl/>
      <w:lvlText w:val="%1.%2.%3.%4.%5.%6"/>
      <w:lvlJc w:val="left"/>
      <w:pPr>
        <w:ind w:left="1885" w:hanging="1800"/>
      </w:pPr>
      <w:rPr>
        <w:rFonts w:hint="default"/>
      </w:rPr>
    </w:lvl>
    <w:lvl w:ilvl="6" w:tentative="0">
      <w:start w:val="1"/>
      <w:numFmt w:val="decimal"/>
      <w:isLgl/>
      <w:lvlText w:val="%1.%2.%3.%4.%5.%6.%7"/>
      <w:lvlJc w:val="left"/>
      <w:pPr>
        <w:ind w:left="1902" w:hanging="1800"/>
      </w:pPr>
      <w:rPr>
        <w:rFonts w:hint="default"/>
      </w:rPr>
    </w:lvl>
    <w:lvl w:ilvl="7" w:tentative="0">
      <w:start w:val="1"/>
      <w:numFmt w:val="decimal"/>
      <w:isLgl/>
      <w:lvlText w:val="%1.%2.%3.%4.%5.%6.%7.%8"/>
      <w:lvlJc w:val="left"/>
      <w:pPr>
        <w:ind w:left="2279" w:hanging="2160"/>
      </w:pPr>
      <w:rPr>
        <w:rFonts w:hint="default"/>
      </w:rPr>
    </w:lvl>
    <w:lvl w:ilvl="8" w:tentative="0">
      <w:start w:val="1"/>
      <w:numFmt w:val="decimal"/>
      <w:isLgl/>
      <w:lvlText w:val="%1.%2.%3.%4.%5.%6.%7.%8.%9"/>
      <w:lvlJc w:val="left"/>
      <w:pPr>
        <w:ind w:left="2656" w:hanging="2520"/>
      </w:pPr>
      <w:rPr>
        <w:rFonts w:hint="default"/>
      </w:rPr>
    </w:lvl>
  </w:abstractNum>
  <w:abstractNum w:abstractNumId="2">
    <w:nsid w:val="2D444CE2"/>
    <w:multiLevelType w:val="multilevel"/>
    <w:tmpl w:val="2D444CE2"/>
    <w:lvl w:ilvl="0" w:tentative="0">
      <w:start w:val="1"/>
      <w:numFmt w:val="bullet"/>
      <w:lvlText w:val=""/>
      <w:lvlJc w:val="left"/>
      <w:pPr>
        <w:ind w:left="1000" w:hanging="440"/>
      </w:pPr>
      <w:rPr>
        <w:rFonts w:hint="default" w:ascii="Wingdings" w:hAnsi="Wingdings"/>
      </w:rPr>
    </w:lvl>
    <w:lvl w:ilvl="1" w:tentative="0">
      <w:start w:val="1"/>
      <w:numFmt w:val="bullet"/>
      <w:lvlText w:val=""/>
      <w:lvlJc w:val="left"/>
      <w:pPr>
        <w:ind w:left="1440" w:hanging="440"/>
      </w:pPr>
      <w:rPr>
        <w:rFonts w:hint="default" w:ascii="Wingdings" w:hAnsi="Wingdings"/>
      </w:rPr>
    </w:lvl>
    <w:lvl w:ilvl="2" w:tentative="0">
      <w:start w:val="1"/>
      <w:numFmt w:val="bullet"/>
      <w:lvlText w:val=""/>
      <w:lvlJc w:val="left"/>
      <w:pPr>
        <w:ind w:left="1880" w:hanging="440"/>
      </w:pPr>
      <w:rPr>
        <w:rFonts w:hint="default" w:ascii="Wingdings" w:hAnsi="Wingdings"/>
      </w:rPr>
    </w:lvl>
    <w:lvl w:ilvl="3" w:tentative="0">
      <w:start w:val="1"/>
      <w:numFmt w:val="bullet"/>
      <w:lvlText w:val=""/>
      <w:lvlJc w:val="left"/>
      <w:pPr>
        <w:ind w:left="2320" w:hanging="440"/>
      </w:pPr>
      <w:rPr>
        <w:rFonts w:hint="default" w:ascii="Wingdings" w:hAnsi="Wingdings"/>
      </w:rPr>
    </w:lvl>
    <w:lvl w:ilvl="4" w:tentative="0">
      <w:start w:val="1"/>
      <w:numFmt w:val="bullet"/>
      <w:lvlText w:val=""/>
      <w:lvlJc w:val="left"/>
      <w:pPr>
        <w:ind w:left="2760" w:hanging="440"/>
      </w:pPr>
      <w:rPr>
        <w:rFonts w:hint="default" w:ascii="Wingdings" w:hAnsi="Wingdings"/>
      </w:rPr>
    </w:lvl>
    <w:lvl w:ilvl="5" w:tentative="0">
      <w:start w:val="1"/>
      <w:numFmt w:val="bullet"/>
      <w:lvlText w:val=""/>
      <w:lvlJc w:val="left"/>
      <w:pPr>
        <w:ind w:left="3200" w:hanging="440"/>
      </w:pPr>
      <w:rPr>
        <w:rFonts w:hint="default" w:ascii="Wingdings" w:hAnsi="Wingdings"/>
      </w:rPr>
    </w:lvl>
    <w:lvl w:ilvl="6" w:tentative="0">
      <w:start w:val="1"/>
      <w:numFmt w:val="bullet"/>
      <w:lvlText w:val=""/>
      <w:lvlJc w:val="left"/>
      <w:pPr>
        <w:ind w:left="3640" w:hanging="440"/>
      </w:pPr>
      <w:rPr>
        <w:rFonts w:hint="default" w:ascii="Wingdings" w:hAnsi="Wingdings"/>
      </w:rPr>
    </w:lvl>
    <w:lvl w:ilvl="7" w:tentative="0">
      <w:start w:val="1"/>
      <w:numFmt w:val="bullet"/>
      <w:lvlText w:val=""/>
      <w:lvlJc w:val="left"/>
      <w:pPr>
        <w:ind w:left="4080" w:hanging="440"/>
      </w:pPr>
      <w:rPr>
        <w:rFonts w:hint="default" w:ascii="Wingdings" w:hAnsi="Wingdings"/>
      </w:rPr>
    </w:lvl>
    <w:lvl w:ilvl="8" w:tentative="0">
      <w:start w:val="1"/>
      <w:numFmt w:val="bullet"/>
      <w:lvlText w:val=""/>
      <w:lvlJc w:val="left"/>
      <w:pPr>
        <w:ind w:left="4520" w:hanging="440"/>
      </w:pPr>
      <w:rPr>
        <w:rFonts w:hint="default" w:ascii="Wingdings" w:hAnsi="Wingdings"/>
      </w:rPr>
    </w:lvl>
  </w:abstractNum>
  <w:abstractNum w:abstractNumId="3">
    <w:nsid w:val="7E345C66"/>
    <w:multiLevelType w:val="multilevel"/>
    <w:tmpl w:val="7E345C66"/>
    <w:lvl w:ilvl="0" w:tentative="0">
      <w:start w:val="1"/>
      <w:numFmt w:val="bullet"/>
      <w:lvlText w:val=""/>
      <w:lvlJc w:val="left"/>
      <w:pPr>
        <w:ind w:left="1002" w:hanging="440"/>
      </w:pPr>
      <w:rPr>
        <w:rFonts w:hint="default" w:ascii="Wingdings" w:hAnsi="Wingdings"/>
      </w:rPr>
    </w:lvl>
    <w:lvl w:ilvl="1" w:tentative="0">
      <w:start w:val="1"/>
      <w:numFmt w:val="bullet"/>
      <w:lvlText w:val=""/>
      <w:lvlJc w:val="left"/>
      <w:pPr>
        <w:ind w:left="1442" w:hanging="440"/>
      </w:pPr>
      <w:rPr>
        <w:rFonts w:hint="default" w:ascii="Wingdings" w:hAnsi="Wingdings"/>
      </w:rPr>
    </w:lvl>
    <w:lvl w:ilvl="2" w:tentative="0">
      <w:start w:val="1"/>
      <w:numFmt w:val="bullet"/>
      <w:lvlText w:val=""/>
      <w:lvlJc w:val="left"/>
      <w:pPr>
        <w:ind w:left="1882" w:hanging="440"/>
      </w:pPr>
      <w:rPr>
        <w:rFonts w:hint="default" w:ascii="Wingdings" w:hAnsi="Wingdings"/>
      </w:rPr>
    </w:lvl>
    <w:lvl w:ilvl="3" w:tentative="0">
      <w:start w:val="1"/>
      <w:numFmt w:val="bullet"/>
      <w:lvlText w:val=""/>
      <w:lvlJc w:val="left"/>
      <w:pPr>
        <w:ind w:left="2322" w:hanging="440"/>
      </w:pPr>
      <w:rPr>
        <w:rFonts w:hint="default" w:ascii="Wingdings" w:hAnsi="Wingdings"/>
      </w:rPr>
    </w:lvl>
    <w:lvl w:ilvl="4" w:tentative="0">
      <w:start w:val="1"/>
      <w:numFmt w:val="bullet"/>
      <w:lvlText w:val=""/>
      <w:lvlJc w:val="left"/>
      <w:pPr>
        <w:ind w:left="2762" w:hanging="440"/>
      </w:pPr>
      <w:rPr>
        <w:rFonts w:hint="default" w:ascii="Wingdings" w:hAnsi="Wingdings"/>
      </w:rPr>
    </w:lvl>
    <w:lvl w:ilvl="5" w:tentative="0">
      <w:start w:val="1"/>
      <w:numFmt w:val="bullet"/>
      <w:lvlText w:val=""/>
      <w:lvlJc w:val="left"/>
      <w:pPr>
        <w:ind w:left="3202" w:hanging="440"/>
      </w:pPr>
      <w:rPr>
        <w:rFonts w:hint="default" w:ascii="Wingdings" w:hAnsi="Wingdings"/>
      </w:rPr>
    </w:lvl>
    <w:lvl w:ilvl="6" w:tentative="0">
      <w:start w:val="1"/>
      <w:numFmt w:val="bullet"/>
      <w:lvlText w:val=""/>
      <w:lvlJc w:val="left"/>
      <w:pPr>
        <w:ind w:left="3642" w:hanging="440"/>
      </w:pPr>
      <w:rPr>
        <w:rFonts w:hint="default" w:ascii="Wingdings" w:hAnsi="Wingdings"/>
      </w:rPr>
    </w:lvl>
    <w:lvl w:ilvl="7" w:tentative="0">
      <w:start w:val="1"/>
      <w:numFmt w:val="bullet"/>
      <w:lvlText w:val=""/>
      <w:lvlJc w:val="left"/>
      <w:pPr>
        <w:ind w:left="4082" w:hanging="440"/>
      </w:pPr>
      <w:rPr>
        <w:rFonts w:hint="default" w:ascii="Wingdings" w:hAnsi="Wingdings"/>
      </w:rPr>
    </w:lvl>
    <w:lvl w:ilvl="8" w:tentative="0">
      <w:start w:val="1"/>
      <w:numFmt w:val="bullet"/>
      <w:lvlText w:val=""/>
      <w:lvlJc w:val="left"/>
      <w:pPr>
        <w:ind w:left="4522" w:hanging="440"/>
      </w:pPr>
      <w:rPr>
        <w:rFonts w:hint="default" w:ascii="Wingdings" w:hAnsi="Wingdings"/>
      </w:rPr>
    </w:lvl>
  </w:abstractNum>
  <w:num w:numId="1">
    <w:abstractNumId w:val="1"/>
  </w:num>
  <w:num w:numId="2">
    <w:abstractNumId w:val="0"/>
  </w:num>
  <w:num w:numId="3">
    <w:abstractNumId w:val="3"/>
  </w:num>
  <w:num w:numId="4">
    <w:abstractNumId w:val="2"/>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孤月">
    <w15:presenceInfo w15:providerId="WPS Office" w15:userId="4035595411"/>
  </w15:person>
  <w15:person w15:author="沈文锋">
    <w15:presenceInfo w15:providerId="WPS Office" w15:userId="836136006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bordersDoNotSurroundHeader w:val="0"/>
  <w:bordersDoNotSurroundFooter w:val="0"/>
  <w:trackRevisions w:val="1"/>
  <w:documentProtection w:enforcement="0"/>
  <w:defaultTabStop w:val="420"/>
  <w:drawingGridHorizontalSpacing w:val="11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B2415"/>
    <w:rsid w:val="000019BF"/>
    <w:rsid w:val="000040ED"/>
    <w:rsid w:val="00005F46"/>
    <w:rsid w:val="0000732D"/>
    <w:rsid w:val="00022A95"/>
    <w:rsid w:val="00027AF3"/>
    <w:rsid w:val="00042E02"/>
    <w:rsid w:val="00045FCD"/>
    <w:rsid w:val="00047A83"/>
    <w:rsid w:val="00066518"/>
    <w:rsid w:val="0007122E"/>
    <w:rsid w:val="00090555"/>
    <w:rsid w:val="000A580F"/>
    <w:rsid w:val="000C3472"/>
    <w:rsid w:val="000C4A25"/>
    <w:rsid w:val="000D67A3"/>
    <w:rsid w:val="000D6830"/>
    <w:rsid w:val="000E1B6E"/>
    <w:rsid w:val="000E44CB"/>
    <w:rsid w:val="000E67DE"/>
    <w:rsid w:val="000F691D"/>
    <w:rsid w:val="00102593"/>
    <w:rsid w:val="001102FF"/>
    <w:rsid w:val="00113593"/>
    <w:rsid w:val="00113BE3"/>
    <w:rsid w:val="00117147"/>
    <w:rsid w:val="00120695"/>
    <w:rsid w:val="00125368"/>
    <w:rsid w:val="00130099"/>
    <w:rsid w:val="001419F5"/>
    <w:rsid w:val="00143634"/>
    <w:rsid w:val="00155D1B"/>
    <w:rsid w:val="00164307"/>
    <w:rsid w:val="0016438D"/>
    <w:rsid w:val="00166D03"/>
    <w:rsid w:val="00177FF9"/>
    <w:rsid w:val="00181542"/>
    <w:rsid w:val="00181E9F"/>
    <w:rsid w:val="00190C4D"/>
    <w:rsid w:val="001A6C4D"/>
    <w:rsid w:val="001B2AB1"/>
    <w:rsid w:val="001B700F"/>
    <w:rsid w:val="001C6BE5"/>
    <w:rsid w:val="001C6D03"/>
    <w:rsid w:val="001D1C5A"/>
    <w:rsid w:val="001D7254"/>
    <w:rsid w:val="001F0F5D"/>
    <w:rsid w:val="0021318E"/>
    <w:rsid w:val="0022133F"/>
    <w:rsid w:val="00236197"/>
    <w:rsid w:val="00241B61"/>
    <w:rsid w:val="00251BF6"/>
    <w:rsid w:val="002528CF"/>
    <w:rsid w:val="0026059F"/>
    <w:rsid w:val="00264345"/>
    <w:rsid w:val="0028116E"/>
    <w:rsid w:val="0028273A"/>
    <w:rsid w:val="002840AD"/>
    <w:rsid w:val="002850B7"/>
    <w:rsid w:val="0029096F"/>
    <w:rsid w:val="00291536"/>
    <w:rsid w:val="00294111"/>
    <w:rsid w:val="002A05DA"/>
    <w:rsid w:val="002A2C7C"/>
    <w:rsid w:val="002B35F4"/>
    <w:rsid w:val="002C16F7"/>
    <w:rsid w:val="002C5C1C"/>
    <w:rsid w:val="002D78E6"/>
    <w:rsid w:val="002E0797"/>
    <w:rsid w:val="002F119D"/>
    <w:rsid w:val="002F4D50"/>
    <w:rsid w:val="002F5672"/>
    <w:rsid w:val="00302B77"/>
    <w:rsid w:val="00317673"/>
    <w:rsid w:val="0033320B"/>
    <w:rsid w:val="003504A2"/>
    <w:rsid w:val="003608E2"/>
    <w:rsid w:val="003634E6"/>
    <w:rsid w:val="00366A77"/>
    <w:rsid w:val="00394EB7"/>
    <w:rsid w:val="003A0DBF"/>
    <w:rsid w:val="003A3D95"/>
    <w:rsid w:val="003A4390"/>
    <w:rsid w:val="003A47D0"/>
    <w:rsid w:val="003A492E"/>
    <w:rsid w:val="003B3760"/>
    <w:rsid w:val="003C3B4A"/>
    <w:rsid w:val="003D19F3"/>
    <w:rsid w:val="003D2DBC"/>
    <w:rsid w:val="003E09B2"/>
    <w:rsid w:val="003E5BE4"/>
    <w:rsid w:val="003F0D8F"/>
    <w:rsid w:val="004007AD"/>
    <w:rsid w:val="00416DFF"/>
    <w:rsid w:val="00420BF8"/>
    <w:rsid w:val="004349CC"/>
    <w:rsid w:val="0045431A"/>
    <w:rsid w:val="00456DCA"/>
    <w:rsid w:val="00457E0A"/>
    <w:rsid w:val="004621DC"/>
    <w:rsid w:val="00470F12"/>
    <w:rsid w:val="0049184F"/>
    <w:rsid w:val="00492DD6"/>
    <w:rsid w:val="004B445C"/>
    <w:rsid w:val="004C06D8"/>
    <w:rsid w:val="004D6926"/>
    <w:rsid w:val="004D7BEE"/>
    <w:rsid w:val="004E035A"/>
    <w:rsid w:val="004E1CA1"/>
    <w:rsid w:val="004F1C5D"/>
    <w:rsid w:val="004F7136"/>
    <w:rsid w:val="0050060E"/>
    <w:rsid w:val="00500EEB"/>
    <w:rsid w:val="0050416F"/>
    <w:rsid w:val="005102CE"/>
    <w:rsid w:val="00521694"/>
    <w:rsid w:val="00523D3A"/>
    <w:rsid w:val="0052579F"/>
    <w:rsid w:val="005307D4"/>
    <w:rsid w:val="00533559"/>
    <w:rsid w:val="00535807"/>
    <w:rsid w:val="005454BD"/>
    <w:rsid w:val="0054662E"/>
    <w:rsid w:val="00546C74"/>
    <w:rsid w:val="00553AB8"/>
    <w:rsid w:val="00556860"/>
    <w:rsid w:val="005607A5"/>
    <w:rsid w:val="00572BDC"/>
    <w:rsid w:val="00596628"/>
    <w:rsid w:val="005A2366"/>
    <w:rsid w:val="005A56AD"/>
    <w:rsid w:val="005A5AD8"/>
    <w:rsid w:val="005B492D"/>
    <w:rsid w:val="005B77EC"/>
    <w:rsid w:val="005D3358"/>
    <w:rsid w:val="005E5983"/>
    <w:rsid w:val="005E795B"/>
    <w:rsid w:val="005F0076"/>
    <w:rsid w:val="005F06DC"/>
    <w:rsid w:val="005F27C9"/>
    <w:rsid w:val="006066DE"/>
    <w:rsid w:val="006249D1"/>
    <w:rsid w:val="00626B19"/>
    <w:rsid w:val="0065511E"/>
    <w:rsid w:val="00661E08"/>
    <w:rsid w:val="006649EA"/>
    <w:rsid w:val="0067797F"/>
    <w:rsid w:val="00684EAD"/>
    <w:rsid w:val="00695350"/>
    <w:rsid w:val="006A5FFA"/>
    <w:rsid w:val="006B2415"/>
    <w:rsid w:val="006B57C9"/>
    <w:rsid w:val="006C2C33"/>
    <w:rsid w:val="006C7FDC"/>
    <w:rsid w:val="006F3B9D"/>
    <w:rsid w:val="00711E77"/>
    <w:rsid w:val="00725130"/>
    <w:rsid w:val="00733824"/>
    <w:rsid w:val="00744FAB"/>
    <w:rsid w:val="00763EA9"/>
    <w:rsid w:val="00763FD0"/>
    <w:rsid w:val="00765577"/>
    <w:rsid w:val="00767D5F"/>
    <w:rsid w:val="00770518"/>
    <w:rsid w:val="00772779"/>
    <w:rsid w:val="007911CE"/>
    <w:rsid w:val="00791ACB"/>
    <w:rsid w:val="007A5F57"/>
    <w:rsid w:val="007B0A49"/>
    <w:rsid w:val="007B23BC"/>
    <w:rsid w:val="007B3EBD"/>
    <w:rsid w:val="007B57A6"/>
    <w:rsid w:val="007C6390"/>
    <w:rsid w:val="007E35AD"/>
    <w:rsid w:val="007E4025"/>
    <w:rsid w:val="007F3229"/>
    <w:rsid w:val="007F379B"/>
    <w:rsid w:val="007F75B1"/>
    <w:rsid w:val="007F76AB"/>
    <w:rsid w:val="007F7C97"/>
    <w:rsid w:val="00803822"/>
    <w:rsid w:val="0080430D"/>
    <w:rsid w:val="00810B18"/>
    <w:rsid w:val="00824A4A"/>
    <w:rsid w:val="00834221"/>
    <w:rsid w:val="008364FE"/>
    <w:rsid w:val="00844152"/>
    <w:rsid w:val="00856293"/>
    <w:rsid w:val="00861830"/>
    <w:rsid w:val="00862C32"/>
    <w:rsid w:val="0087577D"/>
    <w:rsid w:val="00876F68"/>
    <w:rsid w:val="008A14BD"/>
    <w:rsid w:val="008B3409"/>
    <w:rsid w:val="008C2CC4"/>
    <w:rsid w:val="008C4B82"/>
    <w:rsid w:val="008D6C9D"/>
    <w:rsid w:val="008E0940"/>
    <w:rsid w:val="008E7604"/>
    <w:rsid w:val="008E7E76"/>
    <w:rsid w:val="008F1B9F"/>
    <w:rsid w:val="008F2867"/>
    <w:rsid w:val="008F3BC5"/>
    <w:rsid w:val="0090440D"/>
    <w:rsid w:val="00910E3B"/>
    <w:rsid w:val="009168C6"/>
    <w:rsid w:val="00920181"/>
    <w:rsid w:val="00925E03"/>
    <w:rsid w:val="00926454"/>
    <w:rsid w:val="0093347F"/>
    <w:rsid w:val="00935914"/>
    <w:rsid w:val="00936BD0"/>
    <w:rsid w:val="009373EF"/>
    <w:rsid w:val="0094174D"/>
    <w:rsid w:val="00945277"/>
    <w:rsid w:val="0096272A"/>
    <w:rsid w:val="00963BD5"/>
    <w:rsid w:val="00964A62"/>
    <w:rsid w:val="00965DE4"/>
    <w:rsid w:val="009749D9"/>
    <w:rsid w:val="009871CF"/>
    <w:rsid w:val="00987AEC"/>
    <w:rsid w:val="0099468F"/>
    <w:rsid w:val="0099561C"/>
    <w:rsid w:val="009A398C"/>
    <w:rsid w:val="009B35BA"/>
    <w:rsid w:val="009B585F"/>
    <w:rsid w:val="009B74E2"/>
    <w:rsid w:val="009C0C26"/>
    <w:rsid w:val="009C23D7"/>
    <w:rsid w:val="009C5CBE"/>
    <w:rsid w:val="009D4C5C"/>
    <w:rsid w:val="009E609C"/>
    <w:rsid w:val="009E66BC"/>
    <w:rsid w:val="009E7C41"/>
    <w:rsid w:val="009F75B1"/>
    <w:rsid w:val="00A00805"/>
    <w:rsid w:val="00A00A66"/>
    <w:rsid w:val="00A069FF"/>
    <w:rsid w:val="00A12E0C"/>
    <w:rsid w:val="00A15772"/>
    <w:rsid w:val="00A15A2F"/>
    <w:rsid w:val="00A16241"/>
    <w:rsid w:val="00A33C64"/>
    <w:rsid w:val="00A35346"/>
    <w:rsid w:val="00A36367"/>
    <w:rsid w:val="00A36F73"/>
    <w:rsid w:val="00A37674"/>
    <w:rsid w:val="00A43977"/>
    <w:rsid w:val="00A56EFA"/>
    <w:rsid w:val="00A60314"/>
    <w:rsid w:val="00AA692A"/>
    <w:rsid w:val="00AA6A77"/>
    <w:rsid w:val="00AA77F8"/>
    <w:rsid w:val="00AB2989"/>
    <w:rsid w:val="00AB6B72"/>
    <w:rsid w:val="00AB6BA3"/>
    <w:rsid w:val="00AC0EC0"/>
    <w:rsid w:val="00AC2393"/>
    <w:rsid w:val="00AC6C06"/>
    <w:rsid w:val="00AE5B96"/>
    <w:rsid w:val="00AF65B5"/>
    <w:rsid w:val="00B0338A"/>
    <w:rsid w:val="00B06088"/>
    <w:rsid w:val="00B12D6C"/>
    <w:rsid w:val="00B16B7E"/>
    <w:rsid w:val="00B17CA4"/>
    <w:rsid w:val="00B21F0C"/>
    <w:rsid w:val="00B235AB"/>
    <w:rsid w:val="00B269D6"/>
    <w:rsid w:val="00B2724F"/>
    <w:rsid w:val="00B33134"/>
    <w:rsid w:val="00B34C61"/>
    <w:rsid w:val="00B35E12"/>
    <w:rsid w:val="00B40564"/>
    <w:rsid w:val="00B465CD"/>
    <w:rsid w:val="00B507CA"/>
    <w:rsid w:val="00B566A4"/>
    <w:rsid w:val="00B6118D"/>
    <w:rsid w:val="00B640BF"/>
    <w:rsid w:val="00B75C63"/>
    <w:rsid w:val="00B95709"/>
    <w:rsid w:val="00B97200"/>
    <w:rsid w:val="00B97A86"/>
    <w:rsid w:val="00BC05AA"/>
    <w:rsid w:val="00BC0E49"/>
    <w:rsid w:val="00BD657A"/>
    <w:rsid w:val="00BD69C9"/>
    <w:rsid w:val="00BD7CD5"/>
    <w:rsid w:val="00BE3CAB"/>
    <w:rsid w:val="00BF35B5"/>
    <w:rsid w:val="00BF57E1"/>
    <w:rsid w:val="00C01AC3"/>
    <w:rsid w:val="00C1350A"/>
    <w:rsid w:val="00C149E4"/>
    <w:rsid w:val="00C165AE"/>
    <w:rsid w:val="00C34298"/>
    <w:rsid w:val="00C35427"/>
    <w:rsid w:val="00C36CF8"/>
    <w:rsid w:val="00C4030A"/>
    <w:rsid w:val="00C44847"/>
    <w:rsid w:val="00C51ECE"/>
    <w:rsid w:val="00C52642"/>
    <w:rsid w:val="00C63F70"/>
    <w:rsid w:val="00C6597C"/>
    <w:rsid w:val="00C6723B"/>
    <w:rsid w:val="00C67EB5"/>
    <w:rsid w:val="00C73C61"/>
    <w:rsid w:val="00C801FB"/>
    <w:rsid w:val="00C81E6C"/>
    <w:rsid w:val="00C829DA"/>
    <w:rsid w:val="00C918B9"/>
    <w:rsid w:val="00C9261C"/>
    <w:rsid w:val="00CA34DD"/>
    <w:rsid w:val="00CA3C2A"/>
    <w:rsid w:val="00CA723E"/>
    <w:rsid w:val="00CB51F0"/>
    <w:rsid w:val="00CC1C5C"/>
    <w:rsid w:val="00CC5B74"/>
    <w:rsid w:val="00CE03FD"/>
    <w:rsid w:val="00CE6993"/>
    <w:rsid w:val="00CE7A02"/>
    <w:rsid w:val="00D028DD"/>
    <w:rsid w:val="00D27B5C"/>
    <w:rsid w:val="00D34F83"/>
    <w:rsid w:val="00D36997"/>
    <w:rsid w:val="00D613D3"/>
    <w:rsid w:val="00D643D7"/>
    <w:rsid w:val="00D66088"/>
    <w:rsid w:val="00D75621"/>
    <w:rsid w:val="00D767A6"/>
    <w:rsid w:val="00D76CD1"/>
    <w:rsid w:val="00D80B93"/>
    <w:rsid w:val="00D8603E"/>
    <w:rsid w:val="00D91678"/>
    <w:rsid w:val="00DA061A"/>
    <w:rsid w:val="00DA4E00"/>
    <w:rsid w:val="00DB211C"/>
    <w:rsid w:val="00DB46B6"/>
    <w:rsid w:val="00DB5D1A"/>
    <w:rsid w:val="00DD4A10"/>
    <w:rsid w:val="00DD5D5D"/>
    <w:rsid w:val="00DD66E9"/>
    <w:rsid w:val="00DE028A"/>
    <w:rsid w:val="00DE24CF"/>
    <w:rsid w:val="00DE60FC"/>
    <w:rsid w:val="00DF603D"/>
    <w:rsid w:val="00DF7B12"/>
    <w:rsid w:val="00E01C4F"/>
    <w:rsid w:val="00E207A2"/>
    <w:rsid w:val="00E26820"/>
    <w:rsid w:val="00E3274D"/>
    <w:rsid w:val="00E3702E"/>
    <w:rsid w:val="00E54CDB"/>
    <w:rsid w:val="00E70D85"/>
    <w:rsid w:val="00E71063"/>
    <w:rsid w:val="00E75573"/>
    <w:rsid w:val="00E765A5"/>
    <w:rsid w:val="00E82D43"/>
    <w:rsid w:val="00E86C1B"/>
    <w:rsid w:val="00E86D88"/>
    <w:rsid w:val="00E91D86"/>
    <w:rsid w:val="00E93F72"/>
    <w:rsid w:val="00E95148"/>
    <w:rsid w:val="00E977C8"/>
    <w:rsid w:val="00EA03BF"/>
    <w:rsid w:val="00EA0CF6"/>
    <w:rsid w:val="00EA20DF"/>
    <w:rsid w:val="00EB013E"/>
    <w:rsid w:val="00EB6E4D"/>
    <w:rsid w:val="00ED00EE"/>
    <w:rsid w:val="00ED2606"/>
    <w:rsid w:val="00ED49CD"/>
    <w:rsid w:val="00ED4CE1"/>
    <w:rsid w:val="00ED4F45"/>
    <w:rsid w:val="00F05C8C"/>
    <w:rsid w:val="00F248F1"/>
    <w:rsid w:val="00F30A31"/>
    <w:rsid w:val="00F3257D"/>
    <w:rsid w:val="00F35930"/>
    <w:rsid w:val="00F35BD7"/>
    <w:rsid w:val="00F42AFB"/>
    <w:rsid w:val="00F46A4F"/>
    <w:rsid w:val="00F504F6"/>
    <w:rsid w:val="00F5066D"/>
    <w:rsid w:val="00F50900"/>
    <w:rsid w:val="00F5174F"/>
    <w:rsid w:val="00F55FC6"/>
    <w:rsid w:val="00F67C16"/>
    <w:rsid w:val="00F76739"/>
    <w:rsid w:val="00F769C3"/>
    <w:rsid w:val="00F77EF3"/>
    <w:rsid w:val="00F85B4E"/>
    <w:rsid w:val="00F95B5A"/>
    <w:rsid w:val="00FA16E9"/>
    <w:rsid w:val="00FA4BDB"/>
    <w:rsid w:val="00FC2471"/>
    <w:rsid w:val="00FC4EB3"/>
    <w:rsid w:val="00FC5900"/>
    <w:rsid w:val="00FD4485"/>
    <w:rsid w:val="00FD7525"/>
    <w:rsid w:val="00FE7CE3"/>
    <w:rsid w:val="00FF5B57"/>
    <w:rsid w:val="0F6553A2"/>
    <w:rsid w:val="390F4B99"/>
    <w:rsid w:val="53EEE3B0"/>
    <w:rsid w:val="5CFFE274"/>
    <w:rsid w:val="5E7515D7"/>
    <w:rsid w:val="5FFD43EC"/>
    <w:rsid w:val="65DB6F54"/>
    <w:rsid w:val="6F6B5F4F"/>
    <w:rsid w:val="72D54172"/>
    <w:rsid w:val="77BD413D"/>
    <w:rsid w:val="7CED4571"/>
    <w:rsid w:val="BB7D3A13"/>
    <w:rsid w:val="BBEE9BF8"/>
    <w:rsid w:val="ECDF04DB"/>
    <w:rsid w:val="EF4D9A63"/>
    <w:rsid w:val="F3F3E498"/>
    <w:rsid w:val="F777E950"/>
    <w:rsid w:val="FE5FF06E"/>
    <w:rsid w:val="FF7F5B5B"/>
    <w:rsid w:val="FF816F2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nhideWhenUsed="0" w:uiPriority="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0"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paragraph" w:styleId="2">
    <w:name w:val="heading 1"/>
    <w:basedOn w:val="1"/>
    <w:next w:val="1"/>
    <w:link w:val="25"/>
    <w:qFormat/>
    <w:uiPriority w:val="0"/>
    <w:pPr>
      <w:keepNext/>
      <w:keepLines/>
      <w:spacing w:before="480" w:after="80"/>
      <w:outlineLvl w:val="0"/>
    </w:pPr>
    <w:rPr>
      <w:rFonts w:asciiTheme="majorHAnsi" w:hAnsiTheme="majorHAnsi" w:eastAsiaTheme="majorEastAsia" w:cstheme="majorBidi"/>
      <w:color w:val="104862" w:themeColor="accent1" w:themeShade="BF"/>
      <w:sz w:val="48"/>
      <w:szCs w:val="48"/>
    </w:rPr>
  </w:style>
  <w:style w:type="paragraph" w:styleId="3">
    <w:name w:val="heading 2"/>
    <w:basedOn w:val="1"/>
    <w:next w:val="1"/>
    <w:link w:val="26"/>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40"/>
      <w:szCs w:val="40"/>
    </w:rPr>
  </w:style>
  <w:style w:type="paragraph" w:styleId="4">
    <w:name w:val="heading 3"/>
    <w:basedOn w:val="1"/>
    <w:next w:val="1"/>
    <w:link w:val="27"/>
    <w:semiHidden/>
    <w:unhideWhenUsed/>
    <w:qFormat/>
    <w:uiPriority w:val="9"/>
    <w:pPr>
      <w:keepNext/>
      <w:keepLines/>
      <w:spacing w:before="160" w:after="80"/>
      <w:outlineLvl w:val="2"/>
    </w:pPr>
    <w:rPr>
      <w:rFonts w:asciiTheme="majorHAnsi" w:hAnsiTheme="majorHAnsi" w:eastAsiaTheme="majorEastAsia" w:cstheme="majorBidi"/>
      <w:color w:val="104862" w:themeColor="accent1" w:themeShade="BF"/>
      <w:sz w:val="32"/>
      <w:szCs w:val="32"/>
    </w:rPr>
  </w:style>
  <w:style w:type="paragraph" w:styleId="5">
    <w:name w:val="heading 4"/>
    <w:basedOn w:val="1"/>
    <w:next w:val="1"/>
    <w:link w:val="28"/>
    <w:semiHidden/>
    <w:unhideWhenUsed/>
    <w:qFormat/>
    <w:uiPriority w:val="9"/>
    <w:pPr>
      <w:keepNext/>
      <w:keepLines/>
      <w:spacing w:before="80" w:after="40"/>
      <w:outlineLvl w:val="3"/>
    </w:pPr>
    <w:rPr>
      <w:rFonts w:cstheme="majorBidi"/>
      <w:color w:val="104862" w:themeColor="accent1" w:themeShade="BF"/>
      <w:sz w:val="28"/>
      <w:szCs w:val="28"/>
    </w:rPr>
  </w:style>
  <w:style w:type="paragraph" w:styleId="6">
    <w:name w:val="heading 5"/>
    <w:basedOn w:val="1"/>
    <w:next w:val="1"/>
    <w:link w:val="29"/>
    <w:semiHidden/>
    <w:unhideWhenUsed/>
    <w:qFormat/>
    <w:uiPriority w:val="9"/>
    <w:pPr>
      <w:keepNext/>
      <w:keepLines/>
      <w:spacing w:before="80" w:after="40"/>
      <w:outlineLvl w:val="4"/>
    </w:pPr>
    <w:rPr>
      <w:rFonts w:cstheme="majorBidi"/>
      <w:color w:val="104862" w:themeColor="accent1" w:themeShade="BF"/>
      <w:sz w:val="24"/>
    </w:rPr>
  </w:style>
  <w:style w:type="paragraph" w:styleId="7">
    <w:name w:val="heading 6"/>
    <w:basedOn w:val="1"/>
    <w:next w:val="1"/>
    <w:link w:val="30"/>
    <w:semiHidden/>
    <w:unhideWhenUsed/>
    <w:qFormat/>
    <w:uiPriority w:val="9"/>
    <w:pPr>
      <w:keepNext/>
      <w:keepLines/>
      <w:spacing w:before="40" w:after="0"/>
      <w:outlineLvl w:val="5"/>
    </w:pPr>
    <w:rPr>
      <w:rFonts w:cstheme="majorBidi"/>
      <w:b/>
      <w:bCs/>
      <w:color w:val="104862" w:themeColor="accent1" w:themeShade="BF"/>
    </w:rPr>
  </w:style>
  <w:style w:type="paragraph" w:styleId="8">
    <w:name w:val="heading 7"/>
    <w:basedOn w:val="1"/>
    <w:next w:val="1"/>
    <w:link w:val="31"/>
    <w:semiHidden/>
    <w:unhideWhenUsed/>
    <w:qFormat/>
    <w:uiPriority w:val="9"/>
    <w:pPr>
      <w:keepNext/>
      <w:keepLines/>
      <w:spacing w:before="40" w:after="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32"/>
    <w:semiHidden/>
    <w:unhideWhenUsed/>
    <w:qFormat/>
    <w:uiPriority w:val="9"/>
    <w:pPr>
      <w:keepNext/>
      <w:keepLines/>
      <w:spacing w:after="0"/>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33"/>
    <w:semiHidden/>
    <w:unhideWhenUsed/>
    <w:qFormat/>
    <w:uiPriority w:val="9"/>
    <w:pPr>
      <w:keepNext/>
      <w:keepLines/>
      <w:spacing w:after="0"/>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23">
    <w:name w:val="Default Paragraph Font"/>
    <w:semiHidden/>
    <w:unhideWhenUsed/>
    <w:uiPriority w:val="1"/>
  </w:style>
  <w:style w:type="table" w:default="1" w:styleId="21">
    <w:name w:val="Normal Table"/>
    <w:semiHidden/>
    <w:unhideWhenUsed/>
    <w:uiPriority w:val="99"/>
    <w:tblPr>
      <w:tblCellMar>
        <w:top w:w="0" w:type="dxa"/>
        <w:left w:w="108" w:type="dxa"/>
        <w:bottom w:w="0" w:type="dxa"/>
        <w:right w:w="108" w:type="dxa"/>
      </w:tblCellMar>
    </w:tblPr>
  </w:style>
  <w:style w:type="paragraph" w:styleId="11">
    <w:name w:val="annotation text"/>
    <w:basedOn w:val="1"/>
    <w:semiHidden/>
    <w:unhideWhenUsed/>
    <w:uiPriority w:val="99"/>
    <w:pPr>
      <w:jc w:val="left"/>
    </w:pPr>
  </w:style>
  <w:style w:type="paragraph" w:styleId="12">
    <w:name w:val="Body Text"/>
    <w:basedOn w:val="1"/>
    <w:link w:val="45"/>
    <w:semiHidden/>
    <w:qFormat/>
    <w:uiPriority w:val="0"/>
    <w:pPr>
      <w:widowControl/>
      <w:kinsoku w:val="0"/>
      <w:autoSpaceDE w:val="0"/>
      <w:autoSpaceDN w:val="0"/>
      <w:adjustRightInd w:val="0"/>
      <w:snapToGrid w:val="0"/>
      <w:spacing w:after="0" w:line="240" w:lineRule="auto"/>
      <w:textAlignment w:val="baseline"/>
    </w:pPr>
    <w:rPr>
      <w:rFonts w:ascii="Arial" w:hAnsi="Arial" w:eastAsia="Arial" w:cs="Arial"/>
      <w:snapToGrid w:val="0"/>
      <w:color w:val="000000"/>
      <w:kern w:val="0"/>
      <w:sz w:val="21"/>
      <w:szCs w:val="21"/>
      <w:lang w:eastAsia="en-US"/>
      <w14:ligatures w14:val="none"/>
    </w:rPr>
  </w:style>
  <w:style w:type="paragraph" w:styleId="13">
    <w:name w:val="toc 3"/>
    <w:basedOn w:val="1"/>
    <w:next w:val="1"/>
    <w:autoRedefine/>
    <w:unhideWhenUsed/>
    <w:qFormat/>
    <w:uiPriority w:val="39"/>
    <w:pPr>
      <w:ind w:left="840" w:leftChars="400"/>
    </w:pPr>
  </w:style>
  <w:style w:type="paragraph" w:styleId="14">
    <w:name w:val="Date"/>
    <w:basedOn w:val="1"/>
    <w:next w:val="1"/>
    <w:link w:val="46"/>
    <w:semiHidden/>
    <w:unhideWhenUsed/>
    <w:uiPriority w:val="99"/>
    <w:pPr>
      <w:ind w:left="100" w:leftChars="2500"/>
    </w:pPr>
  </w:style>
  <w:style w:type="paragraph" w:styleId="15">
    <w:name w:val="footer"/>
    <w:basedOn w:val="1"/>
    <w:link w:val="44"/>
    <w:unhideWhenUsed/>
    <w:qFormat/>
    <w:uiPriority w:val="99"/>
    <w:pPr>
      <w:tabs>
        <w:tab w:val="center" w:pos="4153"/>
        <w:tab w:val="right" w:pos="8306"/>
      </w:tabs>
      <w:snapToGrid w:val="0"/>
      <w:spacing w:line="240" w:lineRule="auto"/>
    </w:pPr>
    <w:rPr>
      <w:sz w:val="18"/>
      <w:szCs w:val="18"/>
    </w:rPr>
  </w:style>
  <w:style w:type="paragraph" w:styleId="16">
    <w:name w:val="header"/>
    <w:basedOn w:val="1"/>
    <w:link w:val="43"/>
    <w:unhideWhenUsed/>
    <w:qFormat/>
    <w:uiPriority w:val="99"/>
    <w:pPr>
      <w:tabs>
        <w:tab w:val="center" w:pos="4153"/>
        <w:tab w:val="right" w:pos="8306"/>
      </w:tabs>
      <w:snapToGrid w:val="0"/>
      <w:spacing w:line="240" w:lineRule="auto"/>
      <w:jc w:val="center"/>
    </w:pPr>
    <w:rPr>
      <w:sz w:val="18"/>
      <w:szCs w:val="18"/>
    </w:rPr>
  </w:style>
  <w:style w:type="paragraph" w:styleId="17">
    <w:name w:val="toc 1"/>
    <w:basedOn w:val="1"/>
    <w:next w:val="1"/>
    <w:autoRedefine/>
    <w:unhideWhenUsed/>
    <w:qFormat/>
    <w:uiPriority w:val="39"/>
    <w:pPr>
      <w:tabs>
        <w:tab w:val="right" w:leader="dot" w:pos="9016"/>
      </w:tabs>
    </w:pPr>
    <w:rPr>
      <w:rFonts w:ascii="华文楷体" w:hAnsi="华文楷体" w:eastAsia="华文楷体"/>
      <w:b/>
      <w:bCs/>
      <w:sz w:val="24"/>
      <w:szCs w:val="28"/>
      <w:shd w:val="clear" w:color="auto" w:fill="FFFFFF" w:themeFill="background1"/>
    </w:rPr>
  </w:style>
  <w:style w:type="paragraph" w:styleId="18">
    <w:name w:val="Subtitle"/>
    <w:basedOn w:val="1"/>
    <w:next w:val="1"/>
    <w:link w:val="35"/>
    <w:qFormat/>
    <w:uiPriority w:val="11"/>
    <w:pPr>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9">
    <w:name w:val="toc 2"/>
    <w:basedOn w:val="1"/>
    <w:next w:val="1"/>
    <w:autoRedefine/>
    <w:unhideWhenUsed/>
    <w:uiPriority w:val="39"/>
    <w:pPr>
      <w:tabs>
        <w:tab w:val="right" w:leader="dot" w:pos="9016"/>
      </w:tabs>
      <w:spacing w:after="0" w:line="240" w:lineRule="auto"/>
      <w:ind w:left="440" w:leftChars="200"/>
    </w:pPr>
  </w:style>
  <w:style w:type="paragraph" w:styleId="20">
    <w:name w:val="Title"/>
    <w:basedOn w:val="1"/>
    <w:next w:val="1"/>
    <w:link w:val="34"/>
    <w:qFormat/>
    <w:uiPriority w:val="10"/>
    <w:pPr>
      <w:spacing w:after="80" w:line="240" w:lineRule="auto"/>
      <w:contextualSpacing/>
      <w:jc w:val="center"/>
    </w:pPr>
    <w:rPr>
      <w:rFonts w:asciiTheme="majorHAnsi" w:hAnsiTheme="majorHAnsi" w:eastAsiaTheme="majorEastAsia" w:cstheme="majorBidi"/>
      <w:spacing w:val="-10"/>
      <w:kern w:val="28"/>
      <w:sz w:val="56"/>
      <w:szCs w:val="56"/>
    </w:rPr>
  </w:style>
  <w:style w:type="table" w:styleId="22">
    <w:name w:val="Table Grid"/>
    <w:basedOn w:val="21"/>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4">
    <w:name w:val="Hyperlink"/>
    <w:basedOn w:val="23"/>
    <w:unhideWhenUsed/>
    <w:qFormat/>
    <w:uiPriority w:val="99"/>
    <w:rPr>
      <w:color w:val="467886" w:themeColor="hyperlink"/>
      <w:u w:val="single"/>
      <w14:textFill>
        <w14:solidFill>
          <w14:schemeClr w14:val="hlink"/>
        </w14:solidFill>
      </w14:textFill>
    </w:rPr>
  </w:style>
  <w:style w:type="character" w:customStyle="1" w:styleId="25">
    <w:name w:val="标题 1 字符"/>
    <w:basedOn w:val="23"/>
    <w:link w:val="2"/>
    <w:qFormat/>
    <w:uiPriority w:val="0"/>
    <w:rPr>
      <w:rFonts w:asciiTheme="majorHAnsi" w:hAnsiTheme="majorHAnsi" w:eastAsiaTheme="majorEastAsia" w:cstheme="majorBidi"/>
      <w:color w:val="104862" w:themeColor="accent1" w:themeShade="BF"/>
      <w:sz w:val="48"/>
      <w:szCs w:val="48"/>
    </w:rPr>
  </w:style>
  <w:style w:type="character" w:customStyle="1" w:styleId="26">
    <w:name w:val="标题 2 字符"/>
    <w:basedOn w:val="23"/>
    <w:link w:val="3"/>
    <w:qFormat/>
    <w:uiPriority w:val="9"/>
    <w:rPr>
      <w:rFonts w:asciiTheme="majorHAnsi" w:hAnsiTheme="majorHAnsi" w:eastAsiaTheme="majorEastAsia" w:cstheme="majorBidi"/>
      <w:color w:val="104862" w:themeColor="accent1" w:themeShade="BF"/>
      <w:sz w:val="40"/>
      <w:szCs w:val="40"/>
    </w:rPr>
  </w:style>
  <w:style w:type="character" w:customStyle="1" w:styleId="27">
    <w:name w:val="标题 3 字符"/>
    <w:basedOn w:val="23"/>
    <w:link w:val="4"/>
    <w:semiHidden/>
    <w:qFormat/>
    <w:uiPriority w:val="9"/>
    <w:rPr>
      <w:rFonts w:asciiTheme="majorHAnsi" w:hAnsiTheme="majorHAnsi" w:eastAsiaTheme="majorEastAsia" w:cstheme="majorBidi"/>
      <w:color w:val="104862" w:themeColor="accent1" w:themeShade="BF"/>
      <w:sz w:val="32"/>
      <w:szCs w:val="32"/>
    </w:rPr>
  </w:style>
  <w:style w:type="character" w:customStyle="1" w:styleId="28">
    <w:name w:val="标题 4 字符"/>
    <w:basedOn w:val="23"/>
    <w:link w:val="5"/>
    <w:semiHidden/>
    <w:uiPriority w:val="9"/>
    <w:rPr>
      <w:rFonts w:cstheme="majorBidi"/>
      <w:color w:val="104862" w:themeColor="accent1" w:themeShade="BF"/>
      <w:sz w:val="28"/>
      <w:szCs w:val="28"/>
    </w:rPr>
  </w:style>
  <w:style w:type="character" w:customStyle="1" w:styleId="29">
    <w:name w:val="标题 5 字符"/>
    <w:basedOn w:val="23"/>
    <w:link w:val="6"/>
    <w:semiHidden/>
    <w:uiPriority w:val="9"/>
    <w:rPr>
      <w:rFonts w:cstheme="majorBidi"/>
      <w:color w:val="104862" w:themeColor="accent1" w:themeShade="BF"/>
      <w:sz w:val="24"/>
    </w:rPr>
  </w:style>
  <w:style w:type="character" w:customStyle="1" w:styleId="30">
    <w:name w:val="标题 6 字符"/>
    <w:basedOn w:val="23"/>
    <w:link w:val="7"/>
    <w:semiHidden/>
    <w:qFormat/>
    <w:uiPriority w:val="9"/>
    <w:rPr>
      <w:rFonts w:cstheme="majorBidi"/>
      <w:b/>
      <w:bCs/>
      <w:color w:val="104862" w:themeColor="accent1" w:themeShade="BF"/>
    </w:rPr>
  </w:style>
  <w:style w:type="character" w:customStyle="1" w:styleId="31">
    <w:name w:val="标题 7 字符"/>
    <w:basedOn w:val="23"/>
    <w:link w:val="8"/>
    <w:semiHidden/>
    <w:qFormat/>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32">
    <w:name w:val="标题 8 字符"/>
    <w:basedOn w:val="23"/>
    <w:link w:val="9"/>
    <w:semiHidden/>
    <w:qFormat/>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33">
    <w:name w:val="标题 9 字符"/>
    <w:basedOn w:val="23"/>
    <w:link w:val="10"/>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34">
    <w:name w:val="标题 字符"/>
    <w:basedOn w:val="23"/>
    <w:link w:val="20"/>
    <w:qFormat/>
    <w:uiPriority w:val="10"/>
    <w:rPr>
      <w:rFonts w:asciiTheme="majorHAnsi" w:hAnsiTheme="majorHAnsi" w:eastAsiaTheme="majorEastAsia" w:cstheme="majorBidi"/>
      <w:spacing w:val="-10"/>
      <w:kern w:val="28"/>
      <w:sz w:val="56"/>
      <w:szCs w:val="56"/>
    </w:rPr>
  </w:style>
  <w:style w:type="character" w:customStyle="1" w:styleId="35">
    <w:name w:val="副标题 字符"/>
    <w:basedOn w:val="23"/>
    <w:link w:val="18"/>
    <w:qFormat/>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6">
    <w:name w:val="Quote"/>
    <w:basedOn w:val="1"/>
    <w:next w:val="1"/>
    <w:link w:val="37"/>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7">
    <w:name w:val="引用 字符"/>
    <w:basedOn w:val="23"/>
    <w:link w:val="36"/>
    <w:uiPriority w:val="29"/>
    <w:rPr>
      <w:i/>
      <w:iCs/>
      <w:color w:val="404040" w:themeColor="text1" w:themeTint="BF"/>
      <w14:textFill>
        <w14:solidFill>
          <w14:schemeClr w14:val="tx1">
            <w14:lumMod w14:val="75000"/>
            <w14:lumOff w14:val="25000"/>
          </w14:schemeClr>
        </w14:solidFill>
      </w14:textFill>
    </w:rPr>
  </w:style>
  <w:style w:type="paragraph" w:styleId="38">
    <w:name w:val="List Paragraph"/>
    <w:basedOn w:val="1"/>
    <w:qFormat/>
    <w:uiPriority w:val="34"/>
    <w:pPr>
      <w:ind w:left="720"/>
      <w:contextualSpacing/>
    </w:pPr>
  </w:style>
  <w:style w:type="character" w:customStyle="1" w:styleId="39">
    <w:name w:val="明显强调1"/>
    <w:basedOn w:val="23"/>
    <w:qFormat/>
    <w:uiPriority w:val="21"/>
    <w:rPr>
      <w:i/>
      <w:iCs/>
      <w:color w:val="104862" w:themeColor="accent1" w:themeShade="BF"/>
    </w:rPr>
  </w:style>
  <w:style w:type="paragraph" w:styleId="40">
    <w:name w:val="Intense Quote"/>
    <w:basedOn w:val="1"/>
    <w:next w:val="1"/>
    <w:link w:val="41"/>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41">
    <w:name w:val="明显引用 字符"/>
    <w:basedOn w:val="23"/>
    <w:link w:val="40"/>
    <w:uiPriority w:val="30"/>
    <w:rPr>
      <w:i/>
      <w:iCs/>
      <w:color w:val="104862" w:themeColor="accent1" w:themeShade="BF"/>
    </w:rPr>
  </w:style>
  <w:style w:type="character" w:customStyle="1" w:styleId="42">
    <w:name w:val="明显参考1"/>
    <w:basedOn w:val="23"/>
    <w:qFormat/>
    <w:uiPriority w:val="32"/>
    <w:rPr>
      <w:b/>
      <w:bCs/>
      <w:smallCaps/>
      <w:color w:val="104862" w:themeColor="accent1" w:themeShade="BF"/>
      <w:spacing w:val="5"/>
    </w:rPr>
  </w:style>
  <w:style w:type="character" w:customStyle="1" w:styleId="43">
    <w:name w:val="页眉 字符"/>
    <w:basedOn w:val="23"/>
    <w:link w:val="16"/>
    <w:qFormat/>
    <w:uiPriority w:val="99"/>
    <w:rPr>
      <w:sz w:val="18"/>
      <w:szCs w:val="18"/>
    </w:rPr>
  </w:style>
  <w:style w:type="character" w:customStyle="1" w:styleId="44">
    <w:name w:val="页脚 字符"/>
    <w:basedOn w:val="23"/>
    <w:link w:val="15"/>
    <w:qFormat/>
    <w:uiPriority w:val="99"/>
    <w:rPr>
      <w:sz w:val="18"/>
      <w:szCs w:val="18"/>
    </w:rPr>
  </w:style>
  <w:style w:type="character" w:customStyle="1" w:styleId="45">
    <w:name w:val="正文文本 字符"/>
    <w:basedOn w:val="23"/>
    <w:link w:val="12"/>
    <w:semiHidden/>
    <w:qFormat/>
    <w:uiPriority w:val="0"/>
    <w:rPr>
      <w:rFonts w:ascii="Arial" w:hAnsi="Arial" w:eastAsia="Arial" w:cs="Arial"/>
      <w:snapToGrid w:val="0"/>
      <w:color w:val="000000"/>
      <w:kern w:val="0"/>
      <w:sz w:val="21"/>
      <w:szCs w:val="21"/>
      <w:lang w:eastAsia="en-US"/>
      <w14:ligatures w14:val="none"/>
    </w:rPr>
  </w:style>
  <w:style w:type="character" w:customStyle="1" w:styleId="46">
    <w:name w:val="日期 字符"/>
    <w:basedOn w:val="23"/>
    <w:link w:val="14"/>
    <w:semiHidden/>
    <w:qFormat/>
    <w:uiPriority w:val="99"/>
  </w:style>
  <w:style w:type="character" w:customStyle="1" w:styleId="47">
    <w:name w:val="未处理的提及1"/>
    <w:basedOn w:val="23"/>
    <w:semiHidden/>
    <w:unhideWhenUsed/>
    <w:qFormat/>
    <w:uiPriority w:val="99"/>
    <w:rPr>
      <w:color w:val="605E5C"/>
      <w:shd w:val="clear" w:color="auto" w:fill="E1DFDD"/>
    </w:rPr>
  </w:style>
  <w:style w:type="table" w:customStyle="1" w:styleId="48">
    <w:name w:val="网格型1"/>
    <w:basedOn w:val="21"/>
    <w:qFormat/>
    <w:uiPriority w:val="0"/>
    <w:rPr>
      <w:rFonts w:ascii="等线" w:hAnsi="等线" w:eastAsia="等线"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49">
    <w:name w:val="TOC 标题1"/>
    <w:basedOn w:val="2"/>
    <w:next w:val="1"/>
    <w:unhideWhenUsed/>
    <w:qFormat/>
    <w:uiPriority w:val="39"/>
    <w:pPr>
      <w:widowControl/>
      <w:spacing w:before="240" w:after="0" w:line="259" w:lineRule="auto"/>
      <w:outlineLvl w:val="9"/>
    </w:pPr>
    <w:rPr>
      <w:kern w:val="0"/>
      <w:sz w:val="32"/>
      <w:szCs w:val="32"/>
      <w14:ligatures w14:val="none"/>
    </w:rPr>
  </w:style>
  <w:style w:type="table" w:customStyle="1" w:styleId="50">
    <w:name w:val="网格型2"/>
    <w:basedOn w:val="21"/>
    <w:qFormat/>
    <w:uiPriority w:val="59"/>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51">
    <w:name w:val="No Spacing"/>
    <w:link w:val="52"/>
    <w:qFormat/>
    <w:uiPriority w:val="1"/>
    <w:rPr>
      <w:rFonts w:asciiTheme="minorHAnsi" w:hAnsiTheme="minorHAnsi" w:eastAsiaTheme="minorEastAsia" w:cstheme="minorBidi"/>
      <w:sz w:val="22"/>
      <w:szCs w:val="22"/>
      <w:lang w:val="en-US" w:eastAsia="zh-CN" w:bidi="ar-SA"/>
    </w:rPr>
  </w:style>
  <w:style w:type="character" w:customStyle="1" w:styleId="52">
    <w:name w:val="无间隔 字符"/>
    <w:basedOn w:val="23"/>
    <w:link w:val="51"/>
    <w:uiPriority w:val="1"/>
    <w:rPr>
      <w:sz w:val="22"/>
      <w:szCs w:val="22"/>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1.xml"/><Relationship Id="rId6" Type="http://schemas.openxmlformats.org/officeDocument/2006/relationships/endnotes" Target="endnotes.xml"/><Relationship Id="rId5" Type="http://schemas.openxmlformats.org/officeDocument/2006/relationships/footnotes" Target="footnotes.xml"/><Relationship Id="rId4" Type="http://schemas.microsoft.com/office/2011/relationships/commentsExtended" Target="commentsExtended.xml"/><Relationship Id="rId3" Type="http://schemas.openxmlformats.org/officeDocument/2006/relationships/comments" Target="comments.xml"/><Relationship Id="rId25" Type="http://schemas.microsoft.com/office/2011/relationships/people" Target="people.xml"/><Relationship Id="rId24" Type="http://schemas.openxmlformats.org/officeDocument/2006/relationships/fontTable" Target="fontTable.xml"/><Relationship Id="rId23" Type="http://schemas.openxmlformats.org/officeDocument/2006/relationships/customXml" Target="../customXml/item1.xml"/><Relationship Id="rId22" Type="http://schemas.openxmlformats.org/officeDocument/2006/relationships/numbering" Target="numbering.xml"/><Relationship Id="rId21" Type="http://schemas.openxmlformats.org/officeDocument/2006/relationships/image" Target="media/image11.jpeg"/><Relationship Id="rId20" Type="http://schemas.openxmlformats.org/officeDocument/2006/relationships/image" Target="media/image10.png"/><Relationship Id="rId2" Type="http://schemas.openxmlformats.org/officeDocument/2006/relationships/settings" Target="settings.xml"/><Relationship Id="rId19" Type="http://schemas.openxmlformats.org/officeDocument/2006/relationships/image" Target="media/image9.png"/><Relationship Id="rId18" Type="http://schemas.openxmlformats.org/officeDocument/2006/relationships/image" Target="media/image8.png"/><Relationship Id="rId17" Type="http://schemas.openxmlformats.org/officeDocument/2006/relationships/image" Target="media/image7.png"/><Relationship Id="rId16" Type="http://schemas.openxmlformats.org/officeDocument/2006/relationships/image" Target="media/image6.png"/><Relationship Id="rId15" Type="http://schemas.openxmlformats.org/officeDocument/2006/relationships/image" Target="media/image5.png"/><Relationship Id="rId14" Type="http://schemas.openxmlformats.org/officeDocument/2006/relationships/image" Target="media/image4.png"/><Relationship Id="rId13" Type="http://schemas.openxmlformats.org/officeDocument/2006/relationships/image" Target="media/image3.png"/><Relationship Id="rId12" Type="http://schemas.openxmlformats.org/officeDocument/2006/relationships/image" Target="media/image2.png"/><Relationship Id="rId11" Type="http://schemas.openxmlformats.org/officeDocument/2006/relationships/image" Target="media/image1.png"/><Relationship Id="rId10" Type="http://schemas.openxmlformats.org/officeDocument/2006/relationships/theme" Target="theme/theme1.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Version="6" StyleName="APA"/>
</file>

<file path=customXml/itemProps1.xml><?xml version="1.0" encoding="utf-8"?>
<ds:datastoreItem xmlns:ds="http://schemas.openxmlformats.org/officeDocument/2006/customXml" ds:itemID="{DFF176AF-9767-4554-84CA-F27F754EEECB}">
  <ds:schemaRefs/>
</ds:datastoreItem>
</file>

<file path=docProps/app.xml><?xml version="1.0" encoding="utf-8"?>
<Properties xmlns="http://schemas.openxmlformats.org/officeDocument/2006/extended-properties" xmlns:vt="http://schemas.openxmlformats.org/officeDocument/2006/docPropsVTypes">
  <Template>Normal</Template>
  <Pages>48</Pages>
  <Words>4126</Words>
  <Characters>23524</Characters>
  <Lines>196</Lines>
  <Paragraphs>55</Paragraphs>
  <TotalTime>29</TotalTime>
  <ScaleCrop>false</ScaleCrop>
  <LinksUpToDate>false</LinksUpToDate>
  <CharactersWithSpaces>27595</CharactersWithSpaces>
  <Application>WPS Office_12.1.28492.28492_F1E327BC-269C-435d-A152-05C5408002CA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2026-08-28T09:28:00Z</dcterms:created>
  <dc:creator>楚楚 孙</dc:creator>
  <cp:lastModifiedBy>沈文锋</cp:lastModifiedBy>
  <cp:lastPrinted>2026-04-03T17:22:00Z</cp:lastPrinted>
  <dcterms:modified xsi:type="dcterms:W3CDTF">2026-09-07T08:43:50Z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eyJoZGlkIjoiMmIwYzg3MmVmZTIyYWFhZTZlMTM1NWM1OTEzNDQ4NTEiLCJ1c2VySWQiOiIyNDY2MTcwODEifQ==</vt:lpwstr>
  </property>
  <property fmtid="{D5CDD505-2E9C-101B-9397-08002B2CF9AE}" pid="3" name="KSOProductBuildVer">
    <vt:lpwstr>2052-12.1.28492.28492</vt:lpwstr>
  </property>
  <property fmtid="{D5CDD505-2E9C-101B-9397-08002B2CF9AE}" pid="4" name="ICV">
    <vt:lpwstr>B975A48354EF0B44C6089E6A4F05F08A_43</vt:lpwstr>
  </property>
</Properties>
</file>