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C1E06" w14:textId="77777777" w:rsidR="004959E3" w:rsidRDefault="004959E3">
      <w:pPr>
        <w:spacing w:line="360" w:lineRule="auto"/>
        <w:ind w:rightChars="-50" w:right="-105"/>
        <w:jc w:val="center"/>
        <w:rPr>
          <w:b/>
          <w:bCs/>
          <w:color w:val="000000"/>
          <w:sz w:val="30"/>
          <w:szCs w:val="30"/>
        </w:rPr>
      </w:pPr>
    </w:p>
    <w:p w14:paraId="4A8AED80" w14:textId="77777777" w:rsidR="004959E3" w:rsidRDefault="004959E3">
      <w:pPr>
        <w:spacing w:line="360" w:lineRule="auto"/>
        <w:ind w:rightChars="-50" w:right="-105"/>
        <w:jc w:val="center"/>
        <w:rPr>
          <w:b/>
          <w:bCs/>
          <w:color w:val="000000"/>
          <w:sz w:val="30"/>
          <w:szCs w:val="30"/>
        </w:rPr>
      </w:pPr>
    </w:p>
    <w:p w14:paraId="3A5B35F2" w14:textId="77777777" w:rsidR="004959E3" w:rsidRDefault="004959E3">
      <w:pPr>
        <w:spacing w:line="360" w:lineRule="auto"/>
        <w:ind w:rightChars="-50" w:right="-105"/>
        <w:jc w:val="center"/>
        <w:rPr>
          <w:b/>
          <w:bCs/>
          <w:color w:val="000000"/>
          <w:sz w:val="30"/>
          <w:szCs w:val="30"/>
        </w:rPr>
      </w:pPr>
    </w:p>
    <w:p w14:paraId="4DE05D68" w14:textId="77777777" w:rsidR="004959E3" w:rsidRDefault="00000000">
      <w:pPr>
        <w:spacing w:line="360" w:lineRule="auto"/>
        <w:ind w:rightChars="-50" w:right="-105"/>
        <w:jc w:val="center"/>
        <w:rPr>
          <w:b/>
          <w:bCs/>
          <w:color w:val="000000"/>
          <w:sz w:val="30"/>
          <w:szCs w:val="30"/>
        </w:rPr>
      </w:pPr>
      <w:r>
        <w:rPr>
          <w:b/>
          <w:bCs/>
          <w:color w:val="000000"/>
          <w:sz w:val="30"/>
          <w:szCs w:val="30"/>
        </w:rPr>
        <w:t>____________________________________</w:t>
      </w:r>
    </w:p>
    <w:p w14:paraId="15828CB3" w14:textId="77777777" w:rsidR="004959E3" w:rsidRDefault="004959E3">
      <w:pPr>
        <w:spacing w:line="360" w:lineRule="auto"/>
        <w:ind w:rightChars="-50" w:right="-105"/>
        <w:rPr>
          <w:b/>
          <w:bCs/>
          <w:color w:val="000000"/>
        </w:rPr>
      </w:pPr>
    </w:p>
    <w:p w14:paraId="67EB8A47" w14:textId="77777777" w:rsidR="004959E3" w:rsidRDefault="00000000">
      <w:pPr>
        <w:spacing w:line="360" w:lineRule="auto"/>
        <w:ind w:rightChars="-50" w:right="-105"/>
        <w:jc w:val="center"/>
        <w:rPr>
          <w:rFonts w:ascii="仿宋_GB2312" w:eastAsia="仿宋_GB2312" w:hAnsi="仿宋_GB2312" w:cs="仿宋_GB2312"/>
          <w:b/>
          <w:bCs/>
          <w:color w:val="000000"/>
          <w:sz w:val="44"/>
          <w:szCs w:val="44"/>
        </w:rPr>
      </w:pPr>
      <w:r>
        <w:rPr>
          <w:rFonts w:ascii="仿宋_GB2312" w:eastAsia="仿宋_GB2312" w:hAnsi="仿宋_GB2312" w:cs="仿宋_GB2312" w:hint="eastAsia"/>
          <w:b/>
          <w:bCs/>
          <w:color w:val="000000"/>
          <w:sz w:val="44"/>
          <w:szCs w:val="44"/>
        </w:rPr>
        <w:t>安徽中科微感科技有限公司</w:t>
      </w:r>
    </w:p>
    <w:p w14:paraId="2B79F494" w14:textId="77777777" w:rsidR="004959E3" w:rsidRDefault="004959E3">
      <w:pPr>
        <w:spacing w:line="360" w:lineRule="auto"/>
        <w:ind w:rightChars="-50" w:right="-105"/>
        <w:jc w:val="center"/>
        <w:rPr>
          <w:rFonts w:ascii="仿宋_GB2312" w:eastAsia="仿宋_GB2312" w:hAnsi="仿宋_GB2312" w:cs="仿宋_GB2312"/>
          <w:b/>
          <w:bCs/>
          <w:color w:val="000000"/>
          <w:sz w:val="44"/>
          <w:szCs w:val="44"/>
        </w:rPr>
      </w:pPr>
    </w:p>
    <w:p w14:paraId="022C4A41" w14:textId="77777777" w:rsidR="004959E3" w:rsidRDefault="00000000">
      <w:pPr>
        <w:spacing w:line="360" w:lineRule="auto"/>
        <w:ind w:rightChars="-50" w:right="-105"/>
        <w:jc w:val="center"/>
        <w:rPr>
          <w:rFonts w:ascii="仿宋_GB2312" w:eastAsia="仿宋_GB2312" w:hAnsi="仿宋_GB2312" w:cs="仿宋_GB2312"/>
          <w:b/>
          <w:bCs/>
          <w:color w:val="000000"/>
          <w:sz w:val="44"/>
          <w:szCs w:val="44"/>
        </w:rPr>
      </w:pPr>
      <w:r>
        <w:rPr>
          <w:rFonts w:ascii="仿宋_GB2312" w:eastAsia="仿宋_GB2312" w:hAnsi="仿宋_GB2312" w:cs="仿宋_GB2312" w:hint="eastAsia"/>
          <w:b/>
          <w:bCs/>
          <w:color w:val="000000"/>
          <w:sz w:val="44"/>
          <w:szCs w:val="44"/>
        </w:rPr>
        <w:t>股权投资合同</w:t>
      </w:r>
    </w:p>
    <w:p w14:paraId="3B3C02EF" w14:textId="77777777" w:rsidR="004959E3" w:rsidRDefault="00000000">
      <w:pPr>
        <w:spacing w:line="360" w:lineRule="auto"/>
        <w:ind w:rightChars="-50" w:right="-105"/>
        <w:jc w:val="center"/>
        <w:rPr>
          <w:b/>
          <w:bCs/>
          <w:color w:val="000000"/>
          <w:sz w:val="30"/>
          <w:szCs w:val="30"/>
        </w:rPr>
      </w:pPr>
      <w:r>
        <w:rPr>
          <w:b/>
          <w:bCs/>
          <w:color w:val="000000"/>
          <w:sz w:val="30"/>
          <w:szCs w:val="30"/>
        </w:rPr>
        <w:t>____________________________________</w:t>
      </w:r>
    </w:p>
    <w:p w14:paraId="489EA7DE" w14:textId="77777777" w:rsidR="004959E3" w:rsidRDefault="004959E3">
      <w:pPr>
        <w:spacing w:line="360" w:lineRule="auto"/>
        <w:ind w:rightChars="-50" w:right="-105"/>
        <w:rPr>
          <w:b/>
          <w:bCs/>
          <w:color w:val="000000"/>
        </w:rPr>
      </w:pPr>
    </w:p>
    <w:p w14:paraId="25862D2A" w14:textId="77777777" w:rsidR="004959E3" w:rsidRDefault="004959E3">
      <w:pPr>
        <w:spacing w:line="360" w:lineRule="auto"/>
        <w:ind w:rightChars="-50" w:right="-105"/>
        <w:jc w:val="center"/>
        <w:rPr>
          <w:b/>
          <w:bCs/>
          <w:color w:val="000000"/>
          <w:sz w:val="30"/>
          <w:szCs w:val="30"/>
        </w:rPr>
      </w:pPr>
    </w:p>
    <w:p w14:paraId="60AC0286" w14:textId="77777777" w:rsidR="004959E3" w:rsidRDefault="004959E3">
      <w:pPr>
        <w:spacing w:line="360" w:lineRule="auto"/>
        <w:ind w:rightChars="-50" w:right="-105"/>
        <w:jc w:val="center"/>
        <w:rPr>
          <w:b/>
          <w:bCs/>
          <w:color w:val="000000"/>
          <w:sz w:val="30"/>
          <w:szCs w:val="30"/>
        </w:rPr>
      </w:pPr>
    </w:p>
    <w:p w14:paraId="463D7EB5" w14:textId="77777777" w:rsidR="004959E3" w:rsidRDefault="004959E3">
      <w:pPr>
        <w:spacing w:line="360" w:lineRule="auto"/>
        <w:ind w:rightChars="-50" w:right="-105"/>
        <w:jc w:val="center"/>
        <w:rPr>
          <w:b/>
          <w:bCs/>
          <w:color w:val="000000"/>
          <w:sz w:val="30"/>
          <w:szCs w:val="30"/>
        </w:rPr>
      </w:pPr>
    </w:p>
    <w:p w14:paraId="3F1F0C25" w14:textId="77777777" w:rsidR="004959E3" w:rsidRDefault="004959E3">
      <w:pPr>
        <w:spacing w:line="360" w:lineRule="auto"/>
        <w:ind w:rightChars="-50" w:right="-105"/>
        <w:jc w:val="center"/>
        <w:rPr>
          <w:b/>
          <w:bCs/>
          <w:color w:val="000000"/>
          <w:sz w:val="30"/>
          <w:szCs w:val="30"/>
        </w:rPr>
      </w:pPr>
    </w:p>
    <w:p w14:paraId="0DD1A518" w14:textId="77777777" w:rsidR="004959E3" w:rsidRDefault="004959E3">
      <w:pPr>
        <w:spacing w:line="360" w:lineRule="auto"/>
        <w:ind w:rightChars="-50" w:right="-105"/>
        <w:jc w:val="center"/>
        <w:rPr>
          <w:b/>
          <w:bCs/>
          <w:color w:val="000000"/>
          <w:sz w:val="30"/>
          <w:szCs w:val="30"/>
        </w:rPr>
      </w:pPr>
    </w:p>
    <w:p w14:paraId="627DBB87" w14:textId="77777777" w:rsidR="004959E3" w:rsidRDefault="004959E3">
      <w:pPr>
        <w:spacing w:line="360" w:lineRule="auto"/>
        <w:ind w:rightChars="-50" w:right="-105"/>
        <w:jc w:val="center"/>
        <w:rPr>
          <w:b/>
          <w:bCs/>
          <w:color w:val="000000"/>
          <w:sz w:val="30"/>
          <w:szCs w:val="30"/>
        </w:rPr>
      </w:pPr>
    </w:p>
    <w:p w14:paraId="5427D6FC" w14:textId="77777777" w:rsidR="004959E3" w:rsidRDefault="004959E3">
      <w:pPr>
        <w:spacing w:line="360" w:lineRule="auto"/>
        <w:ind w:rightChars="-50" w:right="-105"/>
        <w:jc w:val="center"/>
        <w:rPr>
          <w:b/>
          <w:bCs/>
          <w:color w:val="000000"/>
          <w:sz w:val="30"/>
          <w:szCs w:val="30"/>
        </w:rPr>
      </w:pPr>
    </w:p>
    <w:p w14:paraId="0078C168" w14:textId="77777777" w:rsidR="004959E3" w:rsidRDefault="004959E3">
      <w:pPr>
        <w:spacing w:line="360" w:lineRule="auto"/>
        <w:ind w:rightChars="-50" w:right="-105"/>
        <w:jc w:val="center"/>
        <w:rPr>
          <w:b/>
          <w:bCs/>
          <w:color w:val="000000"/>
          <w:sz w:val="30"/>
          <w:szCs w:val="30"/>
        </w:rPr>
      </w:pPr>
    </w:p>
    <w:p w14:paraId="04AF8C3C" w14:textId="77777777" w:rsidR="004959E3" w:rsidRDefault="004959E3">
      <w:pPr>
        <w:spacing w:line="360" w:lineRule="auto"/>
        <w:ind w:rightChars="-50" w:right="-105"/>
        <w:jc w:val="center"/>
        <w:rPr>
          <w:b/>
          <w:bCs/>
          <w:color w:val="000000"/>
          <w:sz w:val="30"/>
          <w:szCs w:val="30"/>
        </w:rPr>
      </w:pPr>
    </w:p>
    <w:p w14:paraId="7F153377" w14:textId="77777777" w:rsidR="004959E3" w:rsidRDefault="004959E3">
      <w:pPr>
        <w:spacing w:line="360" w:lineRule="auto"/>
        <w:ind w:rightChars="-50" w:right="-105"/>
        <w:jc w:val="center"/>
        <w:rPr>
          <w:b/>
          <w:bCs/>
          <w:color w:val="000000"/>
          <w:sz w:val="30"/>
          <w:szCs w:val="30"/>
        </w:rPr>
      </w:pPr>
    </w:p>
    <w:p w14:paraId="715EB2B1" w14:textId="77777777" w:rsidR="004959E3" w:rsidRDefault="004959E3">
      <w:pPr>
        <w:spacing w:line="360" w:lineRule="auto"/>
        <w:ind w:rightChars="-50" w:right="-105"/>
        <w:jc w:val="center"/>
        <w:rPr>
          <w:b/>
          <w:bCs/>
          <w:color w:val="000000"/>
          <w:sz w:val="30"/>
          <w:szCs w:val="30"/>
        </w:rPr>
      </w:pPr>
    </w:p>
    <w:p w14:paraId="4C0A2036" w14:textId="77777777" w:rsidR="004959E3" w:rsidRDefault="004959E3">
      <w:pPr>
        <w:spacing w:line="360" w:lineRule="auto"/>
        <w:ind w:rightChars="-50" w:right="-105"/>
        <w:jc w:val="center"/>
        <w:rPr>
          <w:b/>
          <w:bCs/>
          <w:color w:val="000000"/>
          <w:sz w:val="30"/>
          <w:szCs w:val="30"/>
        </w:rPr>
      </w:pPr>
    </w:p>
    <w:p w14:paraId="094B1E5F" w14:textId="77777777" w:rsidR="004959E3" w:rsidRDefault="00000000">
      <w:pPr>
        <w:spacing w:afterLines="100" w:after="312" w:line="360" w:lineRule="auto"/>
        <w:ind w:firstLineChars="200" w:firstLine="602"/>
        <w:jc w:val="left"/>
        <w:rPr>
          <w:color w:val="000000"/>
          <w:sz w:val="24"/>
          <w:szCs w:val="24"/>
        </w:rPr>
      </w:pPr>
      <w:r>
        <w:rPr>
          <w:b/>
          <w:bCs/>
          <w:color w:val="000000"/>
          <w:sz w:val="30"/>
          <w:szCs w:val="30"/>
        </w:rPr>
        <w:br w:type="page"/>
      </w:r>
      <w:r>
        <w:rPr>
          <w:color w:val="000000"/>
          <w:sz w:val="24"/>
          <w:szCs w:val="24"/>
        </w:rPr>
        <w:lastRenderedPageBreak/>
        <w:t>本协议由以下各方于</w:t>
      </w:r>
      <w:r>
        <w:rPr>
          <w:color w:val="000000"/>
          <w:sz w:val="24"/>
          <w:szCs w:val="24"/>
        </w:rPr>
        <w:t>2026</w:t>
      </w:r>
      <w:r>
        <w:rPr>
          <w:color w:val="000000"/>
          <w:sz w:val="24"/>
          <w:szCs w:val="24"/>
        </w:rPr>
        <w:t>年</w:t>
      </w:r>
      <w:r>
        <w:rPr>
          <w:rFonts w:hint="eastAsia"/>
          <w:color w:val="000000"/>
          <w:sz w:val="24"/>
          <w:szCs w:val="24"/>
          <w:u w:val="single"/>
        </w:rPr>
        <w:t xml:space="preserve">    </w:t>
      </w:r>
      <w:r>
        <w:rPr>
          <w:color w:val="000000"/>
          <w:sz w:val="24"/>
          <w:szCs w:val="24"/>
        </w:rPr>
        <w:t>月</w:t>
      </w:r>
      <w:r>
        <w:rPr>
          <w:color w:val="000000"/>
          <w:sz w:val="24"/>
          <w:szCs w:val="24"/>
          <w:u w:val="single"/>
        </w:rPr>
        <w:t xml:space="preserve">   </w:t>
      </w:r>
      <w:r>
        <w:rPr>
          <w:color w:val="000000"/>
          <w:sz w:val="24"/>
          <w:szCs w:val="24"/>
        </w:rPr>
        <w:t>日在安徽省合肥市</w:t>
      </w:r>
      <w:r>
        <w:rPr>
          <w:rFonts w:hint="eastAsia"/>
          <w:color w:val="000000"/>
          <w:sz w:val="24"/>
          <w:szCs w:val="24"/>
          <w:u w:val="single"/>
        </w:rPr>
        <w:t>高新</w:t>
      </w:r>
      <w:r>
        <w:rPr>
          <w:color w:val="000000"/>
          <w:sz w:val="24"/>
          <w:szCs w:val="24"/>
          <w:u w:val="single"/>
        </w:rPr>
        <w:t>区</w:t>
      </w:r>
      <w:r>
        <w:rPr>
          <w:color w:val="000000"/>
          <w:sz w:val="24"/>
          <w:szCs w:val="24"/>
        </w:rPr>
        <w:t>签署：</w:t>
      </w:r>
    </w:p>
    <w:p w14:paraId="6996948E" w14:textId="77777777" w:rsidR="004959E3" w:rsidRDefault="00000000">
      <w:pPr>
        <w:spacing w:line="360" w:lineRule="auto"/>
        <w:ind w:firstLineChars="200" w:firstLine="482"/>
        <w:rPr>
          <w:b/>
          <w:bCs/>
          <w:color w:val="000000"/>
          <w:sz w:val="24"/>
          <w:szCs w:val="24"/>
        </w:rPr>
      </w:pPr>
      <w:bookmarkStart w:id="0" w:name="_Hlk531345348"/>
      <w:bookmarkStart w:id="1" w:name="_Hlk531270218"/>
      <w:r>
        <w:rPr>
          <w:b/>
          <w:bCs/>
          <w:color w:val="000000"/>
          <w:sz w:val="24"/>
          <w:szCs w:val="24"/>
        </w:rPr>
        <w:t>甲方（投资方，管理服务机构）：</w:t>
      </w:r>
      <w:r>
        <w:rPr>
          <w:rFonts w:hint="eastAsia"/>
          <w:b/>
          <w:bCs/>
          <w:color w:val="000000"/>
          <w:sz w:val="24"/>
          <w:szCs w:val="24"/>
          <w:u w:val="single"/>
        </w:rPr>
        <w:t xml:space="preserve">                      </w:t>
      </w:r>
    </w:p>
    <w:p w14:paraId="7C7DC92C" w14:textId="77777777" w:rsidR="004959E3" w:rsidRDefault="00000000">
      <w:pPr>
        <w:spacing w:line="360" w:lineRule="auto"/>
        <w:ind w:firstLineChars="200" w:firstLine="480"/>
        <w:rPr>
          <w:color w:val="000000"/>
          <w:kern w:val="1"/>
          <w:sz w:val="24"/>
        </w:rPr>
      </w:pPr>
      <w:bookmarkStart w:id="2" w:name="_Hlk531345029"/>
      <w:bookmarkStart w:id="3" w:name="_Hlk530576019"/>
      <w:r>
        <w:rPr>
          <w:rFonts w:hint="eastAsia"/>
          <w:color w:val="000000"/>
          <w:kern w:val="1"/>
          <w:sz w:val="24"/>
        </w:rPr>
        <w:t>甲</w:t>
      </w:r>
      <w:r>
        <w:rPr>
          <w:rFonts w:hint="eastAsia"/>
          <w:color w:val="000000"/>
          <w:kern w:val="1"/>
          <w:sz w:val="24"/>
        </w:rPr>
        <w:t xml:space="preserve"> </w:t>
      </w:r>
      <w:r>
        <w:rPr>
          <w:rFonts w:hint="eastAsia"/>
          <w:color w:val="000000"/>
          <w:kern w:val="1"/>
          <w:sz w:val="24"/>
        </w:rPr>
        <w:t>方：</w:t>
      </w:r>
    </w:p>
    <w:p w14:paraId="1EC3D803" w14:textId="77777777" w:rsidR="004959E3" w:rsidRDefault="00000000">
      <w:pPr>
        <w:spacing w:line="360" w:lineRule="auto"/>
        <w:ind w:firstLineChars="200" w:firstLine="480"/>
        <w:rPr>
          <w:i/>
          <w:color w:val="000000"/>
          <w:kern w:val="1"/>
          <w:sz w:val="24"/>
        </w:rPr>
      </w:pPr>
      <w:r>
        <w:rPr>
          <w:color w:val="000000"/>
          <w:kern w:val="1"/>
          <w:sz w:val="24"/>
        </w:rPr>
        <w:t>地</w:t>
      </w:r>
      <w:r>
        <w:rPr>
          <w:color w:val="000000"/>
          <w:kern w:val="1"/>
          <w:sz w:val="24"/>
        </w:rPr>
        <w:t xml:space="preserve"> </w:t>
      </w:r>
      <w:r>
        <w:rPr>
          <w:color w:val="000000"/>
          <w:kern w:val="1"/>
          <w:sz w:val="24"/>
        </w:rPr>
        <w:t>址：</w:t>
      </w:r>
      <w:bookmarkStart w:id="4" w:name="_Hlk530577994"/>
      <w:r>
        <w:rPr>
          <w:i/>
          <w:color w:val="000000"/>
          <w:kern w:val="1"/>
          <w:sz w:val="24"/>
        </w:rPr>
        <w:t xml:space="preserve"> </w:t>
      </w:r>
    </w:p>
    <w:bookmarkEnd w:id="4"/>
    <w:p w14:paraId="55E15B94" w14:textId="77777777" w:rsidR="004959E3" w:rsidRDefault="00000000">
      <w:pPr>
        <w:spacing w:line="360" w:lineRule="auto"/>
        <w:ind w:firstLineChars="200" w:firstLine="480"/>
        <w:rPr>
          <w:i/>
          <w:color w:val="000000"/>
          <w:sz w:val="24"/>
          <w:szCs w:val="24"/>
        </w:rPr>
      </w:pPr>
      <w:r>
        <w:rPr>
          <w:color w:val="000000"/>
          <w:sz w:val="24"/>
          <w:szCs w:val="24"/>
        </w:rPr>
        <w:t>执行事务合伙人委派代表：</w:t>
      </w:r>
    </w:p>
    <w:bookmarkEnd w:id="0"/>
    <w:bookmarkEnd w:id="2"/>
    <w:bookmarkEnd w:id="3"/>
    <w:p w14:paraId="53A0F75C" w14:textId="77777777" w:rsidR="004959E3" w:rsidRDefault="004959E3">
      <w:pPr>
        <w:spacing w:line="360" w:lineRule="auto"/>
        <w:ind w:firstLineChars="200" w:firstLine="480"/>
        <w:rPr>
          <w:bCs/>
          <w:color w:val="000000"/>
          <w:sz w:val="24"/>
          <w:szCs w:val="24"/>
        </w:rPr>
      </w:pPr>
    </w:p>
    <w:p w14:paraId="29C88FF1" w14:textId="77777777" w:rsidR="004959E3" w:rsidRDefault="00000000">
      <w:pPr>
        <w:spacing w:line="360" w:lineRule="auto"/>
        <w:ind w:firstLineChars="200" w:firstLine="482"/>
        <w:rPr>
          <w:b/>
          <w:color w:val="000000"/>
          <w:sz w:val="24"/>
          <w:szCs w:val="24"/>
        </w:rPr>
      </w:pPr>
      <w:bookmarkStart w:id="5" w:name="_Hlk531345377"/>
      <w:r>
        <w:rPr>
          <w:b/>
          <w:color w:val="000000"/>
          <w:sz w:val="24"/>
          <w:szCs w:val="24"/>
        </w:rPr>
        <w:t>乙方（项目公司）：</w:t>
      </w:r>
      <w:r>
        <w:rPr>
          <w:rFonts w:hint="eastAsia"/>
          <w:b/>
          <w:color w:val="000000"/>
          <w:sz w:val="24"/>
          <w:szCs w:val="24"/>
          <w:u w:val="single"/>
        </w:rPr>
        <w:t>安徽中科微感科技有限公司</w:t>
      </w:r>
    </w:p>
    <w:p w14:paraId="352995BA" w14:textId="77777777" w:rsidR="004959E3" w:rsidRDefault="00000000">
      <w:pPr>
        <w:spacing w:line="360" w:lineRule="auto"/>
        <w:ind w:firstLineChars="200" w:firstLine="480"/>
        <w:rPr>
          <w:rFonts w:ascii="SimSun" w:hAnsi="SimSun" w:cs="SimSun"/>
          <w:kern w:val="1"/>
          <w:sz w:val="24"/>
        </w:rPr>
      </w:pPr>
      <w:r>
        <w:rPr>
          <w:bCs/>
          <w:color w:val="000000"/>
          <w:sz w:val="24"/>
          <w:szCs w:val="24"/>
        </w:rPr>
        <w:t>地</w:t>
      </w:r>
      <w:r>
        <w:rPr>
          <w:bCs/>
          <w:color w:val="000000"/>
          <w:sz w:val="24"/>
          <w:szCs w:val="24"/>
        </w:rPr>
        <w:t xml:space="preserve">  </w:t>
      </w:r>
      <w:r>
        <w:rPr>
          <w:bCs/>
          <w:color w:val="000000"/>
          <w:sz w:val="24"/>
          <w:szCs w:val="24"/>
        </w:rPr>
        <w:t>址：</w:t>
      </w:r>
      <w:r>
        <w:rPr>
          <w:rFonts w:ascii="SimSun" w:hAnsi="SimSun" w:cs="SimSun" w:hint="eastAsia"/>
          <w:kern w:val="1"/>
          <w:sz w:val="24"/>
        </w:rPr>
        <w:t>安徽省蚌埠市经济开发区蚌埠市东海大道888号中国传感谷C区C3第七层</w:t>
      </w:r>
    </w:p>
    <w:p w14:paraId="354631DB" w14:textId="77777777" w:rsidR="004959E3" w:rsidRDefault="00000000">
      <w:pPr>
        <w:spacing w:line="360" w:lineRule="auto"/>
        <w:ind w:firstLineChars="200" w:firstLine="480"/>
        <w:rPr>
          <w:bCs/>
          <w:color w:val="000000"/>
          <w:sz w:val="24"/>
          <w:szCs w:val="24"/>
        </w:rPr>
      </w:pPr>
      <w:r>
        <w:rPr>
          <w:bCs/>
          <w:color w:val="000000"/>
          <w:sz w:val="24"/>
          <w:szCs w:val="24"/>
        </w:rPr>
        <w:t>法定代表人：</w:t>
      </w:r>
      <w:r>
        <w:rPr>
          <w:rFonts w:hint="eastAsia"/>
          <w:bCs/>
          <w:color w:val="000000"/>
          <w:sz w:val="24"/>
          <w:szCs w:val="24"/>
        </w:rPr>
        <w:t>沈文锋</w:t>
      </w:r>
    </w:p>
    <w:p w14:paraId="3DAA6228" w14:textId="77777777" w:rsidR="004959E3" w:rsidRDefault="00000000">
      <w:pPr>
        <w:spacing w:line="360" w:lineRule="auto"/>
        <w:rPr>
          <w:color w:val="000000"/>
          <w:sz w:val="24"/>
          <w:szCs w:val="24"/>
        </w:rPr>
      </w:pPr>
      <w:r>
        <w:rPr>
          <w:rFonts w:hint="eastAsia"/>
          <w:color w:val="000000"/>
          <w:sz w:val="24"/>
          <w:szCs w:val="24"/>
        </w:rPr>
        <w:t xml:space="preserve">    </w:t>
      </w:r>
    </w:p>
    <w:p w14:paraId="5754A37A" w14:textId="77777777" w:rsidR="004959E3" w:rsidRDefault="00000000">
      <w:pPr>
        <w:spacing w:line="360" w:lineRule="auto"/>
        <w:ind w:firstLineChars="200" w:firstLine="482"/>
        <w:rPr>
          <w:b/>
          <w:bCs/>
          <w:color w:val="000000"/>
          <w:sz w:val="24"/>
          <w:szCs w:val="24"/>
        </w:rPr>
      </w:pPr>
      <w:r>
        <w:rPr>
          <w:b/>
          <w:bCs/>
          <w:color w:val="000000"/>
          <w:sz w:val="24"/>
          <w:szCs w:val="24"/>
        </w:rPr>
        <w:t>丙方（项目公司</w:t>
      </w:r>
      <w:r>
        <w:rPr>
          <w:rFonts w:hint="eastAsia"/>
          <w:b/>
          <w:bCs/>
          <w:color w:val="000000"/>
          <w:sz w:val="24"/>
          <w:szCs w:val="24"/>
        </w:rPr>
        <w:t>实控人及</w:t>
      </w:r>
      <w:r>
        <w:rPr>
          <w:b/>
          <w:bCs/>
          <w:color w:val="000000"/>
          <w:sz w:val="24"/>
          <w:szCs w:val="24"/>
        </w:rPr>
        <w:t>股东）：</w:t>
      </w:r>
    </w:p>
    <w:p w14:paraId="2196C952" w14:textId="77777777" w:rsidR="004959E3" w:rsidRDefault="00000000">
      <w:pPr>
        <w:spacing w:line="360" w:lineRule="auto"/>
        <w:ind w:firstLineChars="200" w:firstLine="482"/>
        <w:rPr>
          <w:b/>
          <w:bCs/>
          <w:color w:val="000000"/>
          <w:sz w:val="24"/>
          <w:szCs w:val="24"/>
        </w:rPr>
      </w:pPr>
      <w:r>
        <w:rPr>
          <w:rFonts w:hint="eastAsia"/>
          <w:b/>
          <w:bCs/>
          <w:color w:val="000000"/>
          <w:sz w:val="24"/>
          <w:szCs w:val="24"/>
        </w:rPr>
        <w:t>丙方</w:t>
      </w:r>
      <w:r>
        <w:rPr>
          <w:rFonts w:hint="eastAsia"/>
          <w:b/>
          <w:bCs/>
          <w:color w:val="000000"/>
          <w:sz w:val="24"/>
          <w:szCs w:val="24"/>
        </w:rPr>
        <w:t>1</w:t>
      </w:r>
      <w:r>
        <w:rPr>
          <w:rFonts w:hint="eastAsia"/>
          <w:b/>
          <w:bCs/>
          <w:color w:val="000000"/>
          <w:sz w:val="24"/>
          <w:szCs w:val="24"/>
        </w:rPr>
        <w:t>：（实际控制人）：沈文锋</w:t>
      </w:r>
      <w:r>
        <w:rPr>
          <w:rFonts w:hint="eastAsia"/>
          <w:b/>
          <w:bCs/>
          <w:color w:val="000000"/>
          <w:sz w:val="24"/>
          <w:szCs w:val="24"/>
        </w:rPr>
        <w:t xml:space="preserve"> </w:t>
      </w:r>
    </w:p>
    <w:p w14:paraId="5E5BD725" w14:textId="77777777" w:rsidR="004959E3" w:rsidRDefault="00000000">
      <w:pPr>
        <w:spacing w:line="360" w:lineRule="auto"/>
        <w:ind w:firstLineChars="200" w:firstLine="480"/>
        <w:rPr>
          <w:rFonts w:ascii="SimSun" w:hAnsi="SimSun" w:cs="SimSun"/>
          <w:i/>
          <w:color w:val="FF0000"/>
          <w:kern w:val="1"/>
          <w:sz w:val="24"/>
        </w:rPr>
      </w:pPr>
      <w:r>
        <w:rPr>
          <w:rFonts w:ascii="SimSun" w:hAnsi="SimSun" w:cs="SimSun" w:hint="eastAsia"/>
          <w:kern w:val="1"/>
          <w:sz w:val="24"/>
        </w:rPr>
        <w:t>地  址：</w:t>
      </w:r>
      <w:r>
        <w:rPr>
          <w:rFonts w:ascii="SimSun" w:hAnsi="SimSun" w:cs="SimSun" w:hint="eastAsia"/>
          <w:iCs/>
          <w:kern w:val="1"/>
          <w:sz w:val="24"/>
        </w:rPr>
        <w:t>安徽省蚌埠市经济开发区蚌埠市东海大道888号中国传感谷C区C3第七层</w:t>
      </w:r>
    </w:p>
    <w:p w14:paraId="224AA989" w14:textId="77777777" w:rsidR="004959E3" w:rsidRDefault="00000000">
      <w:pPr>
        <w:spacing w:line="360" w:lineRule="auto"/>
        <w:ind w:firstLineChars="200" w:firstLine="480"/>
        <w:rPr>
          <w:color w:val="000000"/>
          <w:sz w:val="24"/>
          <w:szCs w:val="24"/>
        </w:rPr>
      </w:pPr>
      <w:r>
        <w:rPr>
          <w:rFonts w:hint="eastAsia"/>
          <w:color w:val="000000"/>
          <w:sz w:val="24"/>
          <w:szCs w:val="24"/>
        </w:rPr>
        <w:t>身份证号：</w:t>
      </w:r>
      <w:r>
        <w:rPr>
          <w:rFonts w:ascii="SimSun" w:hAnsi="SimSun" w:cs="SimSun" w:hint="eastAsia"/>
          <w:color w:val="000000"/>
          <w:sz w:val="24"/>
          <w:szCs w:val="24"/>
        </w:rPr>
        <w:t>330323197812044711</w:t>
      </w:r>
    </w:p>
    <w:p w14:paraId="5B147F5A" w14:textId="77777777" w:rsidR="004959E3" w:rsidRDefault="004959E3">
      <w:pPr>
        <w:spacing w:line="360" w:lineRule="auto"/>
        <w:ind w:firstLineChars="200" w:firstLine="482"/>
        <w:rPr>
          <w:b/>
          <w:bCs/>
          <w:color w:val="000000"/>
          <w:sz w:val="24"/>
          <w:szCs w:val="24"/>
        </w:rPr>
      </w:pPr>
    </w:p>
    <w:p w14:paraId="70968A25" w14:textId="77777777" w:rsidR="004959E3" w:rsidRDefault="00000000">
      <w:pPr>
        <w:spacing w:line="360" w:lineRule="auto"/>
        <w:ind w:firstLineChars="200" w:firstLine="482"/>
        <w:rPr>
          <w:b/>
          <w:bCs/>
          <w:color w:val="000000"/>
          <w:sz w:val="24"/>
          <w:szCs w:val="24"/>
        </w:rPr>
      </w:pPr>
      <w:r>
        <w:rPr>
          <w:rFonts w:hint="eastAsia"/>
          <w:b/>
          <w:bCs/>
          <w:color w:val="000000"/>
          <w:sz w:val="24"/>
          <w:szCs w:val="24"/>
        </w:rPr>
        <w:t>丙方</w:t>
      </w:r>
      <w:r>
        <w:rPr>
          <w:rFonts w:hint="eastAsia"/>
          <w:b/>
          <w:bCs/>
          <w:color w:val="000000"/>
          <w:sz w:val="24"/>
          <w:szCs w:val="24"/>
        </w:rPr>
        <w:t>2</w:t>
      </w:r>
      <w:r>
        <w:rPr>
          <w:rFonts w:hint="eastAsia"/>
          <w:b/>
          <w:bCs/>
          <w:color w:val="000000"/>
          <w:sz w:val="24"/>
          <w:szCs w:val="24"/>
        </w:rPr>
        <w:t>：</w:t>
      </w:r>
      <w:r>
        <w:rPr>
          <w:rFonts w:ascii="SimSun" w:hAnsi="SimSun" w:cs="SimSun" w:hint="eastAsia"/>
          <w:b/>
          <w:bCs/>
          <w:iCs/>
          <w:kern w:val="1"/>
          <w:sz w:val="24"/>
        </w:rPr>
        <w:t>中科微感（宁波）科技有限公司</w:t>
      </w:r>
    </w:p>
    <w:p w14:paraId="462C4A0A" w14:textId="77777777" w:rsidR="004959E3" w:rsidRDefault="00000000">
      <w:pPr>
        <w:spacing w:line="360" w:lineRule="auto"/>
        <w:ind w:firstLineChars="200" w:firstLine="480"/>
        <w:rPr>
          <w:rFonts w:ascii="SimSun" w:hAnsi="SimSun" w:cs="SimSun"/>
          <w:color w:val="000000"/>
          <w:sz w:val="24"/>
          <w:szCs w:val="24"/>
        </w:rPr>
      </w:pPr>
      <w:r>
        <w:rPr>
          <w:color w:val="000000"/>
          <w:sz w:val="24"/>
          <w:szCs w:val="24"/>
        </w:rPr>
        <w:t>地</w:t>
      </w:r>
      <w:r>
        <w:rPr>
          <w:rFonts w:hint="eastAsia"/>
          <w:color w:val="000000"/>
          <w:sz w:val="24"/>
          <w:szCs w:val="24"/>
        </w:rPr>
        <w:t xml:space="preserve">  </w:t>
      </w:r>
      <w:r>
        <w:rPr>
          <w:color w:val="000000"/>
          <w:sz w:val="24"/>
          <w:szCs w:val="24"/>
        </w:rPr>
        <w:t>址：</w:t>
      </w:r>
      <w:r>
        <w:rPr>
          <w:rFonts w:ascii="SimSun" w:hAnsi="SimSun" w:cs="SimSun" w:hint="eastAsia"/>
          <w:color w:val="000000"/>
          <w:sz w:val="24"/>
          <w:szCs w:val="24"/>
        </w:rPr>
        <w:t>浙江省宁波高新区贵驷街道永茂东路1819号4幢4-2-14</w:t>
      </w:r>
    </w:p>
    <w:p w14:paraId="68316BF5" w14:textId="77777777" w:rsidR="004959E3" w:rsidRDefault="00000000">
      <w:pPr>
        <w:spacing w:line="360" w:lineRule="auto"/>
        <w:ind w:firstLineChars="200" w:firstLine="480"/>
        <w:rPr>
          <w:b/>
          <w:bCs/>
          <w:color w:val="000000"/>
          <w:sz w:val="24"/>
          <w:szCs w:val="24"/>
        </w:rPr>
      </w:pPr>
      <w:r>
        <w:rPr>
          <w:rFonts w:hint="eastAsia"/>
          <w:bCs/>
          <w:color w:val="000000"/>
          <w:sz w:val="24"/>
          <w:szCs w:val="24"/>
        </w:rPr>
        <w:t>法定代表人</w:t>
      </w:r>
      <w:r>
        <w:rPr>
          <w:bCs/>
          <w:color w:val="000000"/>
          <w:sz w:val="24"/>
          <w:szCs w:val="24"/>
        </w:rPr>
        <w:t>：</w:t>
      </w:r>
      <w:r>
        <w:rPr>
          <w:rFonts w:hint="eastAsia"/>
          <w:bCs/>
          <w:color w:val="000000"/>
          <w:sz w:val="24"/>
          <w:szCs w:val="24"/>
        </w:rPr>
        <w:t>沈文锋</w:t>
      </w:r>
    </w:p>
    <w:bookmarkEnd w:id="1"/>
    <w:bookmarkEnd w:id="5"/>
    <w:p w14:paraId="04E4F7CE" w14:textId="77777777" w:rsidR="004959E3" w:rsidRDefault="004959E3">
      <w:pPr>
        <w:spacing w:line="360" w:lineRule="auto"/>
        <w:ind w:firstLineChars="200" w:firstLine="482"/>
        <w:rPr>
          <w:b/>
          <w:bCs/>
          <w:color w:val="000000"/>
          <w:sz w:val="24"/>
          <w:szCs w:val="24"/>
        </w:rPr>
      </w:pPr>
    </w:p>
    <w:p w14:paraId="0CBD2FB1" w14:textId="77777777" w:rsidR="004959E3" w:rsidRDefault="00000000">
      <w:pPr>
        <w:spacing w:line="360" w:lineRule="auto"/>
        <w:ind w:firstLineChars="200" w:firstLine="482"/>
        <w:rPr>
          <w:del w:id="6" w:author="TC-18" w:date="2026-07-20T20:54:00Z"/>
          <w:b/>
          <w:bCs/>
          <w:color w:val="000000"/>
          <w:sz w:val="24"/>
          <w:szCs w:val="24"/>
        </w:rPr>
      </w:pPr>
      <w:del w:id="7" w:author="TC-18" w:date="2026-07-20T20:54:00Z">
        <w:r>
          <w:rPr>
            <w:rFonts w:hint="eastAsia"/>
            <w:b/>
            <w:bCs/>
            <w:color w:val="000000"/>
            <w:sz w:val="24"/>
            <w:szCs w:val="24"/>
          </w:rPr>
          <w:delText>丙方</w:delText>
        </w:r>
        <w:r>
          <w:rPr>
            <w:rFonts w:hint="eastAsia"/>
            <w:b/>
            <w:bCs/>
            <w:color w:val="000000"/>
            <w:sz w:val="24"/>
            <w:szCs w:val="24"/>
          </w:rPr>
          <w:delText>3</w:delText>
        </w:r>
        <w:r>
          <w:rPr>
            <w:rFonts w:hint="eastAsia"/>
            <w:b/>
            <w:bCs/>
            <w:color w:val="000000"/>
            <w:sz w:val="24"/>
            <w:szCs w:val="24"/>
          </w:rPr>
          <w:delText>：</w:delText>
        </w:r>
        <w:r>
          <w:rPr>
            <w:rFonts w:ascii="SimSun" w:hAnsi="SimSun" w:cs="SimSun" w:hint="eastAsia"/>
            <w:b/>
            <w:bCs/>
            <w:color w:val="000000"/>
            <w:sz w:val="24"/>
            <w:szCs w:val="24"/>
          </w:rPr>
          <w:delText>北京大有汇泽科技有限公司</w:delText>
        </w:r>
      </w:del>
    </w:p>
    <w:p w14:paraId="4BA3DD59" w14:textId="77777777" w:rsidR="004959E3" w:rsidRDefault="00000000">
      <w:pPr>
        <w:spacing w:line="360" w:lineRule="auto"/>
        <w:ind w:firstLineChars="200" w:firstLine="480"/>
        <w:rPr>
          <w:del w:id="8" w:author="TC-18" w:date="2026-07-20T20:54:00Z"/>
          <w:color w:val="000000"/>
          <w:sz w:val="24"/>
          <w:szCs w:val="24"/>
        </w:rPr>
      </w:pPr>
      <w:del w:id="9" w:author="TC-18" w:date="2026-07-20T20:54:00Z">
        <w:r>
          <w:rPr>
            <w:kern w:val="1"/>
            <w:sz w:val="24"/>
          </w:rPr>
          <w:delText>地</w:delText>
        </w:r>
        <w:r>
          <w:rPr>
            <w:kern w:val="1"/>
            <w:sz w:val="24"/>
          </w:rPr>
          <w:delText xml:space="preserve">  </w:delText>
        </w:r>
        <w:r>
          <w:rPr>
            <w:kern w:val="1"/>
            <w:sz w:val="24"/>
          </w:rPr>
          <w:delText>址：</w:delText>
        </w:r>
        <w:r>
          <w:rPr>
            <w:rFonts w:ascii="SimSun" w:hAnsi="SimSun" w:cs="SimSun" w:hint="eastAsia"/>
            <w:bCs/>
            <w:color w:val="000000"/>
            <w:sz w:val="24"/>
            <w:szCs w:val="24"/>
          </w:rPr>
          <w:delText>北京市通州区梨园镇大稿村民委员会西200米京洲苑925号</w:delText>
        </w:r>
      </w:del>
    </w:p>
    <w:p w14:paraId="5D9A39A2" w14:textId="77777777" w:rsidR="004959E3" w:rsidRDefault="00000000">
      <w:pPr>
        <w:spacing w:line="360" w:lineRule="auto"/>
        <w:ind w:firstLineChars="200" w:firstLine="480"/>
        <w:rPr>
          <w:del w:id="10" w:author="TC-18" w:date="2026-07-20T20:54:00Z"/>
          <w:i/>
          <w:color w:val="FF0000"/>
          <w:kern w:val="1"/>
          <w:sz w:val="24"/>
        </w:rPr>
      </w:pPr>
      <w:del w:id="11" w:author="TC-18" w:date="2026-07-20T20:54:00Z">
        <w:r>
          <w:rPr>
            <w:rFonts w:hint="eastAsia"/>
            <w:color w:val="000000"/>
            <w:sz w:val="24"/>
            <w:szCs w:val="24"/>
          </w:rPr>
          <w:delText>法定代表人</w:delText>
        </w:r>
        <w:r>
          <w:rPr>
            <w:color w:val="000000"/>
            <w:sz w:val="24"/>
            <w:szCs w:val="24"/>
          </w:rPr>
          <w:delText>：</w:delText>
        </w:r>
        <w:r>
          <w:rPr>
            <w:rFonts w:hint="eastAsia"/>
            <w:color w:val="000000"/>
            <w:sz w:val="24"/>
            <w:szCs w:val="24"/>
          </w:rPr>
          <w:delText>邱福祥</w:delText>
        </w:r>
      </w:del>
    </w:p>
    <w:p w14:paraId="2E036A3D" w14:textId="77777777" w:rsidR="004959E3" w:rsidRDefault="004959E3">
      <w:pPr>
        <w:spacing w:line="360" w:lineRule="auto"/>
        <w:ind w:firstLineChars="200" w:firstLine="480"/>
        <w:rPr>
          <w:del w:id="12" w:author="TC-18" w:date="2026-07-20T20:54:00Z"/>
          <w:bCs/>
          <w:color w:val="000000"/>
          <w:sz w:val="24"/>
          <w:szCs w:val="24"/>
        </w:rPr>
      </w:pPr>
    </w:p>
    <w:p w14:paraId="4A9B8892" w14:textId="77777777" w:rsidR="004959E3" w:rsidRDefault="00000000">
      <w:pPr>
        <w:spacing w:line="360" w:lineRule="auto"/>
        <w:ind w:firstLineChars="200" w:firstLine="482"/>
        <w:rPr>
          <w:del w:id="13" w:author="TC-18" w:date="2026-07-20T20:54:00Z"/>
          <w:b/>
          <w:kern w:val="1"/>
          <w:sz w:val="24"/>
        </w:rPr>
      </w:pPr>
      <w:del w:id="14" w:author="TC-18" w:date="2026-07-20T20:54:00Z">
        <w:r>
          <w:rPr>
            <w:b/>
            <w:color w:val="000000"/>
            <w:sz w:val="24"/>
            <w:szCs w:val="24"/>
          </w:rPr>
          <w:delText>丙方</w:delText>
        </w:r>
        <w:r>
          <w:rPr>
            <w:rFonts w:hint="eastAsia"/>
            <w:b/>
            <w:color w:val="000000"/>
            <w:sz w:val="24"/>
            <w:szCs w:val="24"/>
          </w:rPr>
          <w:delText>4</w:delText>
        </w:r>
        <w:r>
          <w:rPr>
            <w:b/>
            <w:color w:val="000000"/>
            <w:sz w:val="24"/>
            <w:szCs w:val="24"/>
          </w:rPr>
          <w:delText>：</w:delText>
        </w:r>
        <w:r>
          <w:rPr>
            <w:rFonts w:ascii="SimSun" w:hAnsi="SimSun" w:cs="SimSun" w:hint="eastAsia"/>
            <w:b/>
            <w:color w:val="000000"/>
            <w:sz w:val="24"/>
            <w:szCs w:val="24"/>
          </w:rPr>
          <w:delText>宁波骥志科技有限公司</w:delText>
        </w:r>
      </w:del>
    </w:p>
    <w:p w14:paraId="4A4A9BB1" w14:textId="77777777" w:rsidR="004959E3" w:rsidRDefault="00000000">
      <w:pPr>
        <w:spacing w:line="360" w:lineRule="auto"/>
        <w:ind w:firstLineChars="200" w:firstLine="480"/>
        <w:rPr>
          <w:del w:id="15" w:author="TC-18" w:date="2026-07-20T20:54:00Z"/>
          <w:color w:val="000000"/>
          <w:sz w:val="24"/>
          <w:szCs w:val="24"/>
        </w:rPr>
      </w:pPr>
      <w:del w:id="16" w:author="TC-18" w:date="2026-07-20T20:54:00Z">
        <w:r>
          <w:rPr>
            <w:kern w:val="1"/>
            <w:sz w:val="24"/>
          </w:rPr>
          <w:delText>地</w:delText>
        </w:r>
        <w:r>
          <w:rPr>
            <w:kern w:val="1"/>
            <w:sz w:val="24"/>
          </w:rPr>
          <w:delText xml:space="preserve">  </w:delText>
        </w:r>
        <w:r>
          <w:rPr>
            <w:kern w:val="1"/>
            <w:sz w:val="24"/>
          </w:rPr>
          <w:delText>址：</w:delText>
        </w:r>
        <w:r>
          <w:rPr>
            <w:rFonts w:ascii="SimSun" w:hAnsi="SimSun" w:cs="SimSun" w:hint="eastAsia"/>
            <w:bCs/>
            <w:color w:val="000000"/>
            <w:sz w:val="24"/>
            <w:szCs w:val="24"/>
          </w:rPr>
          <w:delText>浙江省宁波高新区院士路66号创业大厦2号楼4-861室</w:delText>
        </w:r>
      </w:del>
    </w:p>
    <w:p w14:paraId="65FA74FD" w14:textId="77777777" w:rsidR="004959E3" w:rsidRDefault="00000000">
      <w:pPr>
        <w:spacing w:line="360" w:lineRule="auto"/>
        <w:ind w:firstLineChars="200" w:firstLine="480"/>
        <w:rPr>
          <w:del w:id="17" w:author="TC-18" w:date="2026-07-20T20:54:00Z"/>
          <w:b/>
          <w:color w:val="000000"/>
          <w:sz w:val="24"/>
          <w:szCs w:val="24"/>
        </w:rPr>
      </w:pPr>
      <w:del w:id="18" w:author="TC-18" w:date="2026-07-20T20:54:00Z">
        <w:r>
          <w:rPr>
            <w:rFonts w:hint="eastAsia"/>
            <w:color w:val="000000"/>
            <w:sz w:val="24"/>
            <w:szCs w:val="24"/>
          </w:rPr>
          <w:delText>法定代表人</w:delText>
        </w:r>
        <w:r>
          <w:rPr>
            <w:color w:val="000000"/>
            <w:sz w:val="24"/>
            <w:szCs w:val="24"/>
          </w:rPr>
          <w:delText>：</w:delText>
        </w:r>
        <w:r>
          <w:rPr>
            <w:rFonts w:hint="eastAsia"/>
            <w:color w:val="000000"/>
            <w:sz w:val="24"/>
            <w:szCs w:val="24"/>
          </w:rPr>
          <w:delText>杨泽辉</w:delText>
        </w:r>
      </w:del>
    </w:p>
    <w:p w14:paraId="0ECADF8D" w14:textId="77777777" w:rsidR="004959E3" w:rsidRDefault="004959E3">
      <w:pPr>
        <w:spacing w:line="360" w:lineRule="auto"/>
        <w:ind w:firstLineChars="200" w:firstLine="480"/>
        <w:rPr>
          <w:bCs/>
          <w:color w:val="000000"/>
          <w:sz w:val="24"/>
          <w:szCs w:val="24"/>
        </w:rPr>
      </w:pPr>
    </w:p>
    <w:p w14:paraId="5D343730" w14:textId="77777777" w:rsidR="004959E3" w:rsidRDefault="00000000">
      <w:pPr>
        <w:spacing w:line="360" w:lineRule="auto"/>
        <w:ind w:firstLineChars="200" w:firstLine="482"/>
        <w:rPr>
          <w:b/>
          <w:iCs/>
          <w:color w:val="FF0000"/>
          <w:kern w:val="1"/>
          <w:sz w:val="24"/>
        </w:rPr>
      </w:pPr>
      <w:r>
        <w:rPr>
          <w:b/>
          <w:color w:val="000000"/>
          <w:sz w:val="24"/>
          <w:szCs w:val="24"/>
        </w:rPr>
        <w:t>丙方</w:t>
      </w:r>
      <w:ins w:id="19" w:author="TC-18" w:date="2026-07-20T20:54:00Z">
        <w:r>
          <w:rPr>
            <w:rFonts w:hint="eastAsia"/>
            <w:b/>
            <w:color w:val="000000"/>
            <w:sz w:val="24"/>
            <w:szCs w:val="24"/>
          </w:rPr>
          <w:t>3</w:t>
        </w:r>
      </w:ins>
      <w:del w:id="20" w:author="TC-18" w:date="2026-07-20T20:54:00Z">
        <w:r>
          <w:rPr>
            <w:rFonts w:hint="eastAsia"/>
            <w:b/>
            <w:color w:val="000000"/>
            <w:sz w:val="24"/>
            <w:szCs w:val="24"/>
          </w:rPr>
          <w:delText>5</w:delText>
        </w:r>
      </w:del>
      <w:r>
        <w:rPr>
          <w:b/>
          <w:color w:val="000000"/>
          <w:sz w:val="24"/>
          <w:szCs w:val="24"/>
        </w:rPr>
        <w:t>：</w:t>
      </w:r>
      <w:r>
        <w:rPr>
          <w:rFonts w:ascii="SimSun" w:hAnsi="SimSun" w:cs="SimSun" w:hint="eastAsia"/>
          <w:b/>
          <w:color w:val="000000"/>
          <w:sz w:val="24"/>
          <w:szCs w:val="24"/>
        </w:rPr>
        <w:t>蚌埠智微数感企业管理合伙企业（有限合伙）</w:t>
      </w:r>
    </w:p>
    <w:p w14:paraId="27BD6BE8" w14:textId="77777777" w:rsidR="004959E3" w:rsidRDefault="00000000">
      <w:pPr>
        <w:spacing w:line="360" w:lineRule="auto"/>
        <w:ind w:firstLineChars="200" w:firstLine="480"/>
        <w:rPr>
          <w:rFonts w:ascii="SimSun" w:hAnsi="SimSun" w:cs="SimSun"/>
          <w:bCs/>
          <w:color w:val="000000"/>
          <w:sz w:val="24"/>
          <w:szCs w:val="24"/>
        </w:rPr>
      </w:pPr>
      <w:r>
        <w:rPr>
          <w:color w:val="000000"/>
          <w:sz w:val="24"/>
          <w:szCs w:val="24"/>
        </w:rPr>
        <w:t>地</w:t>
      </w:r>
      <w:r>
        <w:rPr>
          <w:color w:val="000000"/>
          <w:sz w:val="24"/>
          <w:szCs w:val="24"/>
        </w:rPr>
        <w:t xml:space="preserve">  </w:t>
      </w:r>
      <w:r>
        <w:rPr>
          <w:color w:val="000000"/>
          <w:sz w:val="24"/>
          <w:szCs w:val="24"/>
        </w:rPr>
        <w:t>址：</w:t>
      </w:r>
      <w:r>
        <w:rPr>
          <w:rFonts w:ascii="SimSun" w:hAnsi="SimSun" w:cs="SimSun" w:hint="eastAsia"/>
          <w:bCs/>
          <w:color w:val="000000"/>
          <w:sz w:val="24"/>
          <w:szCs w:val="24"/>
        </w:rPr>
        <w:t>安徽省蚌埠经济开发区东海大道888号中国传感谷C区C3栋7层701室内</w:t>
      </w:r>
    </w:p>
    <w:p w14:paraId="759A39B8" w14:textId="77777777" w:rsidR="004959E3" w:rsidRDefault="00000000">
      <w:pPr>
        <w:pStyle w:val="a0"/>
        <w:spacing w:line="360" w:lineRule="auto"/>
        <w:ind w:firstLine="480"/>
        <w:rPr>
          <w:rFonts w:ascii="SimSun" w:hAnsi="SimSun" w:cs="SimSun"/>
          <w:color w:val="000000"/>
          <w:sz w:val="24"/>
        </w:rPr>
      </w:pPr>
      <w:r>
        <w:rPr>
          <w:rFonts w:ascii="SimSun" w:hAnsi="SimSun" w:cs="SimSun" w:hint="eastAsia"/>
          <w:bCs/>
          <w:color w:val="000000"/>
          <w:sz w:val="24"/>
        </w:rPr>
        <w:t>执行事务合伙人委派代表：沈文锋</w:t>
      </w:r>
    </w:p>
    <w:p w14:paraId="5232FA63" w14:textId="77777777" w:rsidR="004959E3" w:rsidRDefault="004959E3">
      <w:pPr>
        <w:spacing w:line="360" w:lineRule="auto"/>
        <w:ind w:firstLineChars="200" w:firstLine="480"/>
        <w:rPr>
          <w:rFonts w:ascii="SimSun" w:hAnsi="SimSun" w:cs="SimSun"/>
          <w:bCs/>
          <w:color w:val="000000"/>
          <w:sz w:val="24"/>
          <w:szCs w:val="24"/>
        </w:rPr>
      </w:pPr>
    </w:p>
    <w:p w14:paraId="095EBBAE" w14:textId="77777777" w:rsidR="004959E3" w:rsidRDefault="004959E3">
      <w:pPr>
        <w:pStyle w:val="a0"/>
        <w:ind w:firstLine="482"/>
        <w:rPr>
          <w:b/>
          <w:color w:val="000000"/>
          <w:sz w:val="24"/>
        </w:rPr>
      </w:pPr>
    </w:p>
    <w:p w14:paraId="42D21DCC" w14:textId="77777777" w:rsidR="004959E3" w:rsidRDefault="004959E3">
      <w:pPr>
        <w:pStyle w:val="a0"/>
        <w:ind w:firstLine="482"/>
        <w:rPr>
          <w:b/>
          <w:color w:val="000000"/>
          <w:sz w:val="24"/>
        </w:rPr>
      </w:pPr>
    </w:p>
    <w:p w14:paraId="001E08BC" w14:textId="77777777" w:rsidR="004959E3" w:rsidRDefault="004959E3">
      <w:pPr>
        <w:pStyle w:val="a0"/>
        <w:ind w:firstLine="482"/>
        <w:rPr>
          <w:del w:id="21" w:author="TC-18" w:date="2026-07-20T20:54:00Z"/>
          <w:b/>
          <w:color w:val="000000"/>
          <w:sz w:val="24"/>
        </w:rPr>
      </w:pPr>
    </w:p>
    <w:p w14:paraId="4E76CC40" w14:textId="77777777" w:rsidR="004959E3" w:rsidRDefault="004959E3">
      <w:pPr>
        <w:pStyle w:val="a0"/>
        <w:ind w:firstLine="482"/>
        <w:rPr>
          <w:del w:id="22" w:author="TC-18" w:date="2026-07-20T20:54:00Z"/>
          <w:b/>
          <w:color w:val="000000"/>
          <w:sz w:val="24"/>
        </w:rPr>
      </w:pPr>
    </w:p>
    <w:p w14:paraId="352D83FE" w14:textId="77777777" w:rsidR="004959E3" w:rsidRDefault="004959E3">
      <w:pPr>
        <w:spacing w:line="360" w:lineRule="auto"/>
        <w:rPr>
          <w:b/>
          <w:color w:val="000000"/>
          <w:sz w:val="24"/>
          <w:szCs w:val="24"/>
        </w:rPr>
      </w:pPr>
    </w:p>
    <w:p w14:paraId="377862BD" w14:textId="77777777" w:rsidR="004959E3" w:rsidRDefault="00000000">
      <w:pPr>
        <w:spacing w:line="360" w:lineRule="auto"/>
        <w:ind w:firstLineChars="200" w:firstLine="482"/>
        <w:rPr>
          <w:b/>
          <w:color w:val="000000"/>
          <w:sz w:val="24"/>
          <w:szCs w:val="24"/>
        </w:rPr>
      </w:pPr>
      <w:r>
        <w:rPr>
          <w:b/>
          <w:color w:val="000000"/>
          <w:sz w:val="24"/>
          <w:szCs w:val="24"/>
        </w:rPr>
        <w:lastRenderedPageBreak/>
        <w:t>鉴</w:t>
      </w:r>
      <w:r>
        <w:rPr>
          <w:b/>
          <w:color w:val="000000"/>
          <w:sz w:val="24"/>
          <w:szCs w:val="24"/>
        </w:rPr>
        <w:t xml:space="preserve"> </w:t>
      </w:r>
      <w:r>
        <w:rPr>
          <w:b/>
          <w:color w:val="000000"/>
          <w:sz w:val="24"/>
          <w:szCs w:val="24"/>
        </w:rPr>
        <w:t>于：</w:t>
      </w:r>
    </w:p>
    <w:p w14:paraId="5E3E54CF" w14:textId="77777777" w:rsidR="004959E3" w:rsidRDefault="00000000">
      <w:pPr>
        <w:numPr>
          <w:ilvl w:val="0"/>
          <w:numId w:val="2"/>
        </w:numPr>
        <w:spacing w:line="360" w:lineRule="auto"/>
        <w:ind w:firstLineChars="200" w:firstLine="480"/>
        <w:rPr>
          <w:color w:val="000000"/>
          <w:sz w:val="24"/>
          <w:szCs w:val="24"/>
        </w:rPr>
      </w:pPr>
      <w:r>
        <w:rPr>
          <w:color w:val="000000"/>
          <w:sz w:val="24"/>
          <w:szCs w:val="24"/>
        </w:rPr>
        <w:t>项目公司是一家依据中华人民共和国法律成立并合法存续的有限责任公司。截至本协议签订日，公司注册资本为人民币</w:t>
      </w:r>
      <w:r>
        <w:rPr>
          <w:rFonts w:hint="eastAsia"/>
          <w:sz w:val="24"/>
          <w:szCs w:val="24"/>
        </w:rPr>
        <w:t>1000</w:t>
      </w:r>
      <w:r>
        <w:rPr>
          <w:color w:val="000000"/>
          <w:sz w:val="24"/>
          <w:szCs w:val="24"/>
        </w:rPr>
        <w:t>万元，股东及股权结构如下：</w:t>
      </w:r>
    </w:p>
    <w:tbl>
      <w:tblPr>
        <w:tblW w:w="8222" w:type="dxa"/>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753"/>
        <w:gridCol w:w="4525"/>
        <w:gridCol w:w="1600"/>
        <w:gridCol w:w="1344"/>
      </w:tblGrid>
      <w:tr w:rsidR="004959E3" w14:paraId="52AF8740" w14:textId="77777777">
        <w:trPr>
          <w:trHeight w:val="632"/>
          <w:jc w:val="center"/>
        </w:trPr>
        <w:tc>
          <w:tcPr>
            <w:tcW w:w="753" w:type="dxa"/>
            <w:vAlign w:val="center"/>
          </w:tcPr>
          <w:p w14:paraId="31CCD1AA" w14:textId="77777777" w:rsidR="004959E3" w:rsidRDefault="00000000">
            <w:pPr>
              <w:ind w:rightChars="-50" w:right="-105"/>
              <w:jc w:val="center"/>
              <w:rPr>
                <w:rFonts w:ascii="SimHei" w:eastAsia="SimHei" w:hAnsi="SimHei"/>
                <w:lang w:val="en-GB"/>
              </w:rPr>
            </w:pPr>
            <w:bookmarkStart w:id="23" w:name="_Hlk530737863"/>
            <w:r>
              <w:rPr>
                <w:rFonts w:ascii="SimHei" w:eastAsia="SimHei" w:hAnsi="SimHei" w:hint="eastAsia"/>
                <w:lang w:val="en-GB"/>
              </w:rPr>
              <w:t>序号</w:t>
            </w:r>
          </w:p>
        </w:tc>
        <w:tc>
          <w:tcPr>
            <w:tcW w:w="4525" w:type="dxa"/>
            <w:vAlign w:val="center"/>
          </w:tcPr>
          <w:p w14:paraId="06F2D9C4" w14:textId="77777777" w:rsidR="004959E3" w:rsidRDefault="00000000">
            <w:pPr>
              <w:tabs>
                <w:tab w:val="left" w:pos="0"/>
              </w:tabs>
              <w:ind w:rightChars="-50" w:right="-105"/>
              <w:jc w:val="center"/>
              <w:rPr>
                <w:rFonts w:ascii="SimHei" w:eastAsia="SimHei" w:hAnsi="SimHei"/>
                <w:lang w:val="en-GB"/>
              </w:rPr>
            </w:pPr>
            <w:r>
              <w:rPr>
                <w:rFonts w:ascii="SimHei" w:eastAsia="SimHei" w:hAnsi="SimHei" w:hint="eastAsia"/>
                <w:lang w:val="en-GB"/>
              </w:rPr>
              <w:t>股东名称</w:t>
            </w:r>
          </w:p>
        </w:tc>
        <w:tc>
          <w:tcPr>
            <w:tcW w:w="1600" w:type="dxa"/>
            <w:vAlign w:val="center"/>
          </w:tcPr>
          <w:p w14:paraId="60B6870C" w14:textId="77777777" w:rsidR="004959E3" w:rsidRDefault="00000000">
            <w:pPr>
              <w:tabs>
                <w:tab w:val="left" w:pos="0"/>
              </w:tabs>
              <w:ind w:rightChars="-50" w:right="-105"/>
              <w:jc w:val="center"/>
              <w:rPr>
                <w:rFonts w:ascii="SimHei" w:eastAsia="SimHei" w:hAnsi="SimHei"/>
                <w:lang w:val="en-GB"/>
              </w:rPr>
            </w:pPr>
            <w:r>
              <w:rPr>
                <w:rFonts w:ascii="SimHei" w:eastAsia="SimHei" w:hAnsi="SimHei" w:hint="eastAsia"/>
                <w:lang w:val="en-GB"/>
              </w:rPr>
              <w:t>认缴注册资本</w:t>
            </w:r>
          </w:p>
          <w:p w14:paraId="0B4A2F5C" w14:textId="77777777" w:rsidR="004959E3" w:rsidRDefault="00000000">
            <w:pPr>
              <w:tabs>
                <w:tab w:val="left" w:pos="0"/>
              </w:tabs>
              <w:ind w:rightChars="-50" w:right="-105"/>
              <w:jc w:val="center"/>
              <w:rPr>
                <w:rFonts w:ascii="SimHei" w:eastAsia="SimHei" w:hAnsi="SimHei"/>
                <w:lang w:val="en-GB"/>
              </w:rPr>
            </w:pPr>
            <w:r>
              <w:rPr>
                <w:rFonts w:ascii="SimHei" w:eastAsia="SimHei" w:hAnsi="SimHei" w:hint="eastAsia"/>
                <w:lang w:val="en-GB"/>
              </w:rPr>
              <w:t>（万元）</w:t>
            </w:r>
          </w:p>
        </w:tc>
        <w:tc>
          <w:tcPr>
            <w:tcW w:w="1344" w:type="dxa"/>
            <w:vAlign w:val="center"/>
          </w:tcPr>
          <w:p w14:paraId="75DB8272" w14:textId="77777777" w:rsidR="004959E3" w:rsidRDefault="00000000">
            <w:pPr>
              <w:tabs>
                <w:tab w:val="left" w:pos="0"/>
              </w:tabs>
              <w:ind w:rightChars="-50" w:right="-105"/>
              <w:jc w:val="center"/>
              <w:rPr>
                <w:rFonts w:ascii="SimHei" w:eastAsia="SimHei" w:hAnsi="SimHei"/>
                <w:lang w:val="en-GB"/>
              </w:rPr>
            </w:pPr>
            <w:r>
              <w:rPr>
                <w:rFonts w:ascii="SimHei" w:eastAsia="SimHei" w:hAnsi="SimHei" w:hint="eastAsia"/>
                <w:lang w:val="en-GB"/>
              </w:rPr>
              <w:t>持股比例</w:t>
            </w:r>
          </w:p>
          <w:p w14:paraId="30C9B603" w14:textId="77777777" w:rsidR="004959E3" w:rsidRDefault="00000000">
            <w:pPr>
              <w:keepNext/>
              <w:tabs>
                <w:tab w:val="left" w:pos="0"/>
              </w:tabs>
              <w:ind w:rightChars="-50" w:right="-105"/>
              <w:jc w:val="center"/>
              <w:outlineLvl w:val="0"/>
              <w:rPr>
                <w:rFonts w:ascii="SimHei" w:eastAsia="SimHei" w:hAnsi="SimHei"/>
                <w:lang w:val="en-GB"/>
              </w:rPr>
            </w:pPr>
            <w:bookmarkStart w:id="24" w:name="_Toc531343595"/>
            <w:r>
              <w:rPr>
                <w:rFonts w:ascii="SimHei" w:eastAsia="SimHei" w:hAnsi="SimHei" w:hint="eastAsia"/>
                <w:lang w:val="en-GB"/>
              </w:rPr>
              <w:t>（%）</w:t>
            </w:r>
            <w:bookmarkEnd w:id="24"/>
          </w:p>
        </w:tc>
      </w:tr>
      <w:tr w:rsidR="004959E3" w14:paraId="25EF5D46" w14:textId="77777777">
        <w:trPr>
          <w:jc w:val="center"/>
        </w:trPr>
        <w:tc>
          <w:tcPr>
            <w:tcW w:w="753" w:type="dxa"/>
            <w:vAlign w:val="center"/>
          </w:tcPr>
          <w:p w14:paraId="5012ED35" w14:textId="77777777" w:rsidR="004959E3" w:rsidRDefault="00000000">
            <w:pPr>
              <w:spacing w:line="360" w:lineRule="auto"/>
              <w:ind w:rightChars="-50" w:right="-105"/>
              <w:jc w:val="center"/>
              <w:rPr>
                <w:lang w:val="en-GB"/>
              </w:rPr>
            </w:pPr>
            <w:bookmarkStart w:id="25" w:name="_Hlk513232463"/>
            <w:r>
              <w:rPr>
                <w:lang w:val="en-GB"/>
              </w:rPr>
              <w:t>1</w:t>
            </w:r>
          </w:p>
        </w:tc>
        <w:tc>
          <w:tcPr>
            <w:tcW w:w="4525" w:type="dxa"/>
            <w:vAlign w:val="center"/>
          </w:tcPr>
          <w:p w14:paraId="56388375" w14:textId="77777777" w:rsidR="004959E3" w:rsidRDefault="00000000">
            <w:pPr>
              <w:tabs>
                <w:tab w:val="left" w:pos="0"/>
              </w:tabs>
              <w:spacing w:line="360" w:lineRule="auto"/>
              <w:ind w:rightChars="-50" w:right="-105"/>
              <w:jc w:val="left"/>
              <w:rPr>
                <w:lang w:val="en-GB"/>
              </w:rPr>
            </w:pPr>
            <w:r>
              <w:rPr>
                <w:rFonts w:hint="eastAsia"/>
              </w:rPr>
              <w:t>中科微感（宁波）科技有限公司</w:t>
            </w:r>
          </w:p>
        </w:tc>
        <w:tc>
          <w:tcPr>
            <w:tcW w:w="1600" w:type="dxa"/>
            <w:vAlign w:val="center"/>
          </w:tcPr>
          <w:p w14:paraId="4F7E3033" w14:textId="77777777" w:rsidR="004959E3" w:rsidRDefault="00000000">
            <w:pPr>
              <w:tabs>
                <w:tab w:val="left" w:pos="0"/>
              </w:tabs>
              <w:spacing w:line="360" w:lineRule="auto"/>
              <w:ind w:rightChars="-50" w:right="-105" w:firstLineChars="200" w:firstLine="420"/>
              <w:jc w:val="right"/>
            </w:pPr>
            <w:del w:id="26" w:author="闫熹钊" w:date="2026-07-21T11:32:00Z">
              <w:r>
                <w:rPr>
                  <w:rFonts w:hint="eastAsia"/>
                </w:rPr>
                <w:delText>550</w:delText>
              </w:r>
            </w:del>
            <w:ins w:id="27" w:author="闫熹钊" w:date="2026-07-21T11:32:00Z">
              <w:r>
                <w:rPr>
                  <w:rFonts w:hint="eastAsia"/>
                </w:rPr>
                <w:t>800</w:t>
              </w:r>
            </w:ins>
            <w:ins w:id="28" w:author="闫熹钊" w:date="2026-07-21T11:44:00Z">
              <w:r>
                <w:rPr>
                  <w:rFonts w:hint="eastAsia"/>
                </w:rPr>
                <w:t>.00</w:t>
              </w:r>
            </w:ins>
          </w:p>
        </w:tc>
        <w:tc>
          <w:tcPr>
            <w:tcW w:w="1344" w:type="dxa"/>
            <w:vAlign w:val="center"/>
          </w:tcPr>
          <w:p w14:paraId="120CA9EF" w14:textId="77777777" w:rsidR="004959E3" w:rsidRDefault="00000000">
            <w:pPr>
              <w:tabs>
                <w:tab w:val="left" w:pos="0"/>
              </w:tabs>
              <w:spacing w:line="360" w:lineRule="auto"/>
              <w:ind w:rightChars="-50" w:right="-105" w:firstLineChars="200" w:firstLine="420"/>
              <w:jc w:val="right"/>
            </w:pPr>
            <w:del w:id="29" w:author="闫熹钊" w:date="2026-07-21T11:32:00Z">
              <w:r>
                <w:rPr>
                  <w:rFonts w:hint="eastAsia"/>
                </w:rPr>
                <w:delText>55</w:delText>
              </w:r>
            </w:del>
            <w:ins w:id="30" w:author="闫熹钊" w:date="2026-07-21T11:32:00Z">
              <w:r>
                <w:rPr>
                  <w:rFonts w:hint="eastAsia"/>
                </w:rPr>
                <w:t>80</w:t>
              </w:r>
            </w:ins>
            <w:ins w:id="31" w:author="闫熹钊" w:date="2026-07-21T11:44:00Z">
              <w:r>
                <w:rPr>
                  <w:rFonts w:hint="eastAsia"/>
                </w:rPr>
                <w:t>.00</w:t>
              </w:r>
            </w:ins>
            <w:r>
              <w:rPr>
                <w:rFonts w:hint="eastAsia"/>
              </w:rPr>
              <w:t>%</w:t>
            </w:r>
          </w:p>
        </w:tc>
      </w:tr>
      <w:tr w:rsidR="004959E3" w14:paraId="3DE2DD62" w14:textId="77777777">
        <w:trPr>
          <w:jc w:val="center"/>
        </w:trPr>
        <w:tc>
          <w:tcPr>
            <w:tcW w:w="753" w:type="dxa"/>
            <w:vAlign w:val="center"/>
          </w:tcPr>
          <w:p w14:paraId="4A26BFBE" w14:textId="77777777" w:rsidR="004959E3" w:rsidRDefault="00000000">
            <w:pPr>
              <w:spacing w:line="360" w:lineRule="auto"/>
              <w:ind w:rightChars="-50" w:right="-105"/>
              <w:jc w:val="center"/>
              <w:rPr>
                <w:lang w:val="en-GB"/>
              </w:rPr>
            </w:pPr>
            <w:r>
              <w:rPr>
                <w:lang w:val="en-GB"/>
              </w:rPr>
              <w:t>2</w:t>
            </w:r>
          </w:p>
        </w:tc>
        <w:tc>
          <w:tcPr>
            <w:tcW w:w="4525" w:type="dxa"/>
          </w:tcPr>
          <w:p w14:paraId="7EB304C0" w14:textId="77777777" w:rsidR="004959E3" w:rsidRDefault="00000000">
            <w:pPr>
              <w:tabs>
                <w:tab w:val="left" w:pos="0"/>
              </w:tabs>
              <w:spacing w:line="360" w:lineRule="auto"/>
              <w:ind w:rightChars="-50" w:right="-105"/>
              <w:jc w:val="left"/>
            </w:pPr>
            <w:r>
              <w:rPr>
                <w:rFonts w:hint="eastAsia"/>
              </w:rPr>
              <w:t>沈文锋</w:t>
            </w:r>
          </w:p>
        </w:tc>
        <w:tc>
          <w:tcPr>
            <w:tcW w:w="1600" w:type="dxa"/>
          </w:tcPr>
          <w:p w14:paraId="41FE0C40" w14:textId="77777777" w:rsidR="004959E3" w:rsidRDefault="00000000">
            <w:pPr>
              <w:tabs>
                <w:tab w:val="left" w:pos="0"/>
              </w:tabs>
              <w:spacing w:line="360" w:lineRule="auto"/>
              <w:ind w:rightChars="-50" w:right="-105" w:firstLineChars="200" w:firstLine="420"/>
              <w:jc w:val="right"/>
            </w:pPr>
            <w:r>
              <w:rPr>
                <w:rFonts w:hint="eastAsia"/>
              </w:rPr>
              <w:t>100</w:t>
            </w:r>
            <w:ins w:id="32" w:author="闫熹钊" w:date="2026-07-21T11:44:00Z">
              <w:r>
                <w:rPr>
                  <w:rFonts w:hint="eastAsia"/>
                </w:rPr>
                <w:t>.00</w:t>
              </w:r>
            </w:ins>
          </w:p>
        </w:tc>
        <w:tc>
          <w:tcPr>
            <w:tcW w:w="1344" w:type="dxa"/>
          </w:tcPr>
          <w:p w14:paraId="47E39EA3" w14:textId="77777777" w:rsidR="004959E3" w:rsidRDefault="00000000">
            <w:pPr>
              <w:tabs>
                <w:tab w:val="left" w:pos="0"/>
              </w:tabs>
              <w:spacing w:line="360" w:lineRule="auto"/>
              <w:ind w:rightChars="-50" w:right="-105" w:firstLineChars="200" w:firstLine="420"/>
              <w:jc w:val="right"/>
            </w:pPr>
            <w:r>
              <w:rPr>
                <w:rFonts w:hint="eastAsia"/>
              </w:rPr>
              <w:t>10</w:t>
            </w:r>
            <w:ins w:id="33" w:author="闫熹钊" w:date="2026-07-21T11:44:00Z">
              <w:r>
                <w:rPr>
                  <w:rFonts w:hint="eastAsia"/>
                </w:rPr>
                <w:t>.00</w:t>
              </w:r>
            </w:ins>
            <w:r>
              <w:rPr>
                <w:rFonts w:hint="eastAsia"/>
              </w:rPr>
              <w:t>%</w:t>
            </w:r>
          </w:p>
        </w:tc>
      </w:tr>
      <w:tr w:rsidR="004959E3" w14:paraId="215B8B7F" w14:textId="77777777">
        <w:trPr>
          <w:jc w:val="center"/>
          <w:del w:id="34" w:author="闫熹钊" w:date="2026-07-21T11:34:00Z"/>
        </w:trPr>
        <w:tc>
          <w:tcPr>
            <w:tcW w:w="753" w:type="dxa"/>
            <w:vAlign w:val="center"/>
          </w:tcPr>
          <w:p w14:paraId="15064A36" w14:textId="77777777" w:rsidR="004959E3" w:rsidRDefault="00000000">
            <w:pPr>
              <w:spacing w:line="360" w:lineRule="auto"/>
              <w:ind w:rightChars="-50" w:right="-105"/>
              <w:jc w:val="center"/>
              <w:rPr>
                <w:del w:id="35" w:author="闫熹钊" w:date="2026-07-21T11:34:00Z"/>
                <w:lang w:val="en-GB"/>
              </w:rPr>
            </w:pPr>
            <w:del w:id="36" w:author="闫熹钊" w:date="2026-07-21T11:34:00Z">
              <w:r>
                <w:rPr>
                  <w:lang w:val="en-GB"/>
                </w:rPr>
                <w:delText>3</w:delText>
              </w:r>
            </w:del>
          </w:p>
        </w:tc>
        <w:tc>
          <w:tcPr>
            <w:tcW w:w="4525" w:type="dxa"/>
          </w:tcPr>
          <w:p w14:paraId="42CE6594" w14:textId="77777777" w:rsidR="004959E3" w:rsidRDefault="00000000">
            <w:pPr>
              <w:tabs>
                <w:tab w:val="left" w:pos="0"/>
              </w:tabs>
              <w:spacing w:line="360" w:lineRule="auto"/>
              <w:ind w:rightChars="-50" w:right="-105"/>
              <w:jc w:val="left"/>
              <w:rPr>
                <w:del w:id="37" w:author="闫熹钊" w:date="2026-07-21T11:34:00Z"/>
                <w:lang w:val="en-GB"/>
              </w:rPr>
            </w:pPr>
            <w:del w:id="38" w:author="闫熹钊" w:date="2026-07-21T11:34:00Z">
              <w:r>
                <w:rPr>
                  <w:rFonts w:hint="eastAsia"/>
                </w:rPr>
                <w:delText>北京大有汇泽科技有限公司</w:delText>
              </w:r>
            </w:del>
          </w:p>
        </w:tc>
        <w:tc>
          <w:tcPr>
            <w:tcW w:w="1600" w:type="dxa"/>
          </w:tcPr>
          <w:p w14:paraId="73B912E1" w14:textId="77777777" w:rsidR="004959E3" w:rsidRDefault="00000000">
            <w:pPr>
              <w:tabs>
                <w:tab w:val="left" w:pos="0"/>
              </w:tabs>
              <w:spacing w:line="360" w:lineRule="auto"/>
              <w:ind w:rightChars="-50" w:right="-105" w:firstLineChars="200" w:firstLine="420"/>
              <w:jc w:val="right"/>
              <w:rPr>
                <w:del w:id="39" w:author="闫熹钊" w:date="2026-07-21T11:34:00Z"/>
              </w:rPr>
            </w:pPr>
            <w:del w:id="40" w:author="闫熹钊" w:date="2026-07-21T11:34:00Z">
              <w:r>
                <w:rPr>
                  <w:rFonts w:hint="eastAsia"/>
                </w:rPr>
                <w:delText>150</w:delText>
              </w:r>
            </w:del>
          </w:p>
        </w:tc>
        <w:tc>
          <w:tcPr>
            <w:tcW w:w="1344" w:type="dxa"/>
          </w:tcPr>
          <w:p w14:paraId="4588C7E9" w14:textId="77777777" w:rsidR="004959E3" w:rsidRDefault="00000000">
            <w:pPr>
              <w:tabs>
                <w:tab w:val="left" w:pos="0"/>
              </w:tabs>
              <w:spacing w:line="360" w:lineRule="auto"/>
              <w:ind w:rightChars="-50" w:right="-105" w:firstLineChars="200" w:firstLine="420"/>
              <w:jc w:val="right"/>
              <w:rPr>
                <w:del w:id="41" w:author="闫熹钊" w:date="2026-07-21T11:34:00Z"/>
              </w:rPr>
            </w:pPr>
            <w:del w:id="42" w:author="闫熹钊" w:date="2026-07-21T11:34:00Z">
              <w:r>
                <w:rPr>
                  <w:rFonts w:hint="eastAsia"/>
                </w:rPr>
                <w:delText>15%</w:delText>
              </w:r>
            </w:del>
          </w:p>
        </w:tc>
      </w:tr>
      <w:tr w:rsidR="004959E3" w14:paraId="07BB58FA" w14:textId="77777777">
        <w:trPr>
          <w:jc w:val="center"/>
          <w:del w:id="43" w:author="闫熹钊" w:date="2026-07-21T11:34:00Z"/>
        </w:trPr>
        <w:tc>
          <w:tcPr>
            <w:tcW w:w="753" w:type="dxa"/>
            <w:vAlign w:val="center"/>
          </w:tcPr>
          <w:p w14:paraId="1D6B732C" w14:textId="77777777" w:rsidR="004959E3" w:rsidRDefault="00000000">
            <w:pPr>
              <w:spacing w:line="360" w:lineRule="auto"/>
              <w:ind w:rightChars="-50" w:right="-105"/>
              <w:jc w:val="center"/>
              <w:rPr>
                <w:del w:id="44" w:author="闫熹钊" w:date="2026-07-21T11:34:00Z"/>
              </w:rPr>
            </w:pPr>
            <w:del w:id="45" w:author="闫熹钊" w:date="2026-07-21T11:34:00Z">
              <w:r>
                <w:rPr>
                  <w:rFonts w:hint="eastAsia"/>
                </w:rPr>
                <w:delText>4</w:delText>
              </w:r>
            </w:del>
          </w:p>
        </w:tc>
        <w:tc>
          <w:tcPr>
            <w:tcW w:w="4525" w:type="dxa"/>
          </w:tcPr>
          <w:p w14:paraId="0F30EBF4" w14:textId="77777777" w:rsidR="004959E3" w:rsidRDefault="00000000">
            <w:pPr>
              <w:tabs>
                <w:tab w:val="left" w:pos="0"/>
              </w:tabs>
              <w:spacing w:line="360" w:lineRule="auto"/>
              <w:ind w:rightChars="-50" w:right="-105"/>
              <w:jc w:val="left"/>
              <w:rPr>
                <w:del w:id="46" w:author="闫熹钊" w:date="2026-07-21T11:34:00Z"/>
                <w:lang w:val="en-GB"/>
              </w:rPr>
            </w:pPr>
            <w:del w:id="47" w:author="闫熹钊" w:date="2026-07-21T11:34:00Z">
              <w:r>
                <w:rPr>
                  <w:rFonts w:hint="eastAsia"/>
                </w:rPr>
                <w:delText>宁波骥志科技有限公司</w:delText>
              </w:r>
            </w:del>
          </w:p>
        </w:tc>
        <w:tc>
          <w:tcPr>
            <w:tcW w:w="1600" w:type="dxa"/>
          </w:tcPr>
          <w:p w14:paraId="60EB2F8A" w14:textId="77777777" w:rsidR="004959E3" w:rsidRDefault="00000000">
            <w:pPr>
              <w:tabs>
                <w:tab w:val="left" w:pos="0"/>
              </w:tabs>
              <w:spacing w:line="360" w:lineRule="auto"/>
              <w:ind w:rightChars="-50" w:right="-105" w:firstLineChars="200" w:firstLine="420"/>
              <w:jc w:val="right"/>
              <w:rPr>
                <w:del w:id="48" w:author="闫熹钊" w:date="2026-07-21T11:34:00Z"/>
              </w:rPr>
            </w:pPr>
            <w:del w:id="49" w:author="闫熹钊" w:date="2026-07-21T11:34:00Z">
              <w:r>
                <w:rPr>
                  <w:rFonts w:hint="eastAsia"/>
                </w:rPr>
                <w:delText>100</w:delText>
              </w:r>
            </w:del>
          </w:p>
        </w:tc>
        <w:tc>
          <w:tcPr>
            <w:tcW w:w="1344" w:type="dxa"/>
          </w:tcPr>
          <w:p w14:paraId="2393BA07" w14:textId="77777777" w:rsidR="004959E3" w:rsidRDefault="00000000">
            <w:pPr>
              <w:tabs>
                <w:tab w:val="left" w:pos="0"/>
              </w:tabs>
              <w:spacing w:line="360" w:lineRule="auto"/>
              <w:ind w:rightChars="-50" w:right="-105" w:firstLineChars="200" w:firstLine="420"/>
              <w:jc w:val="right"/>
              <w:rPr>
                <w:del w:id="50" w:author="闫熹钊" w:date="2026-07-21T11:34:00Z"/>
              </w:rPr>
            </w:pPr>
            <w:del w:id="51" w:author="闫熹钊" w:date="2026-07-21T11:34:00Z">
              <w:r>
                <w:rPr>
                  <w:rFonts w:hint="eastAsia"/>
                </w:rPr>
                <w:delText>10%</w:delText>
              </w:r>
            </w:del>
          </w:p>
        </w:tc>
      </w:tr>
      <w:tr w:rsidR="004959E3" w14:paraId="19EEC2CD" w14:textId="77777777">
        <w:trPr>
          <w:jc w:val="center"/>
        </w:trPr>
        <w:tc>
          <w:tcPr>
            <w:tcW w:w="753" w:type="dxa"/>
            <w:vAlign w:val="center"/>
          </w:tcPr>
          <w:p w14:paraId="037AF7B7" w14:textId="77777777" w:rsidR="004959E3" w:rsidRDefault="00000000">
            <w:pPr>
              <w:spacing w:line="360" w:lineRule="auto"/>
              <w:ind w:rightChars="-50" w:right="-105"/>
              <w:jc w:val="center"/>
            </w:pPr>
            <w:del w:id="52" w:author="闫熹钊" w:date="2026-07-21T11:38:00Z">
              <w:r>
                <w:delText>5</w:delText>
              </w:r>
            </w:del>
            <w:ins w:id="53" w:author="闫熹钊" w:date="2026-07-21T11:38:00Z">
              <w:r>
                <w:rPr>
                  <w:rFonts w:hint="eastAsia"/>
                </w:rPr>
                <w:t>3</w:t>
              </w:r>
            </w:ins>
          </w:p>
        </w:tc>
        <w:tc>
          <w:tcPr>
            <w:tcW w:w="4525" w:type="dxa"/>
          </w:tcPr>
          <w:p w14:paraId="2D65F708" w14:textId="77777777" w:rsidR="004959E3" w:rsidRDefault="00000000">
            <w:pPr>
              <w:tabs>
                <w:tab w:val="left" w:pos="0"/>
              </w:tabs>
              <w:spacing w:line="360" w:lineRule="auto"/>
              <w:ind w:rightChars="-50" w:right="-105"/>
              <w:jc w:val="left"/>
              <w:rPr>
                <w:lang w:val="en-GB"/>
              </w:rPr>
            </w:pPr>
            <w:r>
              <w:rPr>
                <w:rFonts w:hint="eastAsia"/>
              </w:rPr>
              <w:t>蚌埠智微数感企业管理合伙企业（有限合伙）</w:t>
            </w:r>
          </w:p>
        </w:tc>
        <w:tc>
          <w:tcPr>
            <w:tcW w:w="1600" w:type="dxa"/>
          </w:tcPr>
          <w:p w14:paraId="6B7868D4" w14:textId="77777777" w:rsidR="004959E3" w:rsidRDefault="00000000">
            <w:pPr>
              <w:tabs>
                <w:tab w:val="left" w:pos="0"/>
              </w:tabs>
              <w:spacing w:line="360" w:lineRule="auto"/>
              <w:ind w:rightChars="-50" w:right="-105" w:firstLineChars="200" w:firstLine="420"/>
              <w:jc w:val="right"/>
            </w:pPr>
            <w:r>
              <w:rPr>
                <w:rFonts w:hint="eastAsia"/>
              </w:rPr>
              <w:t>100</w:t>
            </w:r>
            <w:ins w:id="54" w:author="闫熹钊" w:date="2026-07-21T11:44:00Z">
              <w:r>
                <w:rPr>
                  <w:rFonts w:hint="eastAsia"/>
                </w:rPr>
                <w:t>.00</w:t>
              </w:r>
            </w:ins>
          </w:p>
        </w:tc>
        <w:tc>
          <w:tcPr>
            <w:tcW w:w="1344" w:type="dxa"/>
          </w:tcPr>
          <w:p w14:paraId="4EDB332D" w14:textId="77777777" w:rsidR="004959E3" w:rsidRDefault="00000000">
            <w:pPr>
              <w:tabs>
                <w:tab w:val="left" w:pos="0"/>
              </w:tabs>
              <w:spacing w:line="360" w:lineRule="auto"/>
              <w:ind w:rightChars="-50" w:right="-105" w:firstLineChars="200" w:firstLine="420"/>
              <w:jc w:val="right"/>
            </w:pPr>
            <w:r>
              <w:rPr>
                <w:rFonts w:hint="eastAsia"/>
              </w:rPr>
              <w:t>10</w:t>
            </w:r>
            <w:ins w:id="55" w:author="闫熹钊" w:date="2026-07-21T11:44:00Z">
              <w:r>
                <w:rPr>
                  <w:rFonts w:hint="eastAsia"/>
                </w:rPr>
                <w:t>.00</w:t>
              </w:r>
            </w:ins>
            <w:r>
              <w:rPr>
                <w:rFonts w:hint="eastAsia"/>
              </w:rPr>
              <w:t>%</w:t>
            </w:r>
          </w:p>
        </w:tc>
      </w:tr>
      <w:tr w:rsidR="004959E3" w14:paraId="0149B736" w14:textId="77777777">
        <w:trPr>
          <w:jc w:val="center"/>
        </w:trPr>
        <w:tc>
          <w:tcPr>
            <w:tcW w:w="5278" w:type="dxa"/>
            <w:gridSpan w:val="2"/>
            <w:vAlign w:val="center"/>
          </w:tcPr>
          <w:p w14:paraId="12D8D850" w14:textId="77777777" w:rsidR="004959E3" w:rsidRDefault="00000000">
            <w:pPr>
              <w:tabs>
                <w:tab w:val="left" w:pos="0"/>
              </w:tabs>
              <w:spacing w:line="360" w:lineRule="auto"/>
              <w:ind w:rightChars="-50" w:right="-105"/>
              <w:jc w:val="center"/>
              <w:rPr>
                <w:lang w:val="en-GB"/>
              </w:rPr>
            </w:pPr>
            <w:r>
              <w:rPr>
                <w:rFonts w:hint="eastAsia"/>
                <w:lang w:val="en-GB"/>
              </w:rPr>
              <w:t>合</w:t>
            </w:r>
            <w:r>
              <w:rPr>
                <w:rFonts w:hint="eastAsia"/>
              </w:rPr>
              <w:t xml:space="preserve">  </w:t>
            </w:r>
            <w:r>
              <w:rPr>
                <w:rFonts w:hint="eastAsia"/>
                <w:lang w:val="en-GB"/>
              </w:rPr>
              <w:t>计</w:t>
            </w:r>
          </w:p>
        </w:tc>
        <w:tc>
          <w:tcPr>
            <w:tcW w:w="1600" w:type="dxa"/>
          </w:tcPr>
          <w:p w14:paraId="45BDF2A7" w14:textId="77777777" w:rsidR="004959E3" w:rsidRDefault="00000000">
            <w:pPr>
              <w:tabs>
                <w:tab w:val="left" w:pos="0"/>
              </w:tabs>
              <w:spacing w:line="360" w:lineRule="auto"/>
              <w:ind w:rightChars="-50" w:right="-105" w:firstLineChars="200" w:firstLine="420"/>
              <w:jc w:val="right"/>
            </w:pPr>
            <w:r>
              <w:rPr>
                <w:rFonts w:hint="eastAsia"/>
              </w:rPr>
              <w:t>1000</w:t>
            </w:r>
            <w:ins w:id="56" w:author="闫熹钊" w:date="2026-07-21T11:44:00Z">
              <w:r>
                <w:rPr>
                  <w:rFonts w:hint="eastAsia"/>
                </w:rPr>
                <w:t>.00</w:t>
              </w:r>
            </w:ins>
          </w:p>
        </w:tc>
        <w:tc>
          <w:tcPr>
            <w:tcW w:w="1344" w:type="dxa"/>
          </w:tcPr>
          <w:p w14:paraId="4A7E8A8E" w14:textId="77777777" w:rsidR="004959E3" w:rsidRDefault="00000000">
            <w:pPr>
              <w:tabs>
                <w:tab w:val="left" w:pos="0"/>
              </w:tabs>
              <w:spacing w:line="360" w:lineRule="auto"/>
              <w:ind w:rightChars="-50" w:right="-105" w:firstLineChars="200" w:firstLine="420"/>
              <w:jc w:val="right"/>
            </w:pPr>
            <w:r>
              <w:rPr>
                <w:rFonts w:hint="eastAsia"/>
              </w:rPr>
              <w:t>100</w:t>
            </w:r>
            <w:ins w:id="57" w:author="闫熹钊" w:date="2026-07-21T11:44:00Z">
              <w:r>
                <w:rPr>
                  <w:rFonts w:hint="eastAsia"/>
                </w:rPr>
                <w:t>.00</w:t>
              </w:r>
            </w:ins>
            <w:r>
              <w:rPr>
                <w:rFonts w:hint="eastAsia"/>
              </w:rPr>
              <w:t>%</w:t>
            </w:r>
          </w:p>
        </w:tc>
      </w:tr>
      <w:bookmarkEnd w:id="23"/>
      <w:bookmarkEnd w:id="25"/>
    </w:tbl>
    <w:p w14:paraId="46669F0B" w14:textId="77777777" w:rsidR="004959E3" w:rsidRDefault="004959E3">
      <w:pPr>
        <w:pStyle w:val="a0"/>
        <w:ind w:firstLineChars="0" w:firstLine="0"/>
        <w:rPr>
          <w:color w:val="000000"/>
        </w:rPr>
      </w:pPr>
    </w:p>
    <w:p w14:paraId="11825314" w14:textId="77777777" w:rsidR="004959E3" w:rsidRDefault="00000000">
      <w:pPr>
        <w:spacing w:line="360" w:lineRule="auto"/>
        <w:ind w:firstLineChars="200" w:firstLine="480"/>
        <w:rPr>
          <w:color w:val="000000"/>
          <w:sz w:val="24"/>
          <w:szCs w:val="24"/>
        </w:rPr>
      </w:pPr>
      <w:bookmarkStart w:id="58" w:name="_Hlk530580692"/>
      <w:r>
        <w:rPr>
          <w:color w:val="000000"/>
          <w:sz w:val="24"/>
          <w:szCs w:val="24"/>
        </w:rPr>
        <w:t>2.</w:t>
      </w:r>
      <w:r>
        <w:rPr>
          <w:rFonts w:hint="eastAsia"/>
        </w:rPr>
        <w:t xml:space="preserve"> </w:t>
      </w:r>
      <w:r>
        <w:rPr>
          <w:color w:val="000000"/>
          <w:sz w:val="24"/>
          <w:szCs w:val="24"/>
          <w:highlight w:val="yellow"/>
        </w:rPr>
        <w:t>丙方</w:t>
      </w:r>
      <w:r>
        <w:rPr>
          <w:color w:val="000000"/>
          <w:sz w:val="24"/>
          <w:szCs w:val="24"/>
          <w:highlight w:val="yellow"/>
        </w:rPr>
        <w:t>1</w:t>
      </w:r>
      <w:r>
        <w:rPr>
          <w:color w:val="000000"/>
          <w:sz w:val="24"/>
          <w:szCs w:val="24"/>
          <w:highlight w:val="yellow"/>
        </w:rPr>
        <w:t>沈文锋系项目公司实际控制人，</w:t>
      </w:r>
      <w:r>
        <w:rPr>
          <w:sz w:val="24"/>
          <w:szCs w:val="24"/>
          <w:highlight w:val="yellow"/>
        </w:rPr>
        <w:t>其直接持有项目公司</w:t>
      </w:r>
      <w:r>
        <w:rPr>
          <w:sz w:val="24"/>
          <w:szCs w:val="24"/>
          <w:highlight w:val="yellow"/>
        </w:rPr>
        <w:t>10</w:t>
      </w:r>
      <w:ins w:id="59" w:author="闫熹钊" w:date="2026-07-21T11:44:00Z">
        <w:r>
          <w:rPr>
            <w:rFonts w:hint="eastAsia"/>
            <w:sz w:val="24"/>
            <w:szCs w:val="24"/>
            <w:highlight w:val="yellow"/>
          </w:rPr>
          <w:t>.00</w:t>
        </w:r>
      </w:ins>
      <w:r>
        <w:rPr>
          <w:sz w:val="24"/>
          <w:szCs w:val="24"/>
          <w:highlight w:val="yellow"/>
        </w:rPr>
        <w:t>%</w:t>
      </w:r>
      <w:r>
        <w:rPr>
          <w:sz w:val="24"/>
          <w:szCs w:val="24"/>
          <w:highlight w:val="yellow"/>
        </w:rPr>
        <w:t>的股权，</w:t>
      </w:r>
      <w:r>
        <w:rPr>
          <w:color w:val="000000"/>
          <w:sz w:val="24"/>
          <w:szCs w:val="24"/>
          <w:highlight w:val="yellow"/>
        </w:rPr>
        <w:t>通过中科微感（宁波）科技有限公司</w:t>
      </w:r>
      <w:del w:id="60" w:author="闫熹钊" w:date="2026-07-21T11:36:00Z">
        <w:r>
          <w:rPr>
            <w:color w:val="000000"/>
            <w:sz w:val="24"/>
            <w:szCs w:val="24"/>
            <w:highlight w:val="yellow"/>
          </w:rPr>
          <w:delText>持有项目公司</w:delText>
        </w:r>
        <w:r>
          <w:rPr>
            <w:color w:val="000000"/>
            <w:sz w:val="24"/>
            <w:szCs w:val="24"/>
            <w:highlight w:val="yellow"/>
          </w:rPr>
          <w:delText>25.85%</w:delText>
        </w:r>
        <w:r>
          <w:rPr>
            <w:color w:val="000000"/>
            <w:sz w:val="24"/>
            <w:szCs w:val="24"/>
            <w:highlight w:val="yellow"/>
          </w:rPr>
          <w:delText>的股权以及</w:delText>
        </w:r>
      </w:del>
      <w:ins w:id="61" w:author="闫熹钊" w:date="2026-07-21T11:36:00Z">
        <w:r>
          <w:rPr>
            <w:color w:val="000000"/>
            <w:sz w:val="24"/>
            <w:szCs w:val="24"/>
            <w:highlight w:val="yellow"/>
          </w:rPr>
          <w:t>、</w:t>
        </w:r>
      </w:ins>
      <w:r>
        <w:rPr>
          <w:color w:val="000000"/>
          <w:sz w:val="24"/>
          <w:szCs w:val="24"/>
          <w:highlight w:val="yellow"/>
        </w:rPr>
        <w:t>蚌埠智微数感企业管理合伙企业（有限合伙）</w:t>
      </w:r>
      <w:del w:id="62" w:author="闫熹钊" w:date="2026-07-21T11:37:00Z">
        <w:r>
          <w:rPr>
            <w:color w:val="000000"/>
            <w:sz w:val="24"/>
            <w:szCs w:val="24"/>
            <w:highlight w:val="yellow"/>
          </w:rPr>
          <w:delText>间接</w:delText>
        </w:r>
      </w:del>
      <w:r>
        <w:rPr>
          <w:color w:val="000000"/>
          <w:sz w:val="24"/>
          <w:szCs w:val="24"/>
          <w:highlight w:val="yellow"/>
        </w:rPr>
        <w:t>持有项目公司</w:t>
      </w:r>
      <w:del w:id="63" w:author="闫熹钊" w:date="2026-07-21T11:36:00Z">
        <w:r>
          <w:rPr>
            <w:color w:val="000000"/>
            <w:sz w:val="24"/>
            <w:szCs w:val="24"/>
            <w:highlight w:val="yellow"/>
          </w:rPr>
          <w:delText>8</w:delText>
        </w:r>
      </w:del>
      <w:ins w:id="64" w:author="闫熹钊" w:date="2026-07-21T11:36:00Z">
        <w:r>
          <w:rPr>
            <w:color w:val="000000"/>
            <w:sz w:val="24"/>
            <w:szCs w:val="24"/>
            <w:highlight w:val="yellow"/>
          </w:rPr>
          <w:t>100</w:t>
        </w:r>
      </w:ins>
      <w:r>
        <w:rPr>
          <w:color w:val="000000"/>
          <w:sz w:val="24"/>
          <w:szCs w:val="24"/>
          <w:highlight w:val="yellow"/>
        </w:rPr>
        <w:t>%</w:t>
      </w:r>
      <w:r>
        <w:rPr>
          <w:color w:val="000000"/>
          <w:sz w:val="24"/>
          <w:szCs w:val="24"/>
          <w:highlight w:val="yellow"/>
        </w:rPr>
        <w:t>的</w:t>
      </w:r>
      <w:ins w:id="65" w:author="闫熹钊" w:date="2026-07-21T11:44:00Z">
        <w:r>
          <w:rPr>
            <w:rFonts w:hint="eastAsia"/>
            <w:color w:val="000000"/>
            <w:sz w:val="24"/>
            <w:szCs w:val="24"/>
            <w:highlight w:val="yellow"/>
          </w:rPr>
          <w:t>股东</w:t>
        </w:r>
      </w:ins>
      <w:del w:id="66" w:author="闫熹钊" w:date="2026-07-21T11:36:00Z">
        <w:r>
          <w:rPr>
            <w:color w:val="000000"/>
            <w:sz w:val="24"/>
            <w:szCs w:val="24"/>
            <w:highlight w:val="yellow"/>
          </w:rPr>
          <w:delText>股权，持股比例共计</w:delText>
        </w:r>
        <w:r>
          <w:rPr>
            <w:color w:val="000000"/>
            <w:sz w:val="24"/>
            <w:szCs w:val="24"/>
            <w:highlight w:val="yellow"/>
          </w:rPr>
          <w:delText>43.85%</w:delText>
        </w:r>
        <w:r>
          <w:rPr>
            <w:color w:val="000000"/>
            <w:sz w:val="24"/>
            <w:szCs w:val="24"/>
            <w:highlight w:val="yellow"/>
          </w:rPr>
          <w:delText>（以下简称</w:delText>
        </w:r>
        <w:r>
          <w:rPr>
            <w:color w:val="000000"/>
            <w:sz w:val="24"/>
            <w:szCs w:val="24"/>
            <w:highlight w:val="yellow"/>
          </w:rPr>
          <w:delText>“</w:delText>
        </w:r>
        <w:r>
          <w:rPr>
            <w:color w:val="000000"/>
            <w:sz w:val="24"/>
            <w:szCs w:val="24"/>
            <w:highlight w:val="yellow"/>
          </w:rPr>
          <w:delText>实际持有的股权</w:delText>
        </w:r>
        <w:r>
          <w:rPr>
            <w:color w:val="000000"/>
            <w:sz w:val="24"/>
            <w:szCs w:val="24"/>
            <w:highlight w:val="yellow"/>
          </w:rPr>
          <w:delText>”</w:delText>
        </w:r>
        <w:r>
          <w:rPr>
            <w:color w:val="000000"/>
            <w:sz w:val="24"/>
            <w:szCs w:val="24"/>
            <w:highlight w:val="yellow"/>
          </w:rPr>
          <w:delText>），表决权</w:delText>
        </w:r>
        <w:r>
          <w:rPr>
            <w:color w:val="000000"/>
            <w:sz w:val="24"/>
            <w:szCs w:val="24"/>
            <w:highlight w:val="yellow"/>
          </w:rPr>
          <w:delText>75%</w:delText>
        </w:r>
      </w:del>
      <w:ins w:id="67" w:author="闫熹钊" w:date="2026-07-21T11:36:00Z">
        <w:r>
          <w:rPr>
            <w:color w:val="000000"/>
            <w:sz w:val="24"/>
            <w:szCs w:val="24"/>
            <w:highlight w:val="yellow"/>
          </w:rPr>
          <w:t>表决权</w:t>
        </w:r>
      </w:ins>
      <w:r>
        <w:rPr>
          <w:color w:val="000000"/>
          <w:sz w:val="24"/>
          <w:szCs w:val="24"/>
          <w:highlight w:val="yellow"/>
        </w:rPr>
        <w:t>。</w:t>
      </w:r>
    </w:p>
    <w:p w14:paraId="2CA1866D" w14:textId="77777777" w:rsidR="004959E3" w:rsidRDefault="00000000">
      <w:pPr>
        <w:spacing w:line="360" w:lineRule="auto"/>
        <w:ind w:firstLineChars="200" w:firstLine="480"/>
        <w:rPr>
          <w:i/>
          <w:color w:val="000000"/>
          <w:sz w:val="24"/>
          <w:szCs w:val="24"/>
        </w:rPr>
      </w:pPr>
      <w:r>
        <w:rPr>
          <w:color w:val="000000"/>
          <w:sz w:val="24"/>
          <w:szCs w:val="24"/>
        </w:rPr>
        <w:t>3.</w:t>
      </w:r>
      <w:r>
        <w:rPr>
          <w:color w:val="000000"/>
          <w:sz w:val="24"/>
          <w:szCs w:val="24"/>
        </w:rPr>
        <w:t>各方一致同意项目公司新增</w:t>
      </w:r>
      <w:bookmarkEnd w:id="58"/>
      <w:r>
        <w:rPr>
          <w:color w:val="000000"/>
          <w:sz w:val="24"/>
          <w:szCs w:val="24"/>
        </w:rPr>
        <w:t>注册资本</w:t>
      </w:r>
      <w:r>
        <w:rPr>
          <w:rFonts w:hint="eastAsia"/>
          <w:color w:val="000000"/>
          <w:sz w:val="24"/>
          <w:szCs w:val="24"/>
        </w:rPr>
        <w:t>165.5172</w:t>
      </w:r>
      <w:r>
        <w:rPr>
          <w:color w:val="000000"/>
          <w:sz w:val="24"/>
          <w:szCs w:val="24"/>
        </w:rPr>
        <w:t>万元</w:t>
      </w:r>
      <w:bookmarkStart w:id="68" w:name="_Hlk530580667"/>
      <w:r>
        <w:rPr>
          <w:i/>
          <w:iCs/>
          <w:color w:val="000000"/>
          <w:sz w:val="24"/>
          <w:szCs w:val="24"/>
        </w:rPr>
        <w:t>，</w:t>
      </w:r>
      <w:r>
        <w:rPr>
          <w:color w:val="000000"/>
          <w:sz w:val="24"/>
          <w:szCs w:val="24"/>
        </w:rPr>
        <w:t>由</w:t>
      </w:r>
      <w:bookmarkStart w:id="69" w:name="_Hlk530581301"/>
      <w:bookmarkEnd w:id="68"/>
      <w:r>
        <w:rPr>
          <w:color w:val="000000"/>
          <w:sz w:val="24"/>
          <w:szCs w:val="24"/>
        </w:rPr>
        <w:t>投资方按照本协议约定认购。</w:t>
      </w:r>
      <w:bookmarkEnd w:id="69"/>
    </w:p>
    <w:p w14:paraId="26837C11" w14:textId="77777777" w:rsidR="004959E3" w:rsidRDefault="004959E3">
      <w:pPr>
        <w:spacing w:line="360" w:lineRule="auto"/>
        <w:ind w:rightChars="-50" w:right="-105" w:firstLineChars="200" w:firstLine="480"/>
        <w:rPr>
          <w:color w:val="000000"/>
          <w:sz w:val="24"/>
          <w:szCs w:val="24"/>
        </w:rPr>
      </w:pPr>
    </w:p>
    <w:p w14:paraId="34D611E8" w14:textId="77777777" w:rsidR="004959E3" w:rsidRDefault="00000000">
      <w:pPr>
        <w:spacing w:line="360" w:lineRule="auto"/>
        <w:ind w:rightChars="-50" w:right="-105" w:firstLineChars="200" w:firstLine="480"/>
        <w:rPr>
          <w:color w:val="000000"/>
          <w:sz w:val="24"/>
          <w:szCs w:val="24"/>
        </w:rPr>
      </w:pPr>
      <w:r>
        <w:rPr>
          <w:color w:val="000000"/>
          <w:sz w:val="24"/>
          <w:szCs w:val="24"/>
        </w:rPr>
        <w:t>现各方根据有关法律、行政法规的规定，经过友好协商，就本次投资事宜，达成如下协议，以供各方共同遵守。</w:t>
      </w:r>
    </w:p>
    <w:p w14:paraId="0388682E" w14:textId="77777777" w:rsidR="004959E3" w:rsidRDefault="004959E3">
      <w:pPr>
        <w:pStyle w:val="a0"/>
      </w:pPr>
    </w:p>
    <w:p w14:paraId="3EA3CAB7" w14:textId="77777777" w:rsidR="004959E3" w:rsidRDefault="00000000">
      <w:pPr>
        <w:pStyle w:val="afd"/>
        <w:numPr>
          <w:ilvl w:val="0"/>
          <w:numId w:val="3"/>
        </w:numPr>
        <w:tabs>
          <w:tab w:val="left" w:pos="851"/>
        </w:tabs>
        <w:spacing w:before="240" w:after="240" w:line="360" w:lineRule="auto"/>
        <w:ind w:firstLine="482"/>
        <w:outlineLvl w:val="0"/>
        <w:rPr>
          <w:b/>
          <w:color w:val="000000"/>
          <w:sz w:val="24"/>
          <w:szCs w:val="24"/>
        </w:rPr>
      </w:pPr>
      <w:bookmarkStart w:id="70" w:name="_Toc145854762"/>
      <w:bookmarkStart w:id="71" w:name="_Toc531343596"/>
      <w:bookmarkStart w:id="72" w:name="_Toc101233764"/>
      <w:bookmarkStart w:id="73" w:name="_Toc145770386"/>
      <w:r>
        <w:rPr>
          <w:b/>
          <w:color w:val="000000"/>
          <w:sz w:val="24"/>
          <w:szCs w:val="24"/>
        </w:rPr>
        <w:t>定</w:t>
      </w:r>
      <w:r>
        <w:rPr>
          <w:b/>
          <w:color w:val="000000"/>
          <w:sz w:val="24"/>
          <w:szCs w:val="24"/>
        </w:rPr>
        <w:t xml:space="preserve"> </w:t>
      </w:r>
      <w:r>
        <w:rPr>
          <w:b/>
          <w:color w:val="000000"/>
          <w:sz w:val="24"/>
          <w:szCs w:val="24"/>
        </w:rPr>
        <w:t>义</w:t>
      </w:r>
      <w:bookmarkEnd w:id="70"/>
      <w:bookmarkEnd w:id="71"/>
      <w:bookmarkEnd w:id="72"/>
      <w:bookmarkEnd w:id="73"/>
    </w:p>
    <w:p w14:paraId="77299AFA" w14:textId="77777777" w:rsidR="004959E3" w:rsidRDefault="00000000">
      <w:pPr>
        <w:pStyle w:val="afd"/>
        <w:numPr>
          <w:ilvl w:val="1"/>
          <w:numId w:val="3"/>
        </w:numPr>
        <w:spacing w:line="360" w:lineRule="auto"/>
        <w:ind w:firstLine="480"/>
        <w:rPr>
          <w:color w:val="000000"/>
          <w:sz w:val="24"/>
          <w:szCs w:val="24"/>
        </w:rPr>
      </w:pPr>
      <w:r>
        <w:rPr>
          <w:color w:val="000000"/>
          <w:sz w:val="24"/>
          <w:szCs w:val="24"/>
        </w:rPr>
        <w:t>除非本协议中另有规定，本协议中出现的下列术语应按以下定义理解：</w:t>
      </w:r>
      <w:r>
        <w:rPr>
          <w:color w:val="000000"/>
          <w:sz w:val="24"/>
          <w:szCs w:val="24"/>
        </w:rPr>
        <w:t xml:space="preserve"> </w:t>
      </w:r>
    </w:p>
    <w:tbl>
      <w:tblPr>
        <w:tblW w:w="8363" w:type="dxa"/>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2111"/>
        <w:gridCol w:w="6252"/>
      </w:tblGrid>
      <w:tr w:rsidR="004959E3" w14:paraId="0E4D96EE" w14:textId="77777777">
        <w:trPr>
          <w:jc w:val="center"/>
        </w:trPr>
        <w:tc>
          <w:tcPr>
            <w:tcW w:w="2111" w:type="dxa"/>
            <w:vAlign w:val="center"/>
          </w:tcPr>
          <w:p w14:paraId="668739C2" w14:textId="77777777" w:rsidR="004959E3" w:rsidRDefault="00000000">
            <w:pPr>
              <w:spacing w:line="360" w:lineRule="auto"/>
              <w:jc w:val="center"/>
              <w:rPr>
                <w:b/>
                <w:bCs/>
                <w:color w:val="000000"/>
              </w:rPr>
            </w:pPr>
            <w:r>
              <w:rPr>
                <w:b/>
                <w:bCs/>
                <w:color w:val="000000"/>
              </w:rPr>
              <w:t>各方或协议各方</w:t>
            </w:r>
          </w:p>
        </w:tc>
        <w:tc>
          <w:tcPr>
            <w:tcW w:w="6252" w:type="dxa"/>
          </w:tcPr>
          <w:p w14:paraId="341F75FD" w14:textId="77777777" w:rsidR="004959E3" w:rsidRDefault="00000000">
            <w:pPr>
              <w:spacing w:line="360" w:lineRule="auto"/>
              <w:rPr>
                <w:color w:val="000000"/>
              </w:rPr>
            </w:pPr>
            <w:r>
              <w:rPr>
                <w:color w:val="000000"/>
              </w:rPr>
              <w:t>指投资方、项目公司等所有签署方的统称。</w:t>
            </w:r>
          </w:p>
        </w:tc>
      </w:tr>
      <w:tr w:rsidR="004959E3" w14:paraId="5040BBB7" w14:textId="77777777">
        <w:trPr>
          <w:jc w:val="center"/>
        </w:trPr>
        <w:tc>
          <w:tcPr>
            <w:tcW w:w="2111" w:type="dxa"/>
            <w:vAlign w:val="center"/>
          </w:tcPr>
          <w:p w14:paraId="34BF023F" w14:textId="77777777" w:rsidR="004959E3" w:rsidRDefault="00000000">
            <w:pPr>
              <w:spacing w:line="360" w:lineRule="auto"/>
              <w:jc w:val="center"/>
              <w:rPr>
                <w:b/>
                <w:bCs/>
                <w:color w:val="000000"/>
              </w:rPr>
            </w:pPr>
            <w:r>
              <w:rPr>
                <w:b/>
                <w:bCs/>
                <w:color w:val="000000"/>
              </w:rPr>
              <w:t>项目公司</w:t>
            </w:r>
            <w:r>
              <w:rPr>
                <w:b/>
                <w:bCs/>
                <w:color w:val="000000"/>
              </w:rPr>
              <w:t>/</w:t>
            </w:r>
            <w:r>
              <w:rPr>
                <w:b/>
                <w:bCs/>
                <w:color w:val="000000"/>
              </w:rPr>
              <w:t>公司</w:t>
            </w:r>
          </w:p>
        </w:tc>
        <w:tc>
          <w:tcPr>
            <w:tcW w:w="6252" w:type="dxa"/>
          </w:tcPr>
          <w:p w14:paraId="0F99D41F" w14:textId="77777777" w:rsidR="004959E3" w:rsidRDefault="00000000">
            <w:pPr>
              <w:spacing w:line="360" w:lineRule="auto"/>
              <w:rPr>
                <w:color w:val="000000"/>
              </w:rPr>
            </w:pPr>
            <w:r>
              <w:rPr>
                <w:color w:val="000000"/>
              </w:rPr>
              <w:t>指</w:t>
            </w:r>
            <w:r>
              <w:rPr>
                <w:rFonts w:hint="eastAsia"/>
                <w:color w:val="000000"/>
              </w:rPr>
              <w:t>安徽中科微感科技有限公司</w:t>
            </w:r>
            <w:r>
              <w:rPr>
                <w:color w:val="000000"/>
              </w:rPr>
              <w:t>。</w:t>
            </w:r>
          </w:p>
        </w:tc>
      </w:tr>
      <w:tr w:rsidR="004959E3" w14:paraId="19960C57" w14:textId="77777777">
        <w:trPr>
          <w:jc w:val="center"/>
        </w:trPr>
        <w:tc>
          <w:tcPr>
            <w:tcW w:w="2111" w:type="dxa"/>
            <w:vAlign w:val="center"/>
          </w:tcPr>
          <w:p w14:paraId="74CC1D13" w14:textId="77777777" w:rsidR="004959E3" w:rsidRDefault="00000000">
            <w:pPr>
              <w:spacing w:line="360" w:lineRule="auto"/>
              <w:jc w:val="center"/>
              <w:rPr>
                <w:b/>
                <w:bCs/>
                <w:color w:val="000000"/>
              </w:rPr>
            </w:pPr>
            <w:r>
              <w:rPr>
                <w:b/>
                <w:bCs/>
                <w:color w:val="000000"/>
              </w:rPr>
              <w:t>科技团队</w:t>
            </w:r>
          </w:p>
        </w:tc>
        <w:tc>
          <w:tcPr>
            <w:tcW w:w="6252" w:type="dxa"/>
            <w:vAlign w:val="center"/>
          </w:tcPr>
          <w:p w14:paraId="23EA3885" w14:textId="77777777" w:rsidR="004959E3" w:rsidRDefault="00000000">
            <w:pPr>
              <w:tabs>
                <w:tab w:val="left" w:pos="540"/>
              </w:tabs>
              <w:spacing w:line="360" w:lineRule="auto"/>
              <w:rPr>
                <w:color w:val="000000"/>
              </w:rPr>
            </w:pPr>
            <w:r>
              <w:rPr>
                <w:rFonts w:hint="eastAsia"/>
                <w:color w:val="000000"/>
              </w:rPr>
              <w:t>科技团队由沈文锋及其团队成员构成（以省高层次科技人才团队项目申报材料中列示的人员名单为准，人员有沈文锋、孙克（已离职）、孟征、尚晓博、韩国涛、王俊挺、王汉斌）</w:t>
            </w:r>
          </w:p>
        </w:tc>
      </w:tr>
      <w:tr w:rsidR="004959E3" w14:paraId="0241463E" w14:textId="77777777">
        <w:trPr>
          <w:jc w:val="center"/>
        </w:trPr>
        <w:tc>
          <w:tcPr>
            <w:tcW w:w="2111" w:type="dxa"/>
            <w:vAlign w:val="center"/>
          </w:tcPr>
          <w:p w14:paraId="3EDB9DD7" w14:textId="77777777" w:rsidR="004959E3" w:rsidRDefault="00000000">
            <w:pPr>
              <w:spacing w:line="360" w:lineRule="auto"/>
              <w:jc w:val="center"/>
              <w:rPr>
                <w:b/>
                <w:bCs/>
                <w:color w:val="000000"/>
              </w:rPr>
            </w:pPr>
            <w:r>
              <w:rPr>
                <w:b/>
                <w:bCs/>
                <w:color w:val="000000"/>
              </w:rPr>
              <w:t>投资期</w:t>
            </w:r>
          </w:p>
        </w:tc>
        <w:tc>
          <w:tcPr>
            <w:tcW w:w="6252" w:type="dxa"/>
            <w:vAlign w:val="center"/>
          </w:tcPr>
          <w:p w14:paraId="03678EB0" w14:textId="77777777" w:rsidR="004959E3" w:rsidRDefault="00000000">
            <w:pPr>
              <w:tabs>
                <w:tab w:val="left" w:pos="540"/>
              </w:tabs>
              <w:spacing w:line="360" w:lineRule="auto"/>
              <w:rPr>
                <w:color w:val="000000"/>
              </w:rPr>
            </w:pPr>
            <w:r>
              <w:rPr>
                <w:color w:val="000000"/>
              </w:rPr>
              <w:t>根据《安徽省促进高层次科技团队培育发展创新创业实施方案》第四条第三款第三点所约定的时间</w:t>
            </w:r>
            <w:r>
              <w:rPr>
                <w:rFonts w:hint="eastAsia"/>
                <w:color w:val="000000"/>
              </w:rPr>
              <w:t>，自投资款交割之日起五年为投资</w:t>
            </w:r>
            <w:r>
              <w:rPr>
                <w:rFonts w:hint="eastAsia"/>
                <w:color w:val="000000"/>
              </w:rPr>
              <w:lastRenderedPageBreak/>
              <w:t>期。</w:t>
            </w:r>
            <w:r>
              <w:rPr>
                <w:color w:val="000000"/>
              </w:rPr>
              <w:t xml:space="preserve"> </w:t>
            </w:r>
          </w:p>
        </w:tc>
      </w:tr>
      <w:tr w:rsidR="004959E3" w14:paraId="2637B2DE" w14:textId="77777777">
        <w:trPr>
          <w:trHeight w:val="320"/>
          <w:jc w:val="center"/>
        </w:trPr>
        <w:tc>
          <w:tcPr>
            <w:tcW w:w="2111" w:type="dxa"/>
            <w:vAlign w:val="center"/>
          </w:tcPr>
          <w:p w14:paraId="35B8ED36" w14:textId="77777777" w:rsidR="004959E3" w:rsidRDefault="00000000">
            <w:pPr>
              <w:spacing w:line="360" w:lineRule="auto"/>
              <w:jc w:val="center"/>
              <w:rPr>
                <w:b/>
                <w:bCs/>
                <w:color w:val="000000"/>
              </w:rPr>
            </w:pPr>
            <w:r>
              <w:rPr>
                <w:b/>
                <w:bCs/>
                <w:color w:val="000000"/>
              </w:rPr>
              <w:lastRenderedPageBreak/>
              <w:t>本合同</w:t>
            </w:r>
          </w:p>
        </w:tc>
        <w:tc>
          <w:tcPr>
            <w:tcW w:w="6252" w:type="dxa"/>
          </w:tcPr>
          <w:p w14:paraId="53196286" w14:textId="77777777" w:rsidR="004959E3" w:rsidRDefault="00000000">
            <w:pPr>
              <w:spacing w:line="360" w:lineRule="auto"/>
              <w:rPr>
                <w:color w:val="000000"/>
              </w:rPr>
            </w:pPr>
            <w:r>
              <w:rPr>
                <w:color w:val="000000"/>
              </w:rPr>
              <w:t>指本《</w:t>
            </w:r>
            <w:r>
              <w:rPr>
                <w:rFonts w:hint="eastAsia"/>
                <w:color w:val="000000"/>
              </w:rPr>
              <w:t>安徽中科微感科技有限公司</w:t>
            </w:r>
            <w:r>
              <w:rPr>
                <w:color w:val="000000"/>
              </w:rPr>
              <w:t>股权投资合同》。</w:t>
            </w:r>
          </w:p>
        </w:tc>
      </w:tr>
      <w:tr w:rsidR="004959E3" w14:paraId="7A21E596" w14:textId="77777777">
        <w:trPr>
          <w:trHeight w:val="320"/>
          <w:jc w:val="center"/>
        </w:trPr>
        <w:tc>
          <w:tcPr>
            <w:tcW w:w="2111" w:type="dxa"/>
            <w:vAlign w:val="center"/>
          </w:tcPr>
          <w:p w14:paraId="507FE5AE" w14:textId="77777777" w:rsidR="004959E3" w:rsidRDefault="00000000">
            <w:pPr>
              <w:spacing w:line="360" w:lineRule="auto"/>
              <w:jc w:val="center"/>
              <w:rPr>
                <w:b/>
                <w:bCs/>
                <w:color w:val="000000"/>
              </w:rPr>
            </w:pPr>
            <w:r>
              <w:rPr>
                <w:b/>
                <w:bCs/>
                <w:color w:val="000000"/>
              </w:rPr>
              <w:t>本次投资</w:t>
            </w:r>
            <w:r>
              <w:rPr>
                <w:b/>
                <w:bCs/>
                <w:color w:val="000000"/>
              </w:rPr>
              <w:t>/</w:t>
            </w:r>
            <w:r>
              <w:rPr>
                <w:b/>
                <w:bCs/>
                <w:color w:val="000000"/>
              </w:rPr>
              <w:t>本次增资</w:t>
            </w:r>
          </w:p>
        </w:tc>
        <w:tc>
          <w:tcPr>
            <w:tcW w:w="6252" w:type="dxa"/>
          </w:tcPr>
          <w:p w14:paraId="36C384F6" w14:textId="77777777" w:rsidR="004959E3" w:rsidRDefault="00000000">
            <w:pPr>
              <w:spacing w:line="360" w:lineRule="auto"/>
              <w:rPr>
                <w:color w:val="000000"/>
              </w:rPr>
            </w:pPr>
            <w:r>
              <w:rPr>
                <w:color w:val="000000"/>
              </w:rPr>
              <w:t>指投资方以总计</w:t>
            </w:r>
            <w:r>
              <w:rPr>
                <w:rFonts w:hint="eastAsia"/>
                <w:color w:val="000000"/>
              </w:rPr>
              <w:t>480</w:t>
            </w:r>
            <w:r>
              <w:rPr>
                <w:color w:val="000000"/>
              </w:rPr>
              <w:t>万元的投资款认购项目公司</w:t>
            </w:r>
            <w:r>
              <w:rPr>
                <w:rFonts w:hint="eastAsia"/>
                <w:color w:val="000000"/>
              </w:rPr>
              <w:t>165.5172</w:t>
            </w:r>
            <w:r>
              <w:rPr>
                <w:color w:val="000000"/>
              </w:rPr>
              <w:t>万元注册资本的行为。</w:t>
            </w:r>
          </w:p>
        </w:tc>
      </w:tr>
      <w:tr w:rsidR="004959E3" w14:paraId="16398E2E" w14:textId="77777777">
        <w:trPr>
          <w:jc w:val="center"/>
        </w:trPr>
        <w:tc>
          <w:tcPr>
            <w:tcW w:w="2111" w:type="dxa"/>
            <w:vAlign w:val="center"/>
          </w:tcPr>
          <w:p w14:paraId="258AB298" w14:textId="77777777" w:rsidR="004959E3" w:rsidRDefault="00000000">
            <w:pPr>
              <w:spacing w:line="360" w:lineRule="auto"/>
              <w:jc w:val="center"/>
              <w:rPr>
                <w:b/>
                <w:bCs/>
                <w:color w:val="000000"/>
              </w:rPr>
            </w:pPr>
            <w:r>
              <w:rPr>
                <w:b/>
                <w:bCs/>
                <w:color w:val="000000"/>
              </w:rPr>
              <w:t>投资款</w:t>
            </w:r>
            <w:r>
              <w:rPr>
                <w:b/>
                <w:bCs/>
                <w:color w:val="000000"/>
              </w:rPr>
              <w:t>/</w:t>
            </w:r>
            <w:r>
              <w:rPr>
                <w:b/>
                <w:bCs/>
                <w:color w:val="000000"/>
              </w:rPr>
              <w:t>投资本金</w:t>
            </w:r>
          </w:p>
        </w:tc>
        <w:tc>
          <w:tcPr>
            <w:tcW w:w="6252" w:type="dxa"/>
          </w:tcPr>
          <w:p w14:paraId="1ECF0410" w14:textId="77777777" w:rsidR="004959E3" w:rsidRDefault="00000000">
            <w:pPr>
              <w:spacing w:line="360" w:lineRule="auto"/>
              <w:rPr>
                <w:color w:val="000000"/>
              </w:rPr>
            </w:pPr>
            <w:r>
              <w:rPr>
                <w:color w:val="000000"/>
              </w:rPr>
              <w:t>指投资方根据本协议约定认购项目公司的</w:t>
            </w:r>
            <w:r>
              <w:rPr>
                <w:rFonts w:hint="eastAsia"/>
                <w:color w:val="000000"/>
              </w:rPr>
              <w:t>165.5172</w:t>
            </w:r>
            <w:r>
              <w:rPr>
                <w:color w:val="000000"/>
              </w:rPr>
              <w:t>万元注册资本的总价款，即</w:t>
            </w:r>
            <w:r>
              <w:rPr>
                <w:rFonts w:hint="eastAsia"/>
                <w:color w:val="000000"/>
              </w:rPr>
              <w:t>480</w:t>
            </w:r>
            <w:r>
              <w:rPr>
                <w:color w:val="000000"/>
              </w:rPr>
              <w:t>万元。</w:t>
            </w:r>
          </w:p>
        </w:tc>
      </w:tr>
      <w:tr w:rsidR="004959E3" w14:paraId="33958333" w14:textId="77777777">
        <w:trPr>
          <w:jc w:val="center"/>
        </w:trPr>
        <w:tc>
          <w:tcPr>
            <w:tcW w:w="2111" w:type="dxa"/>
            <w:vAlign w:val="center"/>
          </w:tcPr>
          <w:p w14:paraId="5B1995C6" w14:textId="77777777" w:rsidR="004959E3" w:rsidRDefault="00000000">
            <w:pPr>
              <w:spacing w:line="360" w:lineRule="auto"/>
              <w:jc w:val="center"/>
              <w:rPr>
                <w:b/>
                <w:bCs/>
                <w:color w:val="000000"/>
              </w:rPr>
            </w:pPr>
            <w:r>
              <w:rPr>
                <w:b/>
                <w:bCs/>
                <w:color w:val="000000"/>
              </w:rPr>
              <w:t>投资完成</w:t>
            </w:r>
            <w:r>
              <w:rPr>
                <w:b/>
                <w:bCs/>
                <w:color w:val="000000"/>
              </w:rPr>
              <w:t>/</w:t>
            </w:r>
            <w:r>
              <w:rPr>
                <w:b/>
                <w:bCs/>
                <w:color w:val="000000"/>
              </w:rPr>
              <w:t>增资完成</w:t>
            </w:r>
          </w:p>
        </w:tc>
        <w:tc>
          <w:tcPr>
            <w:tcW w:w="6252" w:type="dxa"/>
          </w:tcPr>
          <w:p w14:paraId="0F1550EB" w14:textId="77777777" w:rsidR="004959E3" w:rsidRDefault="00000000">
            <w:pPr>
              <w:spacing w:line="360" w:lineRule="auto"/>
              <w:rPr>
                <w:color w:val="000000"/>
              </w:rPr>
            </w:pPr>
            <w:r>
              <w:rPr>
                <w:color w:val="000000"/>
              </w:rPr>
              <w:t>指投资方按照本协议约定对项目公司完成总额</w:t>
            </w:r>
            <w:r>
              <w:rPr>
                <w:rFonts w:hint="eastAsia"/>
                <w:color w:val="000000"/>
              </w:rPr>
              <w:t>480</w:t>
            </w:r>
            <w:r>
              <w:rPr>
                <w:color w:val="000000"/>
              </w:rPr>
              <w:t>万元的出资义务。</w:t>
            </w:r>
          </w:p>
        </w:tc>
      </w:tr>
      <w:tr w:rsidR="004959E3" w14:paraId="5C08F229" w14:textId="77777777">
        <w:trPr>
          <w:jc w:val="center"/>
        </w:trPr>
        <w:tc>
          <w:tcPr>
            <w:tcW w:w="2111" w:type="dxa"/>
            <w:vAlign w:val="center"/>
          </w:tcPr>
          <w:p w14:paraId="414D4F33" w14:textId="77777777" w:rsidR="004959E3" w:rsidRDefault="00000000">
            <w:pPr>
              <w:spacing w:line="360" w:lineRule="auto"/>
              <w:jc w:val="center"/>
              <w:rPr>
                <w:b/>
                <w:bCs/>
                <w:color w:val="000000"/>
              </w:rPr>
            </w:pPr>
            <w:r>
              <w:rPr>
                <w:b/>
                <w:bCs/>
                <w:color w:val="000000"/>
              </w:rPr>
              <w:t>股东权益</w:t>
            </w:r>
          </w:p>
        </w:tc>
        <w:tc>
          <w:tcPr>
            <w:tcW w:w="6252" w:type="dxa"/>
          </w:tcPr>
          <w:p w14:paraId="6F64F769" w14:textId="77777777" w:rsidR="004959E3" w:rsidRDefault="00000000">
            <w:pPr>
              <w:spacing w:line="360" w:lineRule="auto"/>
              <w:rPr>
                <w:color w:val="000000"/>
              </w:rPr>
            </w:pPr>
            <w:r>
              <w:rPr>
                <w:color w:val="000000"/>
              </w:rPr>
              <w:t>指项目公司股东依法享有的资产收益、参与重大决策和选择管理者等其他法定权利。</w:t>
            </w:r>
          </w:p>
        </w:tc>
      </w:tr>
      <w:tr w:rsidR="004959E3" w14:paraId="61B8F693" w14:textId="77777777">
        <w:trPr>
          <w:jc w:val="center"/>
        </w:trPr>
        <w:tc>
          <w:tcPr>
            <w:tcW w:w="2111" w:type="dxa"/>
            <w:vAlign w:val="center"/>
          </w:tcPr>
          <w:p w14:paraId="75FDF91B" w14:textId="77777777" w:rsidR="004959E3" w:rsidRDefault="00000000">
            <w:pPr>
              <w:spacing w:line="360" w:lineRule="auto"/>
              <w:jc w:val="center"/>
              <w:rPr>
                <w:b/>
                <w:bCs/>
                <w:color w:val="000000"/>
              </w:rPr>
            </w:pPr>
            <w:r>
              <w:rPr>
                <w:b/>
                <w:bCs/>
                <w:color w:val="000000"/>
              </w:rPr>
              <w:t>关联人</w:t>
            </w:r>
            <w:r>
              <w:rPr>
                <w:b/>
                <w:bCs/>
                <w:color w:val="000000"/>
              </w:rPr>
              <w:t>/</w:t>
            </w:r>
            <w:r>
              <w:rPr>
                <w:b/>
                <w:bCs/>
                <w:color w:val="000000"/>
              </w:rPr>
              <w:t>关联方</w:t>
            </w:r>
            <w:r>
              <w:rPr>
                <w:b/>
                <w:bCs/>
                <w:color w:val="000000"/>
              </w:rPr>
              <w:t>/</w:t>
            </w:r>
            <w:r>
              <w:rPr>
                <w:b/>
                <w:bCs/>
                <w:color w:val="000000"/>
              </w:rPr>
              <w:t>关联关系</w:t>
            </w:r>
          </w:p>
        </w:tc>
        <w:tc>
          <w:tcPr>
            <w:tcW w:w="6252" w:type="dxa"/>
          </w:tcPr>
          <w:p w14:paraId="015800A7" w14:textId="77777777" w:rsidR="004959E3" w:rsidRDefault="00000000">
            <w:pPr>
              <w:spacing w:line="360" w:lineRule="auto"/>
              <w:rPr>
                <w:color w:val="000000"/>
              </w:rPr>
            </w:pPr>
            <w:r>
              <w:rPr>
                <w:color w:val="000000"/>
              </w:rPr>
              <w:t>依照公司法、会计准则、中国证券监督管理委员会及沪深证券交易所、全国中小企业股份转让系统颁布的规范性文件所界定的关联人</w:t>
            </w:r>
            <w:r>
              <w:rPr>
                <w:color w:val="000000"/>
              </w:rPr>
              <w:t>/</w:t>
            </w:r>
            <w:r>
              <w:rPr>
                <w:color w:val="000000"/>
              </w:rPr>
              <w:t>关联方</w:t>
            </w:r>
            <w:r>
              <w:rPr>
                <w:color w:val="000000"/>
              </w:rPr>
              <w:t>/</w:t>
            </w:r>
            <w:r>
              <w:rPr>
                <w:color w:val="000000"/>
              </w:rPr>
              <w:t>关联关系。</w:t>
            </w:r>
          </w:p>
        </w:tc>
      </w:tr>
      <w:tr w:rsidR="004959E3" w14:paraId="1BACA2E4" w14:textId="77777777">
        <w:trPr>
          <w:jc w:val="center"/>
        </w:trPr>
        <w:tc>
          <w:tcPr>
            <w:tcW w:w="2111" w:type="dxa"/>
            <w:tcBorders>
              <w:top w:val="dotted" w:sz="4" w:space="0" w:color="auto"/>
              <w:bottom w:val="dotted" w:sz="4" w:space="0" w:color="auto"/>
              <w:right w:val="dotted" w:sz="4" w:space="0" w:color="auto"/>
            </w:tcBorders>
            <w:vAlign w:val="center"/>
          </w:tcPr>
          <w:p w14:paraId="519B34FD" w14:textId="77777777" w:rsidR="004959E3" w:rsidRDefault="00000000">
            <w:pPr>
              <w:spacing w:line="360" w:lineRule="auto"/>
              <w:jc w:val="center"/>
              <w:rPr>
                <w:b/>
                <w:bCs/>
                <w:color w:val="000000"/>
              </w:rPr>
            </w:pPr>
            <w:r>
              <w:rPr>
                <w:b/>
                <w:bCs/>
                <w:color w:val="000000"/>
              </w:rPr>
              <w:t>首次公开发行股票</w:t>
            </w:r>
            <w:r>
              <w:rPr>
                <w:b/>
                <w:bCs/>
                <w:color w:val="000000"/>
              </w:rPr>
              <w:t>/</w:t>
            </w:r>
            <w:r>
              <w:rPr>
                <w:b/>
                <w:bCs/>
                <w:color w:val="000000"/>
              </w:rPr>
              <w:t>上市</w:t>
            </w:r>
          </w:p>
        </w:tc>
        <w:tc>
          <w:tcPr>
            <w:tcW w:w="6252" w:type="dxa"/>
            <w:tcBorders>
              <w:top w:val="dotted" w:sz="4" w:space="0" w:color="auto"/>
              <w:left w:val="dotted" w:sz="4" w:space="0" w:color="auto"/>
              <w:bottom w:val="dotted" w:sz="4" w:space="0" w:color="auto"/>
            </w:tcBorders>
          </w:tcPr>
          <w:p w14:paraId="4BCBC708" w14:textId="77777777" w:rsidR="004959E3" w:rsidRDefault="00000000">
            <w:pPr>
              <w:widowControl/>
              <w:spacing w:line="360" w:lineRule="auto"/>
              <w:jc w:val="left"/>
              <w:rPr>
                <w:color w:val="000000"/>
              </w:rPr>
            </w:pPr>
            <w:r>
              <w:rPr>
                <w:color w:val="000000"/>
              </w:rPr>
              <w:t>指项目公司首次公开发行股票并在各方认可的上海证券交易所、深圳证券交易所、北京证券交易所、香港联合交易所等境内外证券交易场所板块挂牌上市交易。</w:t>
            </w:r>
          </w:p>
        </w:tc>
      </w:tr>
      <w:tr w:rsidR="004959E3" w14:paraId="24D4A9D0" w14:textId="77777777">
        <w:trPr>
          <w:jc w:val="center"/>
        </w:trPr>
        <w:tc>
          <w:tcPr>
            <w:tcW w:w="2111" w:type="dxa"/>
            <w:vAlign w:val="center"/>
          </w:tcPr>
          <w:p w14:paraId="6AB6C258" w14:textId="77777777" w:rsidR="004959E3" w:rsidRDefault="00000000">
            <w:pPr>
              <w:spacing w:line="360" w:lineRule="auto"/>
              <w:jc w:val="center"/>
              <w:rPr>
                <w:b/>
                <w:bCs/>
                <w:color w:val="000000"/>
              </w:rPr>
            </w:pPr>
            <w:r>
              <w:rPr>
                <w:b/>
                <w:bCs/>
                <w:color w:val="000000"/>
              </w:rPr>
              <w:t>高级管理人员及核心技术人员</w:t>
            </w:r>
          </w:p>
        </w:tc>
        <w:tc>
          <w:tcPr>
            <w:tcW w:w="6252" w:type="dxa"/>
            <w:vAlign w:val="center"/>
          </w:tcPr>
          <w:p w14:paraId="70B3F117" w14:textId="77777777" w:rsidR="004959E3" w:rsidRDefault="00000000">
            <w:pPr>
              <w:spacing w:line="360" w:lineRule="auto"/>
              <w:rPr>
                <w:color w:val="000000"/>
              </w:rPr>
            </w:pPr>
            <w:r>
              <w:rPr>
                <w:color w:val="000000"/>
              </w:rPr>
              <w:t>指附件</w:t>
            </w:r>
            <w:r>
              <w:rPr>
                <w:rFonts w:hint="eastAsia"/>
                <w:color w:val="000000"/>
              </w:rPr>
              <w:t>1</w:t>
            </w:r>
            <w:r>
              <w:rPr>
                <w:color w:val="000000"/>
              </w:rPr>
              <w:t>《高级管理人员及核心技术人员名单》所列人员。</w:t>
            </w:r>
          </w:p>
        </w:tc>
      </w:tr>
      <w:tr w:rsidR="004959E3" w14:paraId="072C835D" w14:textId="77777777">
        <w:trPr>
          <w:jc w:val="center"/>
        </w:trPr>
        <w:tc>
          <w:tcPr>
            <w:tcW w:w="2111" w:type="dxa"/>
            <w:vAlign w:val="center"/>
          </w:tcPr>
          <w:p w14:paraId="3739A29B" w14:textId="77777777" w:rsidR="004959E3" w:rsidRDefault="00000000">
            <w:pPr>
              <w:spacing w:line="360" w:lineRule="auto"/>
              <w:jc w:val="center"/>
              <w:rPr>
                <w:b/>
                <w:bCs/>
                <w:color w:val="000000"/>
              </w:rPr>
            </w:pPr>
            <w:r>
              <w:rPr>
                <w:b/>
                <w:bCs/>
                <w:color w:val="000000"/>
              </w:rPr>
              <w:t>附属公司</w:t>
            </w:r>
          </w:p>
        </w:tc>
        <w:tc>
          <w:tcPr>
            <w:tcW w:w="6252" w:type="dxa"/>
          </w:tcPr>
          <w:p w14:paraId="20049117" w14:textId="77777777" w:rsidR="004959E3" w:rsidRDefault="00000000">
            <w:pPr>
              <w:spacing w:line="360" w:lineRule="auto"/>
              <w:rPr>
                <w:color w:val="000000"/>
              </w:rPr>
            </w:pPr>
            <w:r>
              <w:rPr>
                <w:color w:val="000000"/>
              </w:rPr>
              <w:t>指项目公司目前或未来直接或间接持有其</w:t>
            </w:r>
            <w:r>
              <w:rPr>
                <w:color w:val="000000"/>
              </w:rPr>
              <w:t>25%</w:t>
            </w:r>
            <w:r>
              <w:rPr>
                <w:color w:val="000000"/>
              </w:rPr>
              <w:t>以上所有者权益或实际控制权的任何类型的公司、企业或者其他经济实体。</w:t>
            </w:r>
          </w:p>
        </w:tc>
      </w:tr>
      <w:tr w:rsidR="004959E3" w14:paraId="63047E2B" w14:textId="77777777">
        <w:trPr>
          <w:jc w:val="center"/>
        </w:trPr>
        <w:tc>
          <w:tcPr>
            <w:tcW w:w="2111" w:type="dxa"/>
            <w:vAlign w:val="center"/>
          </w:tcPr>
          <w:p w14:paraId="2C0791DC" w14:textId="77777777" w:rsidR="004959E3" w:rsidRDefault="00000000">
            <w:pPr>
              <w:spacing w:line="360" w:lineRule="auto"/>
              <w:jc w:val="center"/>
              <w:rPr>
                <w:b/>
                <w:bCs/>
                <w:color w:val="000000"/>
              </w:rPr>
            </w:pPr>
            <w:r>
              <w:rPr>
                <w:b/>
                <w:bCs/>
                <w:color w:val="000000"/>
              </w:rPr>
              <w:t>知识产权</w:t>
            </w:r>
          </w:p>
        </w:tc>
        <w:tc>
          <w:tcPr>
            <w:tcW w:w="6252" w:type="dxa"/>
          </w:tcPr>
          <w:p w14:paraId="6B942DCF" w14:textId="77777777" w:rsidR="004959E3" w:rsidRDefault="00000000">
            <w:pPr>
              <w:spacing w:line="360" w:lineRule="auto"/>
              <w:rPr>
                <w:color w:val="000000"/>
              </w:rPr>
            </w:pPr>
            <w:r>
              <w:rPr>
                <w:color w:val="000000"/>
              </w:rPr>
              <w:t>根据法律法规赋予法人或自然人对智力劳动成果和其他商业成就所享有的占有、使用和支配的权利。</w:t>
            </w:r>
          </w:p>
        </w:tc>
      </w:tr>
      <w:tr w:rsidR="004959E3" w14:paraId="16D48972" w14:textId="77777777">
        <w:trPr>
          <w:jc w:val="center"/>
        </w:trPr>
        <w:tc>
          <w:tcPr>
            <w:tcW w:w="2111" w:type="dxa"/>
            <w:vAlign w:val="center"/>
          </w:tcPr>
          <w:p w14:paraId="10E037AC" w14:textId="77777777" w:rsidR="004959E3" w:rsidRDefault="00000000">
            <w:pPr>
              <w:pStyle w:val="aa"/>
              <w:spacing w:line="360" w:lineRule="auto"/>
              <w:ind w:leftChars="0" w:left="0"/>
              <w:jc w:val="center"/>
              <w:rPr>
                <w:b/>
                <w:bCs/>
                <w:color w:val="000000"/>
                <w:kern w:val="2"/>
              </w:rPr>
            </w:pPr>
            <w:r>
              <w:rPr>
                <w:b/>
                <w:bCs/>
                <w:color w:val="000000"/>
                <w:kern w:val="2"/>
              </w:rPr>
              <w:t>公司章程</w:t>
            </w:r>
          </w:p>
        </w:tc>
        <w:tc>
          <w:tcPr>
            <w:tcW w:w="6252" w:type="dxa"/>
          </w:tcPr>
          <w:p w14:paraId="71D401BB" w14:textId="77777777" w:rsidR="004959E3" w:rsidRDefault="00000000">
            <w:pPr>
              <w:pStyle w:val="aa"/>
              <w:spacing w:line="360" w:lineRule="auto"/>
              <w:ind w:leftChars="0" w:left="0" w:firstLine="0"/>
              <w:rPr>
                <w:color w:val="000000"/>
                <w:kern w:val="2"/>
              </w:rPr>
            </w:pPr>
            <w:r>
              <w:rPr>
                <w:color w:val="000000"/>
                <w:kern w:val="2"/>
              </w:rPr>
              <w:t>指《</w:t>
            </w:r>
            <w:r>
              <w:rPr>
                <w:rFonts w:hint="eastAsia"/>
                <w:color w:val="000000"/>
              </w:rPr>
              <w:t>安徽中科微感科技有限公司</w:t>
            </w:r>
            <w:r>
              <w:rPr>
                <w:color w:val="000000"/>
              </w:rPr>
              <w:t>公司</w:t>
            </w:r>
            <w:r>
              <w:rPr>
                <w:color w:val="000000"/>
                <w:kern w:val="2"/>
              </w:rPr>
              <w:t>章程》</w:t>
            </w:r>
            <w:r>
              <w:rPr>
                <w:color w:val="000000"/>
                <w:kern w:val="2"/>
                <w:sz w:val="24"/>
                <w:szCs w:val="24"/>
              </w:rPr>
              <w:t>。</w:t>
            </w:r>
          </w:p>
        </w:tc>
      </w:tr>
      <w:tr w:rsidR="004959E3" w14:paraId="1205A6E7" w14:textId="77777777">
        <w:trPr>
          <w:jc w:val="center"/>
        </w:trPr>
        <w:tc>
          <w:tcPr>
            <w:tcW w:w="2111" w:type="dxa"/>
            <w:vAlign w:val="center"/>
          </w:tcPr>
          <w:p w14:paraId="6C910125" w14:textId="77777777" w:rsidR="004959E3" w:rsidRDefault="00000000">
            <w:pPr>
              <w:pStyle w:val="aa"/>
              <w:spacing w:line="360" w:lineRule="auto"/>
              <w:ind w:leftChars="0" w:left="0"/>
              <w:jc w:val="center"/>
              <w:rPr>
                <w:b/>
                <w:bCs/>
                <w:color w:val="000000"/>
                <w:kern w:val="2"/>
              </w:rPr>
            </w:pPr>
            <w:r>
              <w:rPr>
                <w:b/>
                <w:bCs/>
                <w:color w:val="000000"/>
                <w:kern w:val="2"/>
              </w:rPr>
              <w:t>专项尽职调查</w:t>
            </w:r>
          </w:p>
        </w:tc>
        <w:tc>
          <w:tcPr>
            <w:tcW w:w="6252" w:type="dxa"/>
          </w:tcPr>
          <w:p w14:paraId="41E915E0" w14:textId="77777777" w:rsidR="004959E3" w:rsidRDefault="00000000">
            <w:pPr>
              <w:pStyle w:val="aa"/>
              <w:spacing w:line="360" w:lineRule="auto"/>
              <w:ind w:leftChars="0" w:left="0" w:firstLine="0"/>
              <w:rPr>
                <w:color w:val="000000"/>
                <w:kern w:val="2"/>
              </w:rPr>
            </w:pPr>
            <w:r>
              <w:rPr>
                <w:color w:val="000000"/>
                <w:kern w:val="2"/>
              </w:rPr>
              <w:t>指基于本次交易之目的，由投资方委派专业人士对项目公司在业务方面进行的调查。</w:t>
            </w:r>
          </w:p>
        </w:tc>
      </w:tr>
      <w:tr w:rsidR="004959E3" w14:paraId="08A502A5" w14:textId="77777777">
        <w:trPr>
          <w:jc w:val="center"/>
        </w:trPr>
        <w:tc>
          <w:tcPr>
            <w:tcW w:w="2111" w:type="dxa"/>
            <w:vAlign w:val="center"/>
          </w:tcPr>
          <w:p w14:paraId="41AE2F73" w14:textId="77777777" w:rsidR="004959E3" w:rsidRDefault="00000000">
            <w:pPr>
              <w:pStyle w:val="aa"/>
              <w:spacing w:line="360" w:lineRule="auto"/>
              <w:ind w:leftChars="0" w:left="0"/>
              <w:jc w:val="center"/>
              <w:rPr>
                <w:b/>
                <w:bCs/>
                <w:color w:val="000000"/>
                <w:kern w:val="2"/>
              </w:rPr>
            </w:pPr>
            <w:r>
              <w:rPr>
                <w:b/>
                <w:bCs/>
                <w:color w:val="000000"/>
                <w:kern w:val="2"/>
              </w:rPr>
              <w:t>会计年度</w:t>
            </w:r>
          </w:p>
        </w:tc>
        <w:tc>
          <w:tcPr>
            <w:tcW w:w="6252" w:type="dxa"/>
          </w:tcPr>
          <w:p w14:paraId="0DA95999" w14:textId="77777777" w:rsidR="004959E3" w:rsidRDefault="00000000">
            <w:pPr>
              <w:pStyle w:val="aa"/>
              <w:spacing w:line="360" w:lineRule="auto"/>
              <w:ind w:leftChars="0" w:left="0" w:firstLine="0"/>
              <w:rPr>
                <w:color w:val="000000"/>
                <w:kern w:val="2"/>
              </w:rPr>
            </w:pPr>
            <w:r>
              <w:rPr>
                <w:color w:val="000000"/>
                <w:kern w:val="2"/>
              </w:rPr>
              <w:t>指每年的公历</w:t>
            </w:r>
            <w:r>
              <w:rPr>
                <w:color w:val="000000"/>
                <w:kern w:val="2"/>
              </w:rPr>
              <w:t>1</w:t>
            </w:r>
            <w:r>
              <w:rPr>
                <w:color w:val="000000"/>
                <w:kern w:val="2"/>
              </w:rPr>
              <w:t>月</w:t>
            </w:r>
            <w:r>
              <w:rPr>
                <w:color w:val="000000"/>
                <w:kern w:val="2"/>
              </w:rPr>
              <w:t>1</w:t>
            </w:r>
            <w:r>
              <w:rPr>
                <w:color w:val="000000"/>
                <w:kern w:val="2"/>
              </w:rPr>
              <w:t>日至</w:t>
            </w:r>
            <w:r>
              <w:rPr>
                <w:color w:val="000000"/>
                <w:kern w:val="2"/>
              </w:rPr>
              <w:t>12</w:t>
            </w:r>
            <w:r>
              <w:rPr>
                <w:color w:val="000000"/>
                <w:kern w:val="2"/>
              </w:rPr>
              <w:t>月</w:t>
            </w:r>
            <w:r>
              <w:rPr>
                <w:color w:val="000000"/>
                <w:kern w:val="2"/>
              </w:rPr>
              <w:t>31</w:t>
            </w:r>
            <w:r>
              <w:rPr>
                <w:color w:val="000000"/>
                <w:kern w:val="2"/>
              </w:rPr>
              <w:t>日。</w:t>
            </w:r>
          </w:p>
        </w:tc>
      </w:tr>
      <w:tr w:rsidR="004959E3" w14:paraId="131C7835" w14:textId="77777777">
        <w:trPr>
          <w:jc w:val="center"/>
        </w:trPr>
        <w:tc>
          <w:tcPr>
            <w:tcW w:w="2111" w:type="dxa"/>
            <w:vAlign w:val="center"/>
          </w:tcPr>
          <w:p w14:paraId="3EBB9DDB" w14:textId="77777777" w:rsidR="004959E3" w:rsidRDefault="00000000">
            <w:pPr>
              <w:pStyle w:val="aa"/>
              <w:spacing w:line="360" w:lineRule="auto"/>
              <w:ind w:leftChars="0" w:left="0"/>
              <w:jc w:val="center"/>
              <w:rPr>
                <w:b/>
                <w:bCs/>
                <w:color w:val="000000"/>
                <w:kern w:val="2"/>
              </w:rPr>
            </w:pPr>
            <w:r>
              <w:rPr>
                <w:b/>
                <w:bCs/>
                <w:color w:val="000000"/>
              </w:rPr>
              <w:t>净资产</w:t>
            </w:r>
          </w:p>
        </w:tc>
        <w:tc>
          <w:tcPr>
            <w:tcW w:w="6252" w:type="dxa"/>
          </w:tcPr>
          <w:p w14:paraId="58549B5C" w14:textId="77777777" w:rsidR="004959E3" w:rsidRDefault="00000000">
            <w:pPr>
              <w:pStyle w:val="aa"/>
              <w:spacing w:line="360" w:lineRule="auto"/>
              <w:ind w:leftChars="0" w:left="0" w:firstLine="0"/>
              <w:rPr>
                <w:color w:val="000000"/>
                <w:kern w:val="2"/>
              </w:rPr>
            </w:pPr>
            <w:r>
              <w:rPr>
                <w:color w:val="000000"/>
              </w:rPr>
              <w:t>指</w:t>
            </w:r>
            <w:r>
              <w:rPr>
                <w:iCs/>
                <w:color w:val="000000"/>
              </w:rPr>
              <w:t>经甲方认可的会计师事务所审计的归属于</w:t>
            </w:r>
            <w:r>
              <w:rPr>
                <w:rFonts w:hint="eastAsia"/>
                <w:iCs/>
                <w:color w:val="000000"/>
              </w:rPr>
              <w:t>项目</w:t>
            </w:r>
            <w:r>
              <w:rPr>
                <w:iCs/>
                <w:color w:val="000000"/>
              </w:rPr>
              <w:t>公司的所有者权益。</w:t>
            </w:r>
          </w:p>
        </w:tc>
      </w:tr>
      <w:tr w:rsidR="004959E3" w14:paraId="107648CB" w14:textId="77777777">
        <w:trPr>
          <w:jc w:val="center"/>
        </w:trPr>
        <w:tc>
          <w:tcPr>
            <w:tcW w:w="2111" w:type="dxa"/>
            <w:vAlign w:val="center"/>
          </w:tcPr>
          <w:p w14:paraId="3816E0AC" w14:textId="77777777" w:rsidR="004959E3" w:rsidRDefault="00000000">
            <w:pPr>
              <w:pStyle w:val="aa"/>
              <w:spacing w:line="360" w:lineRule="auto"/>
              <w:ind w:leftChars="0" w:left="0"/>
              <w:jc w:val="center"/>
              <w:rPr>
                <w:b/>
                <w:bCs/>
                <w:color w:val="000000"/>
                <w:kern w:val="2"/>
              </w:rPr>
            </w:pPr>
            <w:r>
              <w:rPr>
                <w:b/>
                <w:bCs/>
                <w:color w:val="000000"/>
                <w:kern w:val="2"/>
              </w:rPr>
              <w:t>法律</w:t>
            </w:r>
            <w:r>
              <w:rPr>
                <w:b/>
                <w:bCs/>
                <w:color w:val="000000"/>
                <w:kern w:val="2"/>
              </w:rPr>
              <w:t>/</w:t>
            </w:r>
            <w:r>
              <w:rPr>
                <w:b/>
                <w:bCs/>
                <w:color w:val="000000"/>
                <w:kern w:val="2"/>
              </w:rPr>
              <w:t>法规</w:t>
            </w:r>
          </w:p>
        </w:tc>
        <w:tc>
          <w:tcPr>
            <w:tcW w:w="6252" w:type="dxa"/>
          </w:tcPr>
          <w:p w14:paraId="3404B986" w14:textId="77777777" w:rsidR="004959E3" w:rsidRDefault="00000000">
            <w:pPr>
              <w:pStyle w:val="aa"/>
              <w:spacing w:line="360" w:lineRule="auto"/>
              <w:ind w:leftChars="0" w:left="0" w:firstLine="0"/>
              <w:rPr>
                <w:color w:val="000000"/>
                <w:kern w:val="2"/>
              </w:rPr>
            </w:pPr>
            <w:r>
              <w:rPr>
                <w:color w:val="000000"/>
                <w:kern w:val="2"/>
              </w:rPr>
              <w:t>指中国法律、行政法规、部门规章、地方性法规规章及相关规范性</w:t>
            </w:r>
            <w:r>
              <w:rPr>
                <w:color w:val="000000"/>
                <w:kern w:val="2"/>
              </w:rPr>
              <w:lastRenderedPageBreak/>
              <w:t>文件等。</w:t>
            </w:r>
          </w:p>
        </w:tc>
      </w:tr>
      <w:tr w:rsidR="004959E3" w14:paraId="663B405E" w14:textId="77777777">
        <w:trPr>
          <w:jc w:val="center"/>
        </w:trPr>
        <w:tc>
          <w:tcPr>
            <w:tcW w:w="2111" w:type="dxa"/>
            <w:vAlign w:val="center"/>
          </w:tcPr>
          <w:p w14:paraId="6419D2A6" w14:textId="77777777" w:rsidR="004959E3" w:rsidRDefault="00000000">
            <w:pPr>
              <w:pStyle w:val="aa"/>
              <w:spacing w:line="360" w:lineRule="auto"/>
              <w:ind w:leftChars="0" w:left="0"/>
              <w:jc w:val="center"/>
              <w:rPr>
                <w:b/>
                <w:bCs/>
                <w:color w:val="000000"/>
                <w:kern w:val="2"/>
              </w:rPr>
            </w:pPr>
            <w:r>
              <w:rPr>
                <w:b/>
                <w:bCs/>
                <w:color w:val="000000"/>
              </w:rPr>
              <w:lastRenderedPageBreak/>
              <w:t>人或人士</w:t>
            </w:r>
          </w:p>
        </w:tc>
        <w:tc>
          <w:tcPr>
            <w:tcW w:w="6252" w:type="dxa"/>
          </w:tcPr>
          <w:p w14:paraId="31B299F5" w14:textId="77777777" w:rsidR="004959E3" w:rsidRDefault="00000000">
            <w:pPr>
              <w:pStyle w:val="aa"/>
              <w:spacing w:line="360" w:lineRule="auto"/>
              <w:ind w:leftChars="0" w:left="0" w:firstLine="0"/>
              <w:rPr>
                <w:color w:val="000000"/>
                <w:kern w:val="2"/>
              </w:rPr>
            </w:pPr>
            <w:r>
              <w:rPr>
                <w:color w:val="000000"/>
              </w:rPr>
              <w:t>指任何自然人、组织、公司、政府部门、合伙组织、联合体或其他实体</w:t>
            </w:r>
            <w:r>
              <w:rPr>
                <w:color w:val="000000"/>
              </w:rPr>
              <w:t>(</w:t>
            </w:r>
            <w:r>
              <w:rPr>
                <w:color w:val="000000"/>
              </w:rPr>
              <w:t>无论是否具有独立法人地位</w:t>
            </w:r>
            <w:r>
              <w:rPr>
                <w:color w:val="000000"/>
              </w:rPr>
              <w:t>)</w:t>
            </w:r>
            <w:r>
              <w:rPr>
                <w:color w:val="000000"/>
              </w:rPr>
              <w:t>。</w:t>
            </w:r>
          </w:p>
        </w:tc>
      </w:tr>
      <w:tr w:rsidR="004959E3" w14:paraId="443DD937" w14:textId="77777777">
        <w:trPr>
          <w:jc w:val="center"/>
        </w:trPr>
        <w:tc>
          <w:tcPr>
            <w:tcW w:w="2111" w:type="dxa"/>
            <w:vAlign w:val="center"/>
          </w:tcPr>
          <w:p w14:paraId="03A6D989" w14:textId="77777777" w:rsidR="004959E3" w:rsidRDefault="00000000">
            <w:pPr>
              <w:pStyle w:val="aa"/>
              <w:spacing w:line="360" w:lineRule="auto"/>
              <w:ind w:leftChars="0" w:left="0"/>
              <w:jc w:val="center"/>
              <w:rPr>
                <w:b/>
                <w:bCs/>
                <w:color w:val="000000"/>
                <w:kern w:val="2"/>
              </w:rPr>
            </w:pPr>
            <w:r>
              <w:rPr>
                <w:b/>
                <w:bCs/>
                <w:color w:val="000000"/>
                <w:kern w:val="2"/>
              </w:rPr>
              <w:t>送达</w:t>
            </w:r>
          </w:p>
        </w:tc>
        <w:tc>
          <w:tcPr>
            <w:tcW w:w="6252" w:type="dxa"/>
          </w:tcPr>
          <w:p w14:paraId="6EEE943D" w14:textId="77777777" w:rsidR="004959E3" w:rsidRDefault="00000000">
            <w:pPr>
              <w:pStyle w:val="aa"/>
              <w:spacing w:line="360" w:lineRule="auto"/>
              <w:ind w:leftChars="0" w:left="0" w:firstLine="0"/>
              <w:rPr>
                <w:color w:val="000000"/>
                <w:kern w:val="2"/>
              </w:rPr>
            </w:pPr>
            <w:r>
              <w:rPr>
                <w:color w:val="000000"/>
                <w:kern w:val="2"/>
              </w:rPr>
              <w:t>指本协议任一方按照本协议约定的任一种送达方式将文件发出的行为。</w:t>
            </w:r>
          </w:p>
        </w:tc>
      </w:tr>
      <w:tr w:rsidR="004959E3" w14:paraId="1AF489B1" w14:textId="77777777">
        <w:trPr>
          <w:jc w:val="center"/>
        </w:trPr>
        <w:tc>
          <w:tcPr>
            <w:tcW w:w="2111" w:type="dxa"/>
            <w:vAlign w:val="center"/>
          </w:tcPr>
          <w:p w14:paraId="7079E50F" w14:textId="77777777" w:rsidR="004959E3" w:rsidRDefault="00000000">
            <w:pPr>
              <w:pStyle w:val="aa"/>
              <w:spacing w:line="360" w:lineRule="auto"/>
              <w:ind w:leftChars="0" w:left="0"/>
              <w:jc w:val="center"/>
              <w:rPr>
                <w:b/>
                <w:bCs/>
                <w:color w:val="000000"/>
                <w:kern w:val="2"/>
              </w:rPr>
            </w:pPr>
            <w:r>
              <w:rPr>
                <w:b/>
                <w:bCs/>
                <w:color w:val="000000"/>
              </w:rPr>
              <w:t>包括</w:t>
            </w:r>
          </w:p>
        </w:tc>
        <w:tc>
          <w:tcPr>
            <w:tcW w:w="6252" w:type="dxa"/>
          </w:tcPr>
          <w:p w14:paraId="731B2F23" w14:textId="77777777" w:rsidR="004959E3" w:rsidRDefault="00000000">
            <w:pPr>
              <w:pStyle w:val="aa"/>
              <w:spacing w:line="360" w:lineRule="auto"/>
              <w:ind w:leftChars="0" w:left="0" w:firstLine="0"/>
              <w:rPr>
                <w:color w:val="000000"/>
                <w:kern w:val="2"/>
              </w:rPr>
            </w:pPr>
            <w:r>
              <w:rPr>
                <w:color w:val="000000"/>
              </w:rPr>
              <w:t>“</w:t>
            </w:r>
            <w:r>
              <w:rPr>
                <w:color w:val="000000"/>
              </w:rPr>
              <w:t>包括</w:t>
            </w:r>
            <w:r>
              <w:rPr>
                <w:color w:val="000000"/>
              </w:rPr>
              <w:t>”</w:t>
            </w:r>
            <w:r>
              <w:rPr>
                <w:color w:val="000000"/>
              </w:rPr>
              <w:t>及相同的表达方式在本协议中并非意味着限制，而应被解释为</w:t>
            </w:r>
            <w:r>
              <w:rPr>
                <w:color w:val="000000"/>
              </w:rPr>
              <w:t>“</w:t>
            </w:r>
            <w:r>
              <w:rPr>
                <w:color w:val="000000"/>
              </w:rPr>
              <w:t>包括但不限于</w:t>
            </w:r>
            <w:r>
              <w:rPr>
                <w:color w:val="000000"/>
              </w:rPr>
              <w:t>”</w:t>
            </w:r>
            <w:r>
              <w:rPr>
                <w:color w:val="000000"/>
              </w:rPr>
              <w:t>。</w:t>
            </w:r>
          </w:p>
        </w:tc>
      </w:tr>
      <w:tr w:rsidR="004959E3" w14:paraId="4D7B58D6" w14:textId="77777777">
        <w:trPr>
          <w:jc w:val="center"/>
        </w:trPr>
        <w:tc>
          <w:tcPr>
            <w:tcW w:w="2111" w:type="dxa"/>
            <w:vAlign w:val="center"/>
          </w:tcPr>
          <w:p w14:paraId="4BB2326C" w14:textId="77777777" w:rsidR="004959E3" w:rsidRDefault="00000000">
            <w:pPr>
              <w:pStyle w:val="aa"/>
              <w:spacing w:line="360" w:lineRule="auto"/>
              <w:ind w:leftChars="0" w:left="0"/>
              <w:jc w:val="center"/>
              <w:rPr>
                <w:b/>
                <w:bCs/>
                <w:color w:val="000000"/>
                <w:kern w:val="2"/>
              </w:rPr>
            </w:pPr>
            <w:r>
              <w:rPr>
                <w:b/>
                <w:bCs/>
                <w:color w:val="000000"/>
                <w:kern w:val="2"/>
              </w:rPr>
              <w:t>日</w:t>
            </w:r>
          </w:p>
        </w:tc>
        <w:tc>
          <w:tcPr>
            <w:tcW w:w="6252" w:type="dxa"/>
          </w:tcPr>
          <w:p w14:paraId="5DA5FF04" w14:textId="77777777" w:rsidR="004959E3" w:rsidRDefault="00000000">
            <w:pPr>
              <w:pStyle w:val="aa"/>
              <w:spacing w:line="360" w:lineRule="auto"/>
              <w:ind w:leftChars="0" w:left="0" w:firstLine="0"/>
              <w:rPr>
                <w:color w:val="000000"/>
                <w:kern w:val="2"/>
              </w:rPr>
            </w:pPr>
            <w:r>
              <w:rPr>
                <w:color w:val="000000"/>
                <w:kern w:val="2"/>
              </w:rPr>
              <w:t>指自然日。</w:t>
            </w:r>
          </w:p>
        </w:tc>
      </w:tr>
      <w:tr w:rsidR="004959E3" w14:paraId="6AB57B87" w14:textId="77777777">
        <w:trPr>
          <w:jc w:val="center"/>
        </w:trPr>
        <w:tc>
          <w:tcPr>
            <w:tcW w:w="2111" w:type="dxa"/>
            <w:vAlign w:val="center"/>
          </w:tcPr>
          <w:p w14:paraId="0E126166" w14:textId="77777777" w:rsidR="004959E3" w:rsidRDefault="00000000">
            <w:pPr>
              <w:pStyle w:val="aa"/>
              <w:spacing w:line="360" w:lineRule="auto"/>
              <w:ind w:leftChars="0" w:left="0"/>
              <w:jc w:val="center"/>
              <w:rPr>
                <w:b/>
                <w:bCs/>
                <w:color w:val="000000"/>
                <w:kern w:val="2"/>
              </w:rPr>
            </w:pPr>
            <w:r>
              <w:rPr>
                <w:b/>
                <w:bCs/>
                <w:color w:val="000000"/>
                <w:kern w:val="2"/>
              </w:rPr>
              <w:t>工作日</w:t>
            </w:r>
          </w:p>
        </w:tc>
        <w:tc>
          <w:tcPr>
            <w:tcW w:w="6252" w:type="dxa"/>
          </w:tcPr>
          <w:p w14:paraId="35733843" w14:textId="77777777" w:rsidR="004959E3" w:rsidRDefault="00000000">
            <w:pPr>
              <w:pStyle w:val="aa"/>
              <w:spacing w:line="360" w:lineRule="auto"/>
              <w:ind w:leftChars="0" w:left="0" w:firstLine="0"/>
              <w:rPr>
                <w:color w:val="000000"/>
                <w:kern w:val="2"/>
              </w:rPr>
            </w:pPr>
            <w:r>
              <w:rPr>
                <w:color w:val="000000"/>
                <w:kern w:val="2"/>
              </w:rPr>
              <w:t>指除中华人民共和国政府规定的法定休息日及节假日以外的时间。</w:t>
            </w:r>
          </w:p>
        </w:tc>
      </w:tr>
      <w:tr w:rsidR="004959E3" w14:paraId="76A8CEE2" w14:textId="77777777">
        <w:trPr>
          <w:jc w:val="center"/>
        </w:trPr>
        <w:tc>
          <w:tcPr>
            <w:tcW w:w="2111" w:type="dxa"/>
            <w:vAlign w:val="center"/>
          </w:tcPr>
          <w:p w14:paraId="53261699" w14:textId="77777777" w:rsidR="004959E3" w:rsidRDefault="00000000">
            <w:pPr>
              <w:spacing w:line="360" w:lineRule="auto"/>
              <w:jc w:val="center"/>
              <w:rPr>
                <w:b/>
                <w:bCs/>
                <w:color w:val="000000"/>
              </w:rPr>
            </w:pPr>
            <w:r>
              <w:rPr>
                <w:b/>
                <w:bCs/>
                <w:color w:val="000000"/>
              </w:rPr>
              <w:t>中国</w:t>
            </w:r>
          </w:p>
        </w:tc>
        <w:tc>
          <w:tcPr>
            <w:tcW w:w="6252" w:type="dxa"/>
          </w:tcPr>
          <w:p w14:paraId="414A9FB5" w14:textId="77777777" w:rsidR="004959E3" w:rsidRDefault="00000000">
            <w:pPr>
              <w:spacing w:line="360" w:lineRule="auto"/>
              <w:rPr>
                <w:color w:val="000000"/>
              </w:rPr>
            </w:pPr>
            <w:r>
              <w:rPr>
                <w:color w:val="000000"/>
              </w:rPr>
              <w:t>指中华人民共和国。仅为本协议之目的，不包括中国香港特别行政区、中国澳门特别行政区及中国台湾地区。</w:t>
            </w:r>
          </w:p>
        </w:tc>
      </w:tr>
      <w:tr w:rsidR="004959E3" w14:paraId="3D4F9C02" w14:textId="77777777">
        <w:trPr>
          <w:jc w:val="center"/>
        </w:trPr>
        <w:tc>
          <w:tcPr>
            <w:tcW w:w="2111" w:type="dxa"/>
            <w:vAlign w:val="center"/>
          </w:tcPr>
          <w:p w14:paraId="3355ED58" w14:textId="77777777" w:rsidR="004959E3" w:rsidRDefault="00000000">
            <w:pPr>
              <w:spacing w:line="360" w:lineRule="auto"/>
              <w:jc w:val="center"/>
              <w:rPr>
                <w:b/>
                <w:bCs/>
                <w:color w:val="000000"/>
              </w:rPr>
            </w:pPr>
            <w:r>
              <w:rPr>
                <w:b/>
                <w:bCs/>
                <w:color w:val="000000"/>
              </w:rPr>
              <w:t>书面</w:t>
            </w:r>
          </w:p>
        </w:tc>
        <w:tc>
          <w:tcPr>
            <w:tcW w:w="6252" w:type="dxa"/>
          </w:tcPr>
          <w:p w14:paraId="1F437ABE" w14:textId="77777777" w:rsidR="004959E3" w:rsidRDefault="00000000">
            <w:pPr>
              <w:spacing w:line="360" w:lineRule="auto"/>
              <w:rPr>
                <w:color w:val="000000"/>
              </w:rPr>
            </w:pPr>
            <w:r>
              <w:rPr>
                <w:color w:val="000000"/>
              </w:rPr>
              <w:t>指任何类型的可读且可保存的文字载体。</w:t>
            </w:r>
          </w:p>
        </w:tc>
      </w:tr>
      <w:tr w:rsidR="004959E3" w14:paraId="1D8E09A7" w14:textId="77777777">
        <w:trPr>
          <w:jc w:val="center"/>
        </w:trPr>
        <w:tc>
          <w:tcPr>
            <w:tcW w:w="2111" w:type="dxa"/>
            <w:vAlign w:val="center"/>
          </w:tcPr>
          <w:p w14:paraId="0757BEEB" w14:textId="77777777" w:rsidR="004959E3" w:rsidRDefault="00000000">
            <w:pPr>
              <w:spacing w:line="360" w:lineRule="auto"/>
              <w:jc w:val="center"/>
              <w:rPr>
                <w:b/>
                <w:bCs/>
                <w:color w:val="000000"/>
              </w:rPr>
            </w:pPr>
            <w:r>
              <w:rPr>
                <w:b/>
                <w:bCs/>
                <w:color w:val="000000"/>
              </w:rPr>
              <w:t>元</w:t>
            </w:r>
          </w:p>
        </w:tc>
        <w:tc>
          <w:tcPr>
            <w:tcW w:w="6252" w:type="dxa"/>
          </w:tcPr>
          <w:p w14:paraId="3592A896" w14:textId="77777777" w:rsidR="004959E3" w:rsidRDefault="00000000">
            <w:pPr>
              <w:spacing w:line="360" w:lineRule="auto"/>
              <w:rPr>
                <w:color w:val="000000"/>
              </w:rPr>
            </w:pPr>
            <w:r>
              <w:rPr>
                <w:color w:val="000000"/>
              </w:rPr>
              <w:t>如无特殊说明，系指人民币元。</w:t>
            </w:r>
          </w:p>
        </w:tc>
      </w:tr>
    </w:tbl>
    <w:p w14:paraId="7C00021E" w14:textId="77777777" w:rsidR="004959E3" w:rsidRDefault="00000000">
      <w:pPr>
        <w:pStyle w:val="afd"/>
        <w:numPr>
          <w:ilvl w:val="1"/>
          <w:numId w:val="3"/>
        </w:numPr>
        <w:spacing w:line="360" w:lineRule="auto"/>
        <w:ind w:firstLine="480"/>
        <w:rPr>
          <w:color w:val="000000"/>
          <w:sz w:val="24"/>
          <w:szCs w:val="24"/>
        </w:rPr>
      </w:pPr>
      <w:r>
        <w:rPr>
          <w:color w:val="000000"/>
          <w:sz w:val="24"/>
          <w:szCs w:val="24"/>
        </w:rPr>
        <w:t>本协议的名称及条、款、项的标题（含置于条款正文前的小标题）仅为方便阅读，不应视为对本协议内容的解释。</w:t>
      </w:r>
    </w:p>
    <w:p w14:paraId="6C787DDD" w14:textId="77777777" w:rsidR="004959E3" w:rsidRDefault="00000000">
      <w:pPr>
        <w:pStyle w:val="afd"/>
        <w:numPr>
          <w:ilvl w:val="1"/>
          <w:numId w:val="3"/>
        </w:numPr>
        <w:spacing w:line="360" w:lineRule="auto"/>
        <w:ind w:firstLine="480"/>
        <w:rPr>
          <w:color w:val="000000"/>
          <w:sz w:val="24"/>
          <w:szCs w:val="24"/>
        </w:rPr>
      </w:pPr>
      <w:r>
        <w:rPr>
          <w:color w:val="000000"/>
          <w:sz w:val="24"/>
          <w:szCs w:val="24"/>
        </w:rPr>
        <w:t>本协议引用有关条款时，除非本协议另有规定，该等条款应指本协议的相应条款。</w:t>
      </w:r>
      <w:r>
        <w:rPr>
          <w:color w:val="000000"/>
          <w:sz w:val="24"/>
          <w:szCs w:val="24"/>
        </w:rPr>
        <w:t xml:space="preserve">  </w:t>
      </w:r>
    </w:p>
    <w:p w14:paraId="19EDBCBD" w14:textId="77777777" w:rsidR="004959E3" w:rsidRDefault="00000000">
      <w:pPr>
        <w:pStyle w:val="afd"/>
        <w:numPr>
          <w:ilvl w:val="0"/>
          <w:numId w:val="3"/>
        </w:numPr>
        <w:tabs>
          <w:tab w:val="left" w:pos="851"/>
        </w:tabs>
        <w:spacing w:before="240" w:after="240" w:line="360" w:lineRule="auto"/>
        <w:ind w:firstLine="482"/>
        <w:outlineLvl w:val="0"/>
        <w:rPr>
          <w:b/>
          <w:color w:val="000000"/>
          <w:sz w:val="24"/>
          <w:szCs w:val="24"/>
        </w:rPr>
      </w:pPr>
      <w:bookmarkStart w:id="74" w:name="_Toc531343597"/>
      <w:r>
        <w:rPr>
          <w:b/>
          <w:color w:val="000000"/>
          <w:sz w:val="24"/>
          <w:szCs w:val="24"/>
        </w:rPr>
        <w:t>先决条件</w:t>
      </w:r>
      <w:bookmarkEnd w:id="74"/>
      <w:r>
        <w:rPr>
          <w:b/>
          <w:color w:val="000000"/>
          <w:sz w:val="24"/>
          <w:szCs w:val="24"/>
        </w:rPr>
        <w:t xml:space="preserve"> </w:t>
      </w:r>
    </w:p>
    <w:p w14:paraId="428865A2" w14:textId="77777777" w:rsidR="004959E3" w:rsidRDefault="00000000">
      <w:pPr>
        <w:pStyle w:val="afd"/>
        <w:spacing w:line="360" w:lineRule="auto"/>
        <w:ind w:firstLine="480"/>
        <w:rPr>
          <w:color w:val="000000"/>
          <w:sz w:val="24"/>
          <w:szCs w:val="24"/>
        </w:rPr>
      </w:pPr>
      <w:r>
        <w:rPr>
          <w:color w:val="000000"/>
          <w:sz w:val="24"/>
          <w:szCs w:val="24"/>
        </w:rPr>
        <w:t>各方同意，投资方在本协议项下的投资义务以下列条件全部满足为先决条件：</w:t>
      </w:r>
    </w:p>
    <w:p w14:paraId="2C086438" w14:textId="77777777" w:rsidR="004959E3" w:rsidRDefault="00000000">
      <w:pPr>
        <w:pStyle w:val="afd"/>
        <w:numPr>
          <w:ilvl w:val="1"/>
          <w:numId w:val="3"/>
        </w:numPr>
        <w:spacing w:line="360" w:lineRule="auto"/>
        <w:ind w:firstLine="480"/>
        <w:rPr>
          <w:color w:val="000000"/>
          <w:sz w:val="24"/>
          <w:szCs w:val="24"/>
        </w:rPr>
      </w:pPr>
      <w:r>
        <w:rPr>
          <w:color w:val="000000"/>
          <w:sz w:val="24"/>
          <w:szCs w:val="24"/>
        </w:rPr>
        <w:t>关于同意本次交易，项目公司</w:t>
      </w:r>
      <w:r>
        <w:rPr>
          <w:rFonts w:hint="eastAsia"/>
          <w:color w:val="000000"/>
          <w:sz w:val="24"/>
          <w:szCs w:val="24"/>
        </w:rPr>
        <w:t>及丙方</w:t>
      </w:r>
      <w:r>
        <w:rPr>
          <w:color w:val="000000"/>
          <w:sz w:val="24"/>
          <w:szCs w:val="24"/>
        </w:rPr>
        <w:t>已向甲方提交了符合法律法规、公司章程及工商登记要求的股东会决议。</w:t>
      </w:r>
    </w:p>
    <w:p w14:paraId="1B4C8B80" w14:textId="77777777" w:rsidR="004959E3" w:rsidRDefault="00000000">
      <w:pPr>
        <w:pStyle w:val="afd"/>
        <w:numPr>
          <w:ilvl w:val="0"/>
          <w:numId w:val="3"/>
        </w:numPr>
        <w:tabs>
          <w:tab w:val="left" w:pos="851"/>
        </w:tabs>
        <w:spacing w:before="240" w:after="240" w:line="360" w:lineRule="auto"/>
        <w:ind w:firstLine="482"/>
        <w:outlineLvl w:val="0"/>
        <w:rPr>
          <w:b/>
          <w:color w:val="000000"/>
          <w:sz w:val="24"/>
          <w:szCs w:val="24"/>
        </w:rPr>
      </w:pPr>
      <w:bookmarkStart w:id="75" w:name="_Toc531343598"/>
      <w:r>
        <w:rPr>
          <w:b/>
          <w:color w:val="000000"/>
          <w:sz w:val="24"/>
          <w:szCs w:val="24"/>
        </w:rPr>
        <w:t>本次增资事项</w:t>
      </w:r>
      <w:bookmarkEnd w:id="75"/>
    </w:p>
    <w:p w14:paraId="61BFD65B" w14:textId="77777777" w:rsidR="004959E3" w:rsidRDefault="004959E3">
      <w:pPr>
        <w:pStyle w:val="afd"/>
        <w:spacing w:line="360" w:lineRule="auto"/>
        <w:ind w:rightChars="-50" w:right="-105" w:firstLineChars="0" w:firstLine="0"/>
        <w:rPr>
          <w:vanish/>
          <w:color w:val="000000"/>
          <w:sz w:val="24"/>
          <w:szCs w:val="24"/>
        </w:rPr>
      </w:pPr>
    </w:p>
    <w:p w14:paraId="2592E146" w14:textId="77777777" w:rsidR="004959E3" w:rsidRDefault="00000000">
      <w:pPr>
        <w:pStyle w:val="afd"/>
        <w:numPr>
          <w:ilvl w:val="1"/>
          <w:numId w:val="3"/>
        </w:numPr>
        <w:spacing w:line="360" w:lineRule="auto"/>
        <w:ind w:firstLine="480"/>
        <w:rPr>
          <w:color w:val="000000"/>
          <w:sz w:val="24"/>
          <w:szCs w:val="24"/>
        </w:rPr>
      </w:pPr>
      <w:r>
        <w:rPr>
          <w:color w:val="000000"/>
          <w:sz w:val="24"/>
          <w:szCs w:val="24"/>
        </w:rPr>
        <w:t>投资方按本协议约定的条款及条件对项目公司进行增资，项目公司的注册资本增加</w:t>
      </w:r>
      <w:r>
        <w:rPr>
          <w:rFonts w:hint="eastAsia"/>
          <w:color w:val="000000"/>
          <w:sz w:val="24"/>
          <w:szCs w:val="24"/>
        </w:rPr>
        <w:t>165.5172</w:t>
      </w:r>
      <w:r>
        <w:rPr>
          <w:color w:val="000000"/>
          <w:sz w:val="24"/>
          <w:szCs w:val="24"/>
        </w:rPr>
        <w:t>万元，新增注册资本由投资方以</w:t>
      </w:r>
      <w:r>
        <w:rPr>
          <w:rFonts w:hint="eastAsia"/>
          <w:color w:val="000000"/>
          <w:sz w:val="24"/>
          <w:szCs w:val="24"/>
        </w:rPr>
        <w:t>480</w:t>
      </w:r>
      <w:r>
        <w:rPr>
          <w:color w:val="000000"/>
          <w:sz w:val="24"/>
          <w:szCs w:val="24"/>
        </w:rPr>
        <w:t>万元的投资价款认购。其中：</w:t>
      </w:r>
    </w:p>
    <w:p w14:paraId="549F5459" w14:textId="77777777" w:rsidR="004959E3" w:rsidRDefault="00000000">
      <w:pPr>
        <w:tabs>
          <w:tab w:val="left" w:pos="993"/>
        </w:tabs>
        <w:spacing w:line="360" w:lineRule="auto"/>
        <w:ind w:firstLineChars="200" w:firstLine="480"/>
        <w:rPr>
          <w:color w:val="000000"/>
          <w:sz w:val="24"/>
          <w:szCs w:val="24"/>
        </w:rPr>
      </w:pPr>
      <w:r>
        <w:rPr>
          <w:color w:val="000000"/>
          <w:sz w:val="24"/>
          <w:szCs w:val="24"/>
        </w:rPr>
        <w:t>甲方</w:t>
      </w:r>
      <w:bookmarkStart w:id="76" w:name="_Hlk531336889"/>
      <w:r>
        <w:rPr>
          <w:color w:val="000000"/>
          <w:sz w:val="24"/>
          <w:szCs w:val="24"/>
        </w:rPr>
        <w:t>投资</w:t>
      </w:r>
      <w:bookmarkEnd w:id="76"/>
      <w:r>
        <w:rPr>
          <w:rFonts w:hint="eastAsia"/>
          <w:color w:val="000000"/>
          <w:sz w:val="24"/>
          <w:szCs w:val="24"/>
        </w:rPr>
        <w:t>480</w:t>
      </w:r>
      <w:r>
        <w:rPr>
          <w:color w:val="000000"/>
          <w:sz w:val="24"/>
          <w:szCs w:val="24"/>
        </w:rPr>
        <w:t>万元，认购项目公司新增注册资本</w:t>
      </w:r>
      <w:r>
        <w:rPr>
          <w:rFonts w:hint="eastAsia"/>
          <w:color w:val="000000"/>
          <w:sz w:val="24"/>
          <w:szCs w:val="24"/>
        </w:rPr>
        <w:t>165.5172</w:t>
      </w:r>
      <w:r>
        <w:rPr>
          <w:color w:val="000000"/>
          <w:sz w:val="24"/>
          <w:szCs w:val="24"/>
        </w:rPr>
        <w:t>万元，投资额超过所认购注册资本的部分</w:t>
      </w:r>
      <w:r>
        <w:rPr>
          <w:rFonts w:hint="eastAsia"/>
          <w:color w:val="000000"/>
          <w:sz w:val="24"/>
          <w:szCs w:val="24"/>
        </w:rPr>
        <w:t>314.4828</w:t>
      </w:r>
      <w:r>
        <w:rPr>
          <w:color w:val="000000"/>
          <w:sz w:val="24"/>
          <w:szCs w:val="24"/>
        </w:rPr>
        <w:t>万元计入项目公司资本公积，甲方在本次增</w:t>
      </w:r>
      <w:r>
        <w:rPr>
          <w:color w:val="000000"/>
          <w:sz w:val="24"/>
          <w:szCs w:val="24"/>
        </w:rPr>
        <w:lastRenderedPageBreak/>
        <w:t>资完成后持有项目公司</w:t>
      </w:r>
      <w:r>
        <w:rPr>
          <w:rFonts w:hint="eastAsia"/>
          <w:color w:val="000000"/>
          <w:sz w:val="24"/>
          <w:szCs w:val="24"/>
        </w:rPr>
        <w:t>14.2012</w:t>
      </w:r>
      <w:r>
        <w:rPr>
          <w:color w:val="000000"/>
          <w:sz w:val="24"/>
          <w:szCs w:val="24"/>
        </w:rPr>
        <w:t>%</w:t>
      </w:r>
      <w:r>
        <w:rPr>
          <w:color w:val="000000"/>
          <w:sz w:val="24"/>
          <w:szCs w:val="24"/>
        </w:rPr>
        <w:t>的股权。</w:t>
      </w:r>
    </w:p>
    <w:p w14:paraId="36DDD058" w14:textId="77777777" w:rsidR="004959E3" w:rsidRDefault="00000000">
      <w:pPr>
        <w:pStyle w:val="afd"/>
        <w:numPr>
          <w:ilvl w:val="1"/>
          <w:numId w:val="3"/>
        </w:numPr>
        <w:spacing w:line="360" w:lineRule="auto"/>
        <w:ind w:firstLine="480"/>
        <w:rPr>
          <w:i/>
          <w:color w:val="000000"/>
          <w:sz w:val="24"/>
          <w:szCs w:val="24"/>
        </w:rPr>
      </w:pPr>
      <w:r>
        <w:rPr>
          <w:color w:val="000000"/>
          <w:sz w:val="24"/>
          <w:szCs w:val="24"/>
        </w:rPr>
        <w:t>本次增资完成后，项目公司的股权结构为</w:t>
      </w:r>
      <w:r>
        <w:rPr>
          <w:color w:val="000000"/>
          <w:sz w:val="24"/>
          <w:szCs w:val="24"/>
        </w:rPr>
        <w:t>:</w:t>
      </w:r>
      <w:r>
        <w:rPr>
          <w:i/>
          <w:color w:val="000000"/>
          <w:sz w:val="24"/>
          <w:szCs w:val="24"/>
        </w:rPr>
        <w:t xml:space="preserve"> </w:t>
      </w:r>
    </w:p>
    <w:tbl>
      <w:tblPr>
        <w:tblW w:w="8222" w:type="dxa"/>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753"/>
        <w:gridCol w:w="4336"/>
        <w:gridCol w:w="1522"/>
        <w:gridCol w:w="1611"/>
      </w:tblGrid>
      <w:tr w:rsidR="004959E3" w14:paraId="39F08176" w14:textId="77777777">
        <w:trPr>
          <w:trHeight w:val="632"/>
          <w:jc w:val="center"/>
        </w:trPr>
        <w:tc>
          <w:tcPr>
            <w:tcW w:w="753" w:type="dxa"/>
            <w:vAlign w:val="center"/>
          </w:tcPr>
          <w:p w14:paraId="77E7B6C5" w14:textId="77777777" w:rsidR="004959E3" w:rsidRDefault="00000000">
            <w:pPr>
              <w:ind w:rightChars="-50" w:right="-105"/>
              <w:jc w:val="center"/>
              <w:rPr>
                <w:rFonts w:ascii="SimHei" w:eastAsia="SimHei" w:hAnsi="SimHei"/>
                <w:lang w:val="en-GB"/>
              </w:rPr>
            </w:pPr>
            <w:r>
              <w:rPr>
                <w:rFonts w:ascii="SimHei" w:eastAsia="SimHei" w:hAnsi="SimHei" w:hint="eastAsia"/>
                <w:lang w:val="en-GB"/>
              </w:rPr>
              <w:t>序号</w:t>
            </w:r>
          </w:p>
        </w:tc>
        <w:tc>
          <w:tcPr>
            <w:tcW w:w="4336" w:type="dxa"/>
            <w:vAlign w:val="center"/>
          </w:tcPr>
          <w:p w14:paraId="3385CC5D" w14:textId="77777777" w:rsidR="004959E3" w:rsidRDefault="00000000">
            <w:pPr>
              <w:tabs>
                <w:tab w:val="left" w:pos="0"/>
              </w:tabs>
              <w:ind w:rightChars="-50" w:right="-105"/>
              <w:jc w:val="center"/>
              <w:rPr>
                <w:rFonts w:ascii="SimHei" w:eastAsia="SimHei" w:hAnsi="SimHei"/>
                <w:lang w:val="en-GB"/>
              </w:rPr>
            </w:pPr>
            <w:r>
              <w:rPr>
                <w:rFonts w:ascii="SimHei" w:eastAsia="SimHei" w:hAnsi="SimHei" w:hint="eastAsia"/>
                <w:lang w:val="en-GB"/>
              </w:rPr>
              <w:t>股东名称</w:t>
            </w:r>
          </w:p>
        </w:tc>
        <w:tc>
          <w:tcPr>
            <w:tcW w:w="1522" w:type="dxa"/>
            <w:vAlign w:val="center"/>
          </w:tcPr>
          <w:p w14:paraId="2BC1F05E" w14:textId="77777777" w:rsidR="004959E3" w:rsidRDefault="00000000">
            <w:pPr>
              <w:tabs>
                <w:tab w:val="left" w:pos="0"/>
              </w:tabs>
              <w:ind w:rightChars="-50" w:right="-105"/>
              <w:jc w:val="center"/>
              <w:rPr>
                <w:rFonts w:ascii="SimHei" w:eastAsia="SimHei" w:hAnsi="SimHei"/>
                <w:lang w:val="en-GB"/>
              </w:rPr>
            </w:pPr>
            <w:r>
              <w:rPr>
                <w:rFonts w:ascii="SimHei" w:eastAsia="SimHei" w:hAnsi="SimHei" w:hint="eastAsia"/>
                <w:lang w:val="en-GB"/>
              </w:rPr>
              <w:t>认缴注册资本</w:t>
            </w:r>
          </w:p>
          <w:p w14:paraId="0C358585" w14:textId="77777777" w:rsidR="004959E3" w:rsidRDefault="00000000">
            <w:pPr>
              <w:tabs>
                <w:tab w:val="left" w:pos="0"/>
              </w:tabs>
              <w:ind w:rightChars="-50" w:right="-105"/>
              <w:jc w:val="center"/>
              <w:rPr>
                <w:rFonts w:ascii="SimHei" w:eastAsia="SimHei" w:hAnsi="SimHei"/>
                <w:lang w:val="en-GB"/>
              </w:rPr>
            </w:pPr>
            <w:r>
              <w:rPr>
                <w:rFonts w:ascii="SimHei" w:eastAsia="SimHei" w:hAnsi="SimHei" w:hint="eastAsia"/>
                <w:lang w:val="en-GB"/>
              </w:rPr>
              <w:t>（万元）</w:t>
            </w:r>
          </w:p>
        </w:tc>
        <w:tc>
          <w:tcPr>
            <w:tcW w:w="1611" w:type="dxa"/>
            <w:vAlign w:val="center"/>
          </w:tcPr>
          <w:p w14:paraId="21A89943" w14:textId="77777777" w:rsidR="004959E3" w:rsidRDefault="00000000">
            <w:pPr>
              <w:tabs>
                <w:tab w:val="left" w:pos="0"/>
              </w:tabs>
              <w:ind w:rightChars="-50" w:right="-105"/>
              <w:jc w:val="center"/>
              <w:rPr>
                <w:rFonts w:ascii="SimHei" w:eastAsia="SimHei" w:hAnsi="SimHei"/>
                <w:lang w:val="en-GB"/>
              </w:rPr>
            </w:pPr>
            <w:r>
              <w:rPr>
                <w:rFonts w:ascii="SimHei" w:eastAsia="SimHei" w:hAnsi="SimHei" w:hint="eastAsia"/>
                <w:lang w:val="en-GB"/>
              </w:rPr>
              <w:t>持股比例</w:t>
            </w:r>
          </w:p>
          <w:p w14:paraId="0EC73A65" w14:textId="77777777" w:rsidR="004959E3" w:rsidRDefault="00000000">
            <w:pPr>
              <w:keepNext/>
              <w:tabs>
                <w:tab w:val="left" w:pos="0"/>
              </w:tabs>
              <w:ind w:rightChars="-50" w:right="-105"/>
              <w:jc w:val="center"/>
              <w:outlineLvl w:val="0"/>
              <w:rPr>
                <w:rFonts w:ascii="SimHei" w:eastAsia="SimHei" w:hAnsi="SimHei"/>
                <w:lang w:val="en-GB"/>
              </w:rPr>
            </w:pPr>
            <w:r>
              <w:rPr>
                <w:rFonts w:ascii="SimHei" w:eastAsia="SimHei" w:hAnsi="SimHei" w:hint="eastAsia"/>
                <w:lang w:val="en-GB"/>
              </w:rPr>
              <w:t>（%）</w:t>
            </w:r>
          </w:p>
        </w:tc>
      </w:tr>
      <w:tr w:rsidR="004959E3" w14:paraId="6FEDB938" w14:textId="77777777">
        <w:trPr>
          <w:jc w:val="center"/>
        </w:trPr>
        <w:tc>
          <w:tcPr>
            <w:tcW w:w="753" w:type="dxa"/>
            <w:vAlign w:val="center"/>
          </w:tcPr>
          <w:p w14:paraId="51BE9509" w14:textId="77777777" w:rsidR="004959E3" w:rsidRDefault="00000000">
            <w:pPr>
              <w:spacing w:line="360" w:lineRule="auto"/>
              <w:ind w:rightChars="-50" w:right="-105"/>
              <w:jc w:val="center"/>
              <w:rPr>
                <w:lang w:val="en-GB"/>
              </w:rPr>
            </w:pPr>
            <w:bookmarkStart w:id="77" w:name="OLE_LINK4" w:colFirst="3" w:colLast="3"/>
            <w:r>
              <w:rPr>
                <w:lang w:val="en-GB"/>
              </w:rPr>
              <w:t>1</w:t>
            </w:r>
          </w:p>
        </w:tc>
        <w:tc>
          <w:tcPr>
            <w:tcW w:w="4336" w:type="dxa"/>
            <w:vAlign w:val="center"/>
          </w:tcPr>
          <w:p w14:paraId="14B76A98" w14:textId="77777777" w:rsidR="004959E3" w:rsidRDefault="00000000">
            <w:pPr>
              <w:tabs>
                <w:tab w:val="left" w:pos="0"/>
              </w:tabs>
              <w:spacing w:line="360" w:lineRule="auto"/>
              <w:ind w:rightChars="-50" w:right="-105"/>
              <w:jc w:val="left"/>
              <w:rPr>
                <w:lang w:val="en-GB"/>
              </w:rPr>
            </w:pPr>
            <w:r>
              <w:rPr>
                <w:rFonts w:hint="eastAsia"/>
              </w:rPr>
              <w:t>中科微感（宁波）科技有限公司</w:t>
            </w:r>
          </w:p>
        </w:tc>
        <w:tc>
          <w:tcPr>
            <w:tcW w:w="1522" w:type="dxa"/>
            <w:vAlign w:val="center"/>
          </w:tcPr>
          <w:p w14:paraId="174F04F9" w14:textId="77777777" w:rsidR="004959E3" w:rsidRDefault="00000000">
            <w:pPr>
              <w:tabs>
                <w:tab w:val="left" w:pos="0"/>
              </w:tabs>
              <w:spacing w:line="360" w:lineRule="auto"/>
              <w:ind w:rightChars="-50" w:right="-105" w:firstLineChars="200" w:firstLine="420"/>
              <w:jc w:val="right"/>
            </w:pPr>
            <w:del w:id="78" w:author="闫熹钊" w:date="2026-07-21T11:38:00Z">
              <w:r>
                <w:delText>550</w:delText>
              </w:r>
            </w:del>
            <w:ins w:id="79" w:author="闫熹钊" w:date="2026-07-21T11:38:00Z">
              <w:r>
                <w:rPr>
                  <w:rFonts w:hint="eastAsia"/>
                </w:rPr>
                <w:t>800</w:t>
              </w:r>
            </w:ins>
            <w:ins w:id="80" w:author="闫熹钊" w:date="2026-07-21T11:40:00Z">
              <w:r>
                <w:rPr>
                  <w:rFonts w:hint="eastAsia"/>
                </w:rPr>
                <w:t>.0000</w:t>
              </w:r>
            </w:ins>
          </w:p>
        </w:tc>
        <w:tc>
          <w:tcPr>
            <w:tcW w:w="1611" w:type="dxa"/>
            <w:vAlign w:val="center"/>
          </w:tcPr>
          <w:p w14:paraId="37B21C8A" w14:textId="77777777" w:rsidR="004959E3" w:rsidRDefault="00000000">
            <w:pPr>
              <w:tabs>
                <w:tab w:val="left" w:pos="0"/>
              </w:tabs>
              <w:spacing w:line="360" w:lineRule="auto"/>
              <w:ind w:rightChars="-50" w:right="-105" w:firstLineChars="200" w:firstLine="420"/>
              <w:jc w:val="right"/>
            </w:pPr>
            <w:ins w:id="81" w:author="闫熹钊" w:date="2026-07-21T11:40:00Z">
              <w:r>
                <w:rPr>
                  <w:rFonts w:hint="eastAsia"/>
                </w:rPr>
                <w:t>68.64%</w:t>
              </w:r>
            </w:ins>
            <w:del w:id="82" w:author="闫熹钊" w:date="2026-07-21T11:38:00Z">
              <w:r>
                <w:rPr>
                  <w:rFonts w:hint="eastAsia"/>
                </w:rPr>
                <w:delText>47.1893</w:delText>
              </w:r>
            </w:del>
          </w:p>
        </w:tc>
      </w:tr>
      <w:tr w:rsidR="004959E3" w14:paraId="794E6212" w14:textId="77777777">
        <w:trPr>
          <w:jc w:val="center"/>
        </w:trPr>
        <w:tc>
          <w:tcPr>
            <w:tcW w:w="753" w:type="dxa"/>
            <w:vAlign w:val="center"/>
          </w:tcPr>
          <w:p w14:paraId="43DDFCBA" w14:textId="77777777" w:rsidR="004959E3" w:rsidRDefault="00000000">
            <w:pPr>
              <w:spacing w:line="360" w:lineRule="auto"/>
              <w:ind w:rightChars="-50" w:right="-105"/>
              <w:jc w:val="center"/>
              <w:rPr>
                <w:lang w:val="en-GB"/>
              </w:rPr>
            </w:pPr>
            <w:r>
              <w:rPr>
                <w:lang w:val="en-GB"/>
              </w:rPr>
              <w:t>2</w:t>
            </w:r>
          </w:p>
        </w:tc>
        <w:tc>
          <w:tcPr>
            <w:tcW w:w="4336" w:type="dxa"/>
          </w:tcPr>
          <w:p w14:paraId="626A287B" w14:textId="77777777" w:rsidR="004959E3" w:rsidRDefault="00000000">
            <w:pPr>
              <w:tabs>
                <w:tab w:val="left" w:pos="0"/>
              </w:tabs>
              <w:spacing w:line="360" w:lineRule="auto"/>
              <w:ind w:rightChars="-50" w:right="-105"/>
              <w:jc w:val="left"/>
            </w:pPr>
            <w:r>
              <w:rPr>
                <w:rFonts w:hint="eastAsia"/>
              </w:rPr>
              <w:t>沈文锋</w:t>
            </w:r>
          </w:p>
        </w:tc>
        <w:tc>
          <w:tcPr>
            <w:tcW w:w="1522" w:type="dxa"/>
          </w:tcPr>
          <w:p w14:paraId="2AE9F230" w14:textId="77777777" w:rsidR="004959E3" w:rsidRDefault="00000000">
            <w:pPr>
              <w:tabs>
                <w:tab w:val="left" w:pos="0"/>
              </w:tabs>
              <w:spacing w:line="360" w:lineRule="auto"/>
              <w:ind w:rightChars="-50" w:right="-105" w:firstLineChars="200" w:firstLine="420"/>
              <w:jc w:val="right"/>
            </w:pPr>
            <w:r>
              <w:rPr>
                <w:rFonts w:hint="eastAsia"/>
              </w:rPr>
              <w:t>100</w:t>
            </w:r>
            <w:ins w:id="83" w:author="闫熹钊" w:date="2026-07-21T11:40:00Z">
              <w:r>
                <w:rPr>
                  <w:rFonts w:hint="eastAsia"/>
                </w:rPr>
                <w:t>.0000</w:t>
              </w:r>
            </w:ins>
          </w:p>
        </w:tc>
        <w:tc>
          <w:tcPr>
            <w:tcW w:w="1611" w:type="dxa"/>
          </w:tcPr>
          <w:p w14:paraId="097CD0CB" w14:textId="77777777" w:rsidR="004959E3" w:rsidRDefault="00000000">
            <w:pPr>
              <w:tabs>
                <w:tab w:val="left" w:pos="0"/>
              </w:tabs>
              <w:spacing w:line="360" w:lineRule="auto"/>
              <w:ind w:rightChars="-50" w:right="-105" w:firstLineChars="200" w:firstLine="420"/>
              <w:jc w:val="right"/>
            </w:pPr>
            <w:ins w:id="84" w:author="闫熹钊" w:date="2026-07-21T11:40:00Z">
              <w:r>
                <w:rPr>
                  <w:rFonts w:hint="eastAsia"/>
                </w:rPr>
                <w:t>8.58%</w:t>
              </w:r>
            </w:ins>
            <w:del w:id="85" w:author="闫熹钊" w:date="2026-07-21T11:38:00Z">
              <w:r>
                <w:rPr>
                  <w:rFonts w:hint="eastAsia"/>
                </w:rPr>
                <w:delText>8.5799</w:delText>
              </w:r>
            </w:del>
          </w:p>
        </w:tc>
      </w:tr>
      <w:tr w:rsidR="004959E3" w14:paraId="420D3ED5" w14:textId="77777777">
        <w:trPr>
          <w:jc w:val="center"/>
          <w:del w:id="86" w:author="闫熹钊" w:date="2026-07-21T11:38:00Z"/>
        </w:trPr>
        <w:tc>
          <w:tcPr>
            <w:tcW w:w="753" w:type="dxa"/>
            <w:vAlign w:val="center"/>
          </w:tcPr>
          <w:p w14:paraId="3ABF2CDA" w14:textId="77777777" w:rsidR="004959E3" w:rsidRDefault="00000000">
            <w:pPr>
              <w:spacing w:line="360" w:lineRule="auto"/>
              <w:ind w:rightChars="-50" w:right="-105"/>
              <w:jc w:val="center"/>
              <w:rPr>
                <w:del w:id="87" w:author="闫熹钊" w:date="2026-07-21T11:38:00Z"/>
                <w:lang w:val="en-GB"/>
              </w:rPr>
            </w:pPr>
            <w:del w:id="88" w:author="闫熹钊" w:date="2026-07-21T11:38:00Z">
              <w:r>
                <w:rPr>
                  <w:lang w:val="en-GB"/>
                </w:rPr>
                <w:delText>3</w:delText>
              </w:r>
            </w:del>
          </w:p>
        </w:tc>
        <w:tc>
          <w:tcPr>
            <w:tcW w:w="4336" w:type="dxa"/>
          </w:tcPr>
          <w:p w14:paraId="33776AA4" w14:textId="77777777" w:rsidR="004959E3" w:rsidRDefault="00000000">
            <w:pPr>
              <w:tabs>
                <w:tab w:val="left" w:pos="0"/>
              </w:tabs>
              <w:spacing w:line="360" w:lineRule="auto"/>
              <w:ind w:rightChars="-50" w:right="-105"/>
              <w:jc w:val="left"/>
              <w:rPr>
                <w:del w:id="89" w:author="闫熹钊" w:date="2026-07-21T11:38:00Z"/>
                <w:lang w:val="en-GB"/>
              </w:rPr>
            </w:pPr>
            <w:del w:id="90" w:author="闫熹钊" w:date="2026-07-21T11:38:00Z">
              <w:r>
                <w:rPr>
                  <w:rFonts w:hint="eastAsia"/>
                </w:rPr>
                <w:delText>北京大有汇泽科技有限公司</w:delText>
              </w:r>
            </w:del>
          </w:p>
        </w:tc>
        <w:tc>
          <w:tcPr>
            <w:tcW w:w="1522" w:type="dxa"/>
          </w:tcPr>
          <w:p w14:paraId="696203BA" w14:textId="77777777" w:rsidR="004959E3" w:rsidRDefault="00000000">
            <w:pPr>
              <w:tabs>
                <w:tab w:val="left" w:pos="0"/>
              </w:tabs>
              <w:spacing w:line="360" w:lineRule="auto"/>
              <w:ind w:rightChars="-50" w:right="-105" w:firstLineChars="200" w:firstLine="420"/>
              <w:jc w:val="right"/>
              <w:rPr>
                <w:del w:id="91" w:author="闫熹钊" w:date="2026-07-21T11:38:00Z"/>
              </w:rPr>
            </w:pPr>
            <w:del w:id="92" w:author="闫熹钊" w:date="2026-07-21T11:38:00Z">
              <w:r>
                <w:rPr>
                  <w:rFonts w:hint="eastAsia"/>
                </w:rPr>
                <w:delText>150</w:delText>
              </w:r>
            </w:del>
          </w:p>
        </w:tc>
        <w:tc>
          <w:tcPr>
            <w:tcW w:w="1611" w:type="dxa"/>
          </w:tcPr>
          <w:p w14:paraId="3311E42B" w14:textId="77777777" w:rsidR="004959E3" w:rsidRDefault="00000000">
            <w:pPr>
              <w:tabs>
                <w:tab w:val="left" w:pos="0"/>
              </w:tabs>
              <w:spacing w:line="360" w:lineRule="auto"/>
              <w:ind w:rightChars="-50" w:right="-105" w:firstLineChars="200" w:firstLine="420"/>
              <w:jc w:val="right"/>
              <w:rPr>
                <w:del w:id="93" w:author="闫熹钊" w:date="2026-07-21T11:38:00Z"/>
              </w:rPr>
            </w:pPr>
            <w:del w:id="94" w:author="闫熹钊" w:date="2026-07-21T11:38:00Z">
              <w:r>
                <w:rPr>
                  <w:rFonts w:hint="eastAsia"/>
                </w:rPr>
                <w:delText>12.8698</w:delText>
              </w:r>
            </w:del>
          </w:p>
        </w:tc>
      </w:tr>
      <w:tr w:rsidR="004959E3" w14:paraId="1A1D449A" w14:textId="77777777">
        <w:trPr>
          <w:jc w:val="center"/>
          <w:del w:id="95" w:author="闫熹钊" w:date="2026-07-21T11:38:00Z"/>
        </w:trPr>
        <w:tc>
          <w:tcPr>
            <w:tcW w:w="753" w:type="dxa"/>
            <w:vAlign w:val="center"/>
          </w:tcPr>
          <w:p w14:paraId="768676D7" w14:textId="77777777" w:rsidR="004959E3" w:rsidRDefault="00000000">
            <w:pPr>
              <w:spacing w:line="360" w:lineRule="auto"/>
              <w:ind w:rightChars="-50" w:right="-105"/>
              <w:jc w:val="center"/>
              <w:rPr>
                <w:del w:id="96" w:author="闫熹钊" w:date="2026-07-21T11:38:00Z"/>
              </w:rPr>
            </w:pPr>
            <w:del w:id="97" w:author="闫熹钊" w:date="2026-07-21T11:38:00Z">
              <w:r>
                <w:rPr>
                  <w:rFonts w:hint="eastAsia"/>
                </w:rPr>
                <w:delText>4</w:delText>
              </w:r>
            </w:del>
          </w:p>
        </w:tc>
        <w:tc>
          <w:tcPr>
            <w:tcW w:w="4336" w:type="dxa"/>
          </w:tcPr>
          <w:p w14:paraId="33D0EFEF" w14:textId="77777777" w:rsidR="004959E3" w:rsidRDefault="00000000">
            <w:pPr>
              <w:tabs>
                <w:tab w:val="left" w:pos="0"/>
              </w:tabs>
              <w:spacing w:line="360" w:lineRule="auto"/>
              <w:ind w:rightChars="-50" w:right="-105"/>
              <w:jc w:val="left"/>
              <w:rPr>
                <w:del w:id="98" w:author="闫熹钊" w:date="2026-07-21T11:38:00Z"/>
                <w:lang w:val="en-GB"/>
              </w:rPr>
            </w:pPr>
            <w:del w:id="99" w:author="闫熹钊" w:date="2026-07-21T11:38:00Z">
              <w:r>
                <w:rPr>
                  <w:rFonts w:hint="eastAsia"/>
                </w:rPr>
                <w:delText>宁波骥志科技有限公司</w:delText>
              </w:r>
            </w:del>
          </w:p>
        </w:tc>
        <w:tc>
          <w:tcPr>
            <w:tcW w:w="1522" w:type="dxa"/>
          </w:tcPr>
          <w:p w14:paraId="5E514089" w14:textId="77777777" w:rsidR="004959E3" w:rsidRDefault="00000000">
            <w:pPr>
              <w:tabs>
                <w:tab w:val="left" w:pos="0"/>
              </w:tabs>
              <w:spacing w:line="360" w:lineRule="auto"/>
              <w:ind w:rightChars="-50" w:right="-105" w:firstLineChars="200" w:firstLine="420"/>
              <w:jc w:val="right"/>
              <w:rPr>
                <w:del w:id="100" w:author="闫熹钊" w:date="2026-07-21T11:38:00Z"/>
              </w:rPr>
            </w:pPr>
            <w:del w:id="101" w:author="闫熹钊" w:date="2026-07-21T11:38:00Z">
              <w:r>
                <w:rPr>
                  <w:rFonts w:hint="eastAsia"/>
                </w:rPr>
                <w:delText>100</w:delText>
              </w:r>
            </w:del>
          </w:p>
        </w:tc>
        <w:tc>
          <w:tcPr>
            <w:tcW w:w="1611" w:type="dxa"/>
          </w:tcPr>
          <w:p w14:paraId="797B76FC" w14:textId="77777777" w:rsidR="004959E3" w:rsidRDefault="00000000">
            <w:pPr>
              <w:tabs>
                <w:tab w:val="left" w:pos="0"/>
              </w:tabs>
              <w:spacing w:line="360" w:lineRule="auto"/>
              <w:ind w:rightChars="-50" w:right="-105" w:firstLineChars="200" w:firstLine="420"/>
              <w:jc w:val="right"/>
              <w:rPr>
                <w:del w:id="102" w:author="闫熹钊" w:date="2026-07-21T11:38:00Z"/>
              </w:rPr>
            </w:pPr>
            <w:del w:id="103" w:author="闫熹钊" w:date="2026-07-21T11:38:00Z">
              <w:r>
                <w:rPr>
                  <w:rFonts w:hint="eastAsia"/>
                </w:rPr>
                <w:delText>8.5799</w:delText>
              </w:r>
            </w:del>
          </w:p>
        </w:tc>
      </w:tr>
      <w:tr w:rsidR="004959E3" w14:paraId="76426FAD" w14:textId="77777777">
        <w:trPr>
          <w:jc w:val="center"/>
        </w:trPr>
        <w:tc>
          <w:tcPr>
            <w:tcW w:w="753" w:type="dxa"/>
            <w:vAlign w:val="center"/>
          </w:tcPr>
          <w:p w14:paraId="76DB330D" w14:textId="77777777" w:rsidR="004959E3" w:rsidRDefault="00000000">
            <w:pPr>
              <w:spacing w:line="360" w:lineRule="auto"/>
              <w:ind w:rightChars="-50" w:right="-105"/>
              <w:jc w:val="center"/>
            </w:pPr>
            <w:del w:id="104" w:author="闫熹钊" w:date="2026-07-21T11:38:00Z">
              <w:r>
                <w:delText>5</w:delText>
              </w:r>
            </w:del>
            <w:ins w:id="105" w:author="闫熹钊" w:date="2026-07-21T11:38:00Z">
              <w:r>
                <w:rPr>
                  <w:rFonts w:hint="eastAsia"/>
                </w:rPr>
                <w:t>3</w:t>
              </w:r>
            </w:ins>
          </w:p>
        </w:tc>
        <w:tc>
          <w:tcPr>
            <w:tcW w:w="4336" w:type="dxa"/>
          </w:tcPr>
          <w:p w14:paraId="3EC253AD" w14:textId="77777777" w:rsidR="004959E3" w:rsidRDefault="00000000">
            <w:pPr>
              <w:tabs>
                <w:tab w:val="left" w:pos="0"/>
              </w:tabs>
              <w:spacing w:line="360" w:lineRule="auto"/>
              <w:ind w:rightChars="-50" w:right="-105"/>
              <w:jc w:val="left"/>
              <w:rPr>
                <w:lang w:val="en-GB"/>
              </w:rPr>
            </w:pPr>
            <w:r>
              <w:rPr>
                <w:rFonts w:hint="eastAsia"/>
              </w:rPr>
              <w:t>蚌埠智微数感企业管理合伙企业（有限合伙）</w:t>
            </w:r>
          </w:p>
        </w:tc>
        <w:tc>
          <w:tcPr>
            <w:tcW w:w="1522" w:type="dxa"/>
          </w:tcPr>
          <w:p w14:paraId="0B28F266" w14:textId="77777777" w:rsidR="004959E3" w:rsidRDefault="00000000">
            <w:pPr>
              <w:tabs>
                <w:tab w:val="left" w:pos="0"/>
              </w:tabs>
              <w:spacing w:line="360" w:lineRule="auto"/>
              <w:ind w:rightChars="-50" w:right="-105" w:firstLineChars="200" w:firstLine="420"/>
              <w:jc w:val="right"/>
            </w:pPr>
            <w:r>
              <w:rPr>
                <w:rFonts w:hint="eastAsia"/>
              </w:rPr>
              <w:t>100</w:t>
            </w:r>
            <w:ins w:id="106" w:author="闫熹钊" w:date="2026-07-21T11:40:00Z">
              <w:r>
                <w:rPr>
                  <w:rFonts w:hint="eastAsia"/>
                </w:rPr>
                <w:t>.0000</w:t>
              </w:r>
            </w:ins>
          </w:p>
        </w:tc>
        <w:tc>
          <w:tcPr>
            <w:tcW w:w="1611" w:type="dxa"/>
          </w:tcPr>
          <w:p w14:paraId="54FCE8EA" w14:textId="77777777" w:rsidR="004959E3" w:rsidRDefault="00000000">
            <w:pPr>
              <w:tabs>
                <w:tab w:val="left" w:pos="0"/>
              </w:tabs>
              <w:spacing w:line="360" w:lineRule="auto"/>
              <w:ind w:rightChars="-50" w:right="-105" w:firstLineChars="200" w:firstLine="420"/>
              <w:jc w:val="right"/>
            </w:pPr>
            <w:ins w:id="107" w:author="闫熹钊" w:date="2026-07-21T11:40:00Z">
              <w:r>
                <w:rPr>
                  <w:rFonts w:hint="eastAsia"/>
                </w:rPr>
                <w:t>8.58%</w:t>
              </w:r>
            </w:ins>
            <w:del w:id="108" w:author="闫熹钊" w:date="2026-07-21T11:38:00Z">
              <w:r>
                <w:rPr>
                  <w:rFonts w:hint="eastAsia"/>
                </w:rPr>
                <w:delText>8.5799</w:delText>
              </w:r>
            </w:del>
          </w:p>
        </w:tc>
      </w:tr>
      <w:tr w:rsidR="004959E3" w14:paraId="51470451" w14:textId="77777777">
        <w:trPr>
          <w:jc w:val="center"/>
        </w:trPr>
        <w:tc>
          <w:tcPr>
            <w:tcW w:w="753" w:type="dxa"/>
            <w:vAlign w:val="center"/>
          </w:tcPr>
          <w:p w14:paraId="58C743DC" w14:textId="77777777" w:rsidR="004959E3" w:rsidRDefault="00000000">
            <w:pPr>
              <w:spacing w:line="360" w:lineRule="auto"/>
              <w:ind w:rightChars="-50" w:right="-105"/>
              <w:jc w:val="center"/>
            </w:pPr>
            <w:del w:id="109" w:author="闫熹钊" w:date="2026-07-21T11:38:00Z">
              <w:r>
                <w:delText>6</w:delText>
              </w:r>
            </w:del>
            <w:ins w:id="110" w:author="闫熹钊" w:date="2026-07-21T11:38:00Z">
              <w:r>
                <w:rPr>
                  <w:rFonts w:hint="eastAsia"/>
                </w:rPr>
                <w:t>4</w:t>
              </w:r>
            </w:ins>
          </w:p>
        </w:tc>
        <w:tc>
          <w:tcPr>
            <w:tcW w:w="4336" w:type="dxa"/>
          </w:tcPr>
          <w:p w14:paraId="4B97ABB8" w14:textId="77777777" w:rsidR="004959E3" w:rsidRDefault="00000000">
            <w:pPr>
              <w:tabs>
                <w:tab w:val="left" w:pos="0"/>
              </w:tabs>
              <w:spacing w:line="360" w:lineRule="auto"/>
              <w:ind w:rightChars="-50" w:right="-105"/>
            </w:pPr>
            <w:r>
              <w:rPr>
                <w:rFonts w:hint="eastAsia"/>
              </w:rPr>
              <w:t>SPV</w:t>
            </w:r>
          </w:p>
        </w:tc>
        <w:tc>
          <w:tcPr>
            <w:tcW w:w="1522" w:type="dxa"/>
            <w:vAlign w:val="center"/>
          </w:tcPr>
          <w:p w14:paraId="40591C46" w14:textId="77777777" w:rsidR="004959E3" w:rsidRDefault="00000000">
            <w:pPr>
              <w:widowControl/>
              <w:tabs>
                <w:tab w:val="left" w:pos="0"/>
              </w:tabs>
              <w:spacing w:line="360" w:lineRule="auto"/>
              <w:ind w:rightChars="-50" w:right="-105" w:firstLineChars="200" w:firstLine="420"/>
              <w:jc w:val="right"/>
              <w:rPr>
                <w:lang w:bidi="ar"/>
              </w:rPr>
            </w:pPr>
            <w:ins w:id="111" w:author="闫熹钊" w:date="2026-07-21T11:41:00Z">
              <w:r>
                <w:rPr>
                  <w:rFonts w:hint="eastAsia"/>
                  <w:lang w:bidi="ar"/>
                </w:rPr>
                <w:t>165.5172</w:t>
              </w:r>
            </w:ins>
            <w:del w:id="112" w:author="闫熹钊" w:date="2026-07-21T11:41:00Z">
              <w:r>
                <w:rPr>
                  <w:rFonts w:hint="eastAsia"/>
                  <w:lang w:bidi="ar"/>
                </w:rPr>
                <w:delText>165.5172</w:delText>
              </w:r>
            </w:del>
          </w:p>
        </w:tc>
        <w:tc>
          <w:tcPr>
            <w:tcW w:w="1611" w:type="dxa"/>
            <w:vAlign w:val="center"/>
          </w:tcPr>
          <w:p w14:paraId="1518C6F7" w14:textId="77777777" w:rsidR="004959E3" w:rsidRDefault="00000000">
            <w:pPr>
              <w:widowControl/>
              <w:tabs>
                <w:tab w:val="left" w:pos="0"/>
              </w:tabs>
              <w:spacing w:line="360" w:lineRule="auto"/>
              <w:ind w:rightChars="-50" w:right="-105" w:firstLineChars="200" w:firstLine="420"/>
              <w:jc w:val="right"/>
              <w:rPr>
                <w:lang w:bidi="ar"/>
              </w:rPr>
            </w:pPr>
            <w:ins w:id="113" w:author="闫熹钊" w:date="2026-07-21T11:40:00Z">
              <w:r>
                <w:rPr>
                  <w:rFonts w:hint="eastAsia"/>
                  <w:lang w:bidi="ar"/>
                </w:rPr>
                <w:t>14.20%</w:t>
              </w:r>
            </w:ins>
            <w:del w:id="114" w:author="闫熹钊" w:date="2026-07-21T11:38:00Z">
              <w:r>
                <w:rPr>
                  <w:rFonts w:hint="eastAsia"/>
                  <w:lang w:bidi="ar"/>
                </w:rPr>
                <w:delText>14.2012</w:delText>
              </w:r>
            </w:del>
          </w:p>
        </w:tc>
      </w:tr>
      <w:bookmarkEnd w:id="77"/>
      <w:tr w:rsidR="004959E3" w14:paraId="191644DC" w14:textId="77777777">
        <w:trPr>
          <w:jc w:val="center"/>
        </w:trPr>
        <w:tc>
          <w:tcPr>
            <w:tcW w:w="5089" w:type="dxa"/>
            <w:gridSpan w:val="2"/>
            <w:vAlign w:val="center"/>
          </w:tcPr>
          <w:p w14:paraId="6F67587E" w14:textId="77777777" w:rsidR="004959E3" w:rsidRDefault="00000000">
            <w:pPr>
              <w:tabs>
                <w:tab w:val="left" w:pos="0"/>
              </w:tabs>
              <w:spacing w:line="360" w:lineRule="auto"/>
              <w:ind w:rightChars="-50" w:right="-105"/>
              <w:jc w:val="center"/>
              <w:rPr>
                <w:lang w:val="en-GB"/>
              </w:rPr>
            </w:pPr>
            <w:r>
              <w:rPr>
                <w:rFonts w:hint="eastAsia"/>
                <w:lang w:val="en-GB"/>
              </w:rPr>
              <w:t>合</w:t>
            </w:r>
            <w:r>
              <w:rPr>
                <w:rFonts w:hint="eastAsia"/>
              </w:rPr>
              <w:t xml:space="preserve">  </w:t>
            </w:r>
            <w:r>
              <w:rPr>
                <w:rFonts w:hint="eastAsia"/>
                <w:lang w:val="en-GB"/>
              </w:rPr>
              <w:t>计</w:t>
            </w:r>
          </w:p>
        </w:tc>
        <w:tc>
          <w:tcPr>
            <w:tcW w:w="1522" w:type="dxa"/>
          </w:tcPr>
          <w:p w14:paraId="3D042734" w14:textId="77777777" w:rsidR="004959E3" w:rsidRDefault="00000000">
            <w:pPr>
              <w:tabs>
                <w:tab w:val="left" w:pos="0"/>
              </w:tabs>
              <w:spacing w:line="360" w:lineRule="auto"/>
              <w:ind w:rightChars="-50" w:right="-105" w:firstLineChars="200" w:firstLine="420"/>
              <w:jc w:val="right"/>
            </w:pPr>
            <w:r>
              <w:rPr>
                <w:rFonts w:hint="eastAsia"/>
              </w:rPr>
              <w:t>1165.5172</w:t>
            </w:r>
          </w:p>
        </w:tc>
        <w:tc>
          <w:tcPr>
            <w:tcW w:w="1611" w:type="dxa"/>
          </w:tcPr>
          <w:p w14:paraId="746BCD4E" w14:textId="77777777" w:rsidR="004959E3" w:rsidRDefault="00000000">
            <w:pPr>
              <w:tabs>
                <w:tab w:val="left" w:pos="0"/>
              </w:tabs>
              <w:spacing w:line="360" w:lineRule="auto"/>
              <w:ind w:rightChars="-50" w:right="-105" w:firstLineChars="200" w:firstLine="420"/>
              <w:jc w:val="right"/>
            </w:pPr>
            <w:del w:id="115" w:author="闫熹钊" w:date="2026-07-21T11:38:00Z">
              <w:r>
                <w:rPr>
                  <w:rFonts w:hint="eastAsia"/>
                </w:rPr>
                <w:delText>100.00</w:delText>
              </w:r>
            </w:del>
            <w:ins w:id="116" w:author="闫熹钊" w:date="2026-07-21T11:40:00Z">
              <w:r>
                <w:rPr>
                  <w:rFonts w:hint="eastAsia"/>
                </w:rPr>
                <w:t>100.00%</w:t>
              </w:r>
            </w:ins>
          </w:p>
        </w:tc>
      </w:tr>
    </w:tbl>
    <w:p w14:paraId="1ECB0825" w14:textId="77777777" w:rsidR="004959E3" w:rsidRDefault="00000000">
      <w:pPr>
        <w:tabs>
          <w:tab w:val="right" w:pos="8640"/>
        </w:tabs>
        <w:spacing w:before="120" w:after="120"/>
        <w:ind w:firstLineChars="200" w:firstLine="420"/>
        <w:rPr>
          <w:color w:val="000000"/>
        </w:rPr>
      </w:pPr>
      <w:r>
        <w:rPr>
          <w:color w:val="000000"/>
          <w:lang w:bidi="ar"/>
        </w:rPr>
        <w:t>上述股权结构均以尽调基准日状态为准；若至本协议签署之日，公司因前序融资完成交割致使股权结构发生变动的，各方同意据实对股权结构作出相应适配调整。</w:t>
      </w:r>
    </w:p>
    <w:p w14:paraId="3B52989F" w14:textId="77777777" w:rsidR="004959E3" w:rsidRDefault="00000000">
      <w:pPr>
        <w:pStyle w:val="afd"/>
        <w:numPr>
          <w:ilvl w:val="0"/>
          <w:numId w:val="3"/>
        </w:numPr>
        <w:tabs>
          <w:tab w:val="left" w:pos="851"/>
        </w:tabs>
        <w:spacing w:before="240" w:after="240" w:line="360" w:lineRule="auto"/>
        <w:ind w:firstLine="482"/>
        <w:outlineLvl w:val="0"/>
        <w:rPr>
          <w:b/>
          <w:color w:val="000000"/>
          <w:sz w:val="24"/>
          <w:szCs w:val="24"/>
        </w:rPr>
      </w:pPr>
      <w:bookmarkStart w:id="117" w:name="_Toc531343600"/>
      <w:r>
        <w:rPr>
          <w:b/>
          <w:color w:val="000000"/>
          <w:sz w:val="24"/>
          <w:szCs w:val="24"/>
        </w:rPr>
        <w:t>投资款的缴付</w:t>
      </w:r>
      <w:bookmarkEnd w:id="117"/>
    </w:p>
    <w:p w14:paraId="40967A21" w14:textId="77777777" w:rsidR="004959E3" w:rsidRDefault="00000000">
      <w:pPr>
        <w:pStyle w:val="afd"/>
        <w:numPr>
          <w:ilvl w:val="1"/>
          <w:numId w:val="3"/>
        </w:numPr>
        <w:spacing w:line="360" w:lineRule="auto"/>
        <w:ind w:firstLine="480"/>
        <w:rPr>
          <w:color w:val="000000"/>
          <w:sz w:val="24"/>
          <w:szCs w:val="24"/>
        </w:rPr>
      </w:pPr>
      <w:r>
        <w:rPr>
          <w:color w:val="000000"/>
          <w:sz w:val="24"/>
          <w:szCs w:val="24"/>
        </w:rPr>
        <w:t>投资方在本协议约定的先决条件成就确认后的</w:t>
      </w:r>
      <w:commentRangeStart w:id="118"/>
      <w:r>
        <w:rPr>
          <w:color w:val="000000"/>
          <w:sz w:val="24"/>
          <w:szCs w:val="24"/>
          <w:highlight w:val="yellow"/>
        </w:rPr>
        <w:t>【</w:t>
      </w:r>
      <w:r>
        <w:rPr>
          <w:rFonts w:hint="eastAsia"/>
          <w:color w:val="000000"/>
          <w:sz w:val="24"/>
          <w:szCs w:val="24"/>
          <w:highlight w:val="yellow"/>
        </w:rPr>
        <w:t>6</w:t>
      </w:r>
      <w:r>
        <w:rPr>
          <w:color w:val="000000"/>
          <w:sz w:val="24"/>
          <w:szCs w:val="24"/>
          <w:highlight w:val="yellow"/>
        </w:rPr>
        <w:t>0</w:t>
      </w:r>
      <w:r>
        <w:rPr>
          <w:color w:val="000000"/>
          <w:sz w:val="24"/>
          <w:szCs w:val="24"/>
          <w:highlight w:val="yellow"/>
        </w:rPr>
        <w:t>】</w:t>
      </w:r>
      <w:commentRangeEnd w:id="118"/>
      <w:r w:rsidR="005308BE">
        <w:rPr>
          <w:rStyle w:val="afb"/>
          <w:color w:val="000000"/>
          <w:sz w:val="24"/>
          <w:szCs w:val="24"/>
        </w:rPr>
        <w:commentReference w:id="118"/>
      </w:r>
      <w:r>
        <w:rPr>
          <w:color w:val="000000"/>
          <w:sz w:val="24"/>
          <w:szCs w:val="24"/>
        </w:rPr>
        <w:t>个工作日内，向项目公司的以下账户支付本次投资款项：</w:t>
      </w:r>
    </w:p>
    <w:p w14:paraId="7E7569BD" w14:textId="77777777" w:rsidR="004959E3" w:rsidRDefault="00000000">
      <w:pPr>
        <w:spacing w:line="360" w:lineRule="auto"/>
        <w:ind w:rightChars="-50" w:right="-105" w:firstLineChars="200" w:firstLine="480"/>
        <w:rPr>
          <w:rFonts w:cs="SimSun"/>
          <w:sz w:val="24"/>
          <w:szCs w:val="24"/>
        </w:rPr>
      </w:pPr>
      <w:r>
        <w:rPr>
          <w:rFonts w:cs="SimSun" w:hint="eastAsia"/>
          <w:sz w:val="24"/>
          <w:szCs w:val="24"/>
        </w:rPr>
        <w:t>户</w:t>
      </w:r>
      <w:r>
        <w:rPr>
          <w:rFonts w:cs="SimSun" w:hint="eastAsia"/>
          <w:sz w:val="24"/>
          <w:szCs w:val="24"/>
        </w:rPr>
        <w:t xml:space="preserve"> </w:t>
      </w:r>
      <w:r>
        <w:rPr>
          <w:rFonts w:cs="SimSun"/>
          <w:sz w:val="24"/>
          <w:szCs w:val="24"/>
        </w:rPr>
        <w:t xml:space="preserve">   </w:t>
      </w:r>
      <w:r>
        <w:rPr>
          <w:rFonts w:cs="SimSun" w:hint="eastAsia"/>
          <w:sz w:val="24"/>
          <w:szCs w:val="24"/>
        </w:rPr>
        <w:t>名：安徽中科微感科技有限公司</w:t>
      </w:r>
    </w:p>
    <w:p w14:paraId="4D33FA94" w14:textId="77777777" w:rsidR="004959E3" w:rsidRDefault="00000000">
      <w:pPr>
        <w:spacing w:line="360" w:lineRule="auto"/>
        <w:ind w:rightChars="-50" w:right="-105" w:firstLineChars="200" w:firstLine="480"/>
        <w:rPr>
          <w:rFonts w:cs="SimSun"/>
          <w:sz w:val="24"/>
          <w:szCs w:val="24"/>
        </w:rPr>
      </w:pPr>
      <w:r>
        <w:rPr>
          <w:rFonts w:cs="SimSun" w:hint="eastAsia"/>
          <w:sz w:val="24"/>
          <w:szCs w:val="24"/>
        </w:rPr>
        <w:t>开</w:t>
      </w:r>
      <w:r>
        <w:rPr>
          <w:rFonts w:cs="SimSun" w:hint="eastAsia"/>
          <w:sz w:val="24"/>
          <w:szCs w:val="24"/>
        </w:rPr>
        <w:t xml:space="preserve"> </w:t>
      </w:r>
      <w:r>
        <w:rPr>
          <w:rFonts w:cs="SimSun" w:hint="eastAsia"/>
          <w:sz w:val="24"/>
          <w:szCs w:val="24"/>
        </w:rPr>
        <w:t>户</w:t>
      </w:r>
      <w:r>
        <w:rPr>
          <w:rFonts w:cs="SimSun" w:hint="eastAsia"/>
          <w:sz w:val="24"/>
          <w:szCs w:val="24"/>
        </w:rPr>
        <w:t xml:space="preserve"> </w:t>
      </w:r>
      <w:r>
        <w:rPr>
          <w:rFonts w:cs="SimSun" w:hint="eastAsia"/>
          <w:sz w:val="24"/>
          <w:szCs w:val="24"/>
        </w:rPr>
        <w:t>行：徽商银行蚌埠经济开发区支行</w:t>
      </w:r>
    </w:p>
    <w:p w14:paraId="437A7DB1" w14:textId="77777777" w:rsidR="004959E3" w:rsidRDefault="00000000">
      <w:pPr>
        <w:spacing w:line="360" w:lineRule="auto"/>
        <w:ind w:rightChars="-50" w:right="-105" w:firstLineChars="200" w:firstLine="480"/>
        <w:rPr>
          <w:rFonts w:cs="SimSun"/>
          <w:sz w:val="24"/>
          <w:szCs w:val="24"/>
        </w:rPr>
      </w:pPr>
      <w:r>
        <w:rPr>
          <w:rFonts w:cs="SimSun" w:hint="eastAsia"/>
          <w:sz w:val="24"/>
          <w:szCs w:val="24"/>
        </w:rPr>
        <w:t>银行账号：</w:t>
      </w:r>
      <w:r>
        <w:rPr>
          <w:rFonts w:cs="SimSun" w:hint="eastAsia"/>
          <w:sz w:val="24"/>
          <w:szCs w:val="24"/>
        </w:rPr>
        <w:t>264663105480000001</w:t>
      </w:r>
    </w:p>
    <w:p w14:paraId="16D3C843" w14:textId="77777777" w:rsidR="004959E3" w:rsidRDefault="00000000">
      <w:pPr>
        <w:pStyle w:val="afd"/>
        <w:numPr>
          <w:ilvl w:val="1"/>
          <w:numId w:val="3"/>
        </w:numPr>
        <w:spacing w:line="360" w:lineRule="auto"/>
        <w:ind w:firstLine="480"/>
        <w:rPr>
          <w:color w:val="000000"/>
          <w:sz w:val="24"/>
          <w:szCs w:val="24"/>
        </w:rPr>
      </w:pPr>
      <w:r>
        <w:rPr>
          <w:color w:val="000000"/>
          <w:sz w:val="24"/>
          <w:szCs w:val="24"/>
        </w:rPr>
        <w:t>投资方按本协议第</w:t>
      </w:r>
      <w:r>
        <w:rPr>
          <w:color w:val="000000"/>
          <w:sz w:val="24"/>
          <w:szCs w:val="24"/>
        </w:rPr>
        <w:t>4.1</w:t>
      </w:r>
      <w:r>
        <w:rPr>
          <w:color w:val="000000"/>
          <w:sz w:val="24"/>
          <w:szCs w:val="24"/>
        </w:rPr>
        <w:t>条约定支付完毕全部投资价款后，投资方在本协议项下的出资义务即告履行完毕。</w:t>
      </w:r>
    </w:p>
    <w:p w14:paraId="4014CBAF" w14:textId="77777777" w:rsidR="004959E3" w:rsidRDefault="00000000">
      <w:pPr>
        <w:pStyle w:val="afd"/>
        <w:numPr>
          <w:ilvl w:val="1"/>
          <w:numId w:val="3"/>
        </w:numPr>
        <w:spacing w:line="360" w:lineRule="auto"/>
        <w:ind w:firstLine="480"/>
        <w:rPr>
          <w:color w:val="000000"/>
          <w:sz w:val="24"/>
          <w:szCs w:val="24"/>
        </w:rPr>
      </w:pPr>
      <w:r>
        <w:rPr>
          <w:color w:val="000000"/>
          <w:sz w:val="24"/>
          <w:szCs w:val="24"/>
        </w:rPr>
        <w:t>投资方按照</w:t>
      </w:r>
      <w:r>
        <w:rPr>
          <w:color w:val="000000"/>
          <w:sz w:val="24"/>
          <w:szCs w:val="24"/>
        </w:rPr>
        <w:t>4.1</w:t>
      </w:r>
      <w:r>
        <w:rPr>
          <w:color w:val="000000"/>
          <w:sz w:val="24"/>
          <w:szCs w:val="24"/>
        </w:rPr>
        <w:t>条缴付出资后即成为公司股东，依照法律、本协议和公司章程的规定享有所有股东权利并承担相应股东义务，公司的资本公积金、盈余公积金和未分配利润等全部股东权益由增资后的全体股东享有。</w:t>
      </w:r>
      <w:r>
        <w:rPr>
          <w:color w:val="000000"/>
          <w:sz w:val="24"/>
          <w:szCs w:val="24"/>
        </w:rPr>
        <w:t xml:space="preserve"> </w:t>
      </w:r>
    </w:p>
    <w:p w14:paraId="51E2CCB7" w14:textId="77777777" w:rsidR="004959E3" w:rsidRDefault="00000000">
      <w:pPr>
        <w:pStyle w:val="afd"/>
        <w:numPr>
          <w:ilvl w:val="0"/>
          <w:numId w:val="3"/>
        </w:numPr>
        <w:tabs>
          <w:tab w:val="left" w:pos="851"/>
        </w:tabs>
        <w:spacing w:before="240" w:after="240" w:line="360" w:lineRule="auto"/>
        <w:ind w:firstLine="482"/>
        <w:outlineLvl w:val="0"/>
        <w:rPr>
          <w:b/>
          <w:color w:val="000000"/>
          <w:sz w:val="24"/>
          <w:szCs w:val="24"/>
        </w:rPr>
      </w:pPr>
      <w:bookmarkStart w:id="119" w:name="_Toc531343601"/>
      <w:r>
        <w:rPr>
          <w:b/>
          <w:color w:val="000000"/>
          <w:sz w:val="24"/>
          <w:szCs w:val="24"/>
        </w:rPr>
        <w:t>验资及工商变更登记</w:t>
      </w:r>
      <w:bookmarkEnd w:id="119"/>
    </w:p>
    <w:p w14:paraId="28E30963" w14:textId="77777777" w:rsidR="004959E3" w:rsidRDefault="00000000">
      <w:pPr>
        <w:pStyle w:val="afd"/>
        <w:numPr>
          <w:ilvl w:val="1"/>
          <w:numId w:val="3"/>
        </w:numPr>
        <w:spacing w:line="360" w:lineRule="auto"/>
        <w:ind w:firstLine="480"/>
        <w:rPr>
          <w:color w:val="000000"/>
          <w:sz w:val="24"/>
          <w:szCs w:val="24"/>
        </w:rPr>
      </w:pPr>
      <w:r>
        <w:rPr>
          <w:color w:val="000000"/>
          <w:sz w:val="24"/>
          <w:szCs w:val="24"/>
        </w:rPr>
        <w:t>项目公司在收到投资方支付的投资款项后</w:t>
      </w:r>
      <w:r>
        <w:rPr>
          <w:color w:val="000000"/>
          <w:sz w:val="24"/>
          <w:szCs w:val="24"/>
        </w:rPr>
        <w:t>10</w:t>
      </w:r>
      <w:r>
        <w:rPr>
          <w:color w:val="000000"/>
          <w:sz w:val="24"/>
          <w:szCs w:val="24"/>
        </w:rPr>
        <w:t>个工作日内向投资方提供股东出资证明。</w:t>
      </w:r>
    </w:p>
    <w:p w14:paraId="0AF1D4FE" w14:textId="77777777" w:rsidR="004959E3" w:rsidRDefault="00000000">
      <w:pPr>
        <w:pStyle w:val="afd"/>
        <w:numPr>
          <w:ilvl w:val="1"/>
          <w:numId w:val="3"/>
        </w:numPr>
        <w:spacing w:line="360" w:lineRule="auto"/>
        <w:ind w:firstLine="480"/>
        <w:rPr>
          <w:color w:val="000000"/>
          <w:sz w:val="24"/>
          <w:szCs w:val="24"/>
        </w:rPr>
      </w:pPr>
      <w:r>
        <w:rPr>
          <w:color w:val="000000"/>
          <w:sz w:val="24"/>
          <w:szCs w:val="24"/>
        </w:rPr>
        <w:t>项目公司在收到投资款后</w:t>
      </w:r>
      <w:r>
        <w:rPr>
          <w:color w:val="000000"/>
          <w:sz w:val="24"/>
          <w:szCs w:val="24"/>
        </w:rPr>
        <w:t>90</w:t>
      </w:r>
      <w:r>
        <w:rPr>
          <w:color w:val="000000"/>
          <w:sz w:val="24"/>
          <w:szCs w:val="24"/>
        </w:rPr>
        <w:t>日内，应完成本次增资相关的工商变更登记手续，包括但不限于办理注册资本变更、股东变更登记、按本协议约定进行修改后的公司章程或章程修正案登记、按本协议约定选举的董事、监事变更登记或备</w:t>
      </w:r>
      <w:r>
        <w:rPr>
          <w:color w:val="000000"/>
          <w:sz w:val="24"/>
          <w:szCs w:val="24"/>
        </w:rPr>
        <w:lastRenderedPageBreak/>
        <w:t>案等。因客观原因逾期未完成前述工商变更登记手续的，经甲方同意可以豁免违约责任并延长工商变更办理期限。</w:t>
      </w:r>
    </w:p>
    <w:p w14:paraId="7A0807EC" w14:textId="77777777" w:rsidR="004959E3" w:rsidRDefault="00000000">
      <w:pPr>
        <w:pStyle w:val="afd"/>
        <w:numPr>
          <w:ilvl w:val="1"/>
          <w:numId w:val="3"/>
        </w:numPr>
        <w:spacing w:line="360" w:lineRule="auto"/>
        <w:ind w:firstLine="480"/>
        <w:rPr>
          <w:color w:val="000000"/>
          <w:sz w:val="24"/>
          <w:szCs w:val="24"/>
        </w:rPr>
      </w:pPr>
      <w:r>
        <w:rPr>
          <w:color w:val="000000"/>
          <w:sz w:val="24"/>
          <w:szCs w:val="24"/>
        </w:rPr>
        <w:t>为本次增资办理相关工商变更登记所需的费用（若有）由项目公司承担。</w:t>
      </w:r>
    </w:p>
    <w:p w14:paraId="0F7EB387" w14:textId="77777777" w:rsidR="004959E3" w:rsidRDefault="00000000">
      <w:pPr>
        <w:pStyle w:val="afd"/>
        <w:numPr>
          <w:ilvl w:val="0"/>
          <w:numId w:val="3"/>
        </w:numPr>
        <w:tabs>
          <w:tab w:val="left" w:pos="851"/>
        </w:tabs>
        <w:spacing w:before="240" w:after="240" w:line="360" w:lineRule="auto"/>
        <w:ind w:firstLine="482"/>
        <w:outlineLvl w:val="0"/>
        <w:rPr>
          <w:b/>
          <w:color w:val="000000"/>
          <w:sz w:val="24"/>
          <w:szCs w:val="24"/>
        </w:rPr>
      </w:pPr>
      <w:bookmarkStart w:id="120" w:name="_Toc531343602"/>
      <w:r>
        <w:rPr>
          <w:b/>
          <w:color w:val="000000"/>
          <w:sz w:val="24"/>
          <w:szCs w:val="24"/>
        </w:rPr>
        <w:t>投资款的监管与运用</w:t>
      </w:r>
      <w:bookmarkEnd w:id="120"/>
    </w:p>
    <w:p w14:paraId="64E307E7" w14:textId="77777777" w:rsidR="004959E3" w:rsidRDefault="00000000">
      <w:pPr>
        <w:pStyle w:val="afd"/>
        <w:spacing w:line="360" w:lineRule="auto"/>
        <w:ind w:firstLine="480"/>
        <w:rPr>
          <w:color w:val="000000"/>
          <w:sz w:val="24"/>
          <w:szCs w:val="24"/>
        </w:rPr>
      </w:pPr>
      <w:bookmarkStart w:id="121" w:name="_Toc531343603"/>
      <w:r>
        <w:rPr>
          <w:rFonts w:hint="eastAsia"/>
          <w:color w:val="000000"/>
          <w:sz w:val="24"/>
          <w:szCs w:val="24"/>
        </w:rPr>
        <w:t xml:space="preserve">6.1 </w:t>
      </w:r>
      <w:r>
        <w:rPr>
          <w:color w:val="000000"/>
          <w:sz w:val="24"/>
          <w:szCs w:val="24"/>
        </w:rPr>
        <w:t>各方同意，投资方的全部出资</w:t>
      </w:r>
      <w:r>
        <w:rPr>
          <w:rFonts w:hint="eastAsia"/>
          <w:color w:val="000000"/>
          <w:sz w:val="24"/>
          <w:szCs w:val="24"/>
        </w:rPr>
        <w:t>主要</w:t>
      </w:r>
      <w:r>
        <w:rPr>
          <w:color w:val="000000"/>
          <w:sz w:val="24"/>
          <w:szCs w:val="24"/>
        </w:rPr>
        <w:t>用于</w:t>
      </w:r>
      <w:r>
        <w:rPr>
          <w:rFonts w:hint="eastAsia"/>
          <w:color w:val="000000"/>
          <w:sz w:val="24"/>
          <w:szCs w:val="24"/>
        </w:rPr>
        <w:t>项目公司的研发生产</w:t>
      </w:r>
      <w:r>
        <w:rPr>
          <w:rFonts w:hint="eastAsia"/>
          <w:color w:val="000000"/>
        </w:rPr>
        <w:t>。</w:t>
      </w:r>
      <w:r>
        <w:rPr>
          <w:color w:val="000000"/>
          <w:sz w:val="24"/>
          <w:szCs w:val="24"/>
        </w:rPr>
        <w:t>不得用于偿还股东债务等其他用途；不得用于非经营性支出或者与公司主营业务不相关的支出；不得用于委托理财、委托贷款和期货交易等；不得用于除投资方外其他股东的减资。</w:t>
      </w:r>
    </w:p>
    <w:p w14:paraId="65B118F4" w14:textId="77777777" w:rsidR="004959E3" w:rsidRDefault="00000000">
      <w:pPr>
        <w:pStyle w:val="afd"/>
        <w:spacing w:line="360" w:lineRule="auto"/>
        <w:ind w:firstLine="480"/>
        <w:rPr>
          <w:color w:val="000000"/>
          <w:sz w:val="24"/>
          <w:szCs w:val="24"/>
        </w:rPr>
      </w:pPr>
      <w:r>
        <w:rPr>
          <w:rFonts w:hint="eastAsia"/>
          <w:color w:val="000000"/>
          <w:sz w:val="24"/>
          <w:szCs w:val="24"/>
        </w:rPr>
        <w:t xml:space="preserve">6.2 </w:t>
      </w:r>
      <w:r>
        <w:rPr>
          <w:color w:val="000000"/>
          <w:sz w:val="24"/>
          <w:szCs w:val="24"/>
        </w:rPr>
        <w:t>投资方对于投资款的使用情况，具有充分的知情权，有权随时查询投资款使用情况。</w:t>
      </w:r>
    </w:p>
    <w:bookmarkEnd w:id="121"/>
    <w:p w14:paraId="6DA89D5A" w14:textId="77777777" w:rsidR="004959E3" w:rsidRDefault="00000000">
      <w:pPr>
        <w:pStyle w:val="afd"/>
        <w:numPr>
          <w:ilvl w:val="0"/>
          <w:numId w:val="3"/>
        </w:numPr>
        <w:tabs>
          <w:tab w:val="left" w:pos="851"/>
        </w:tabs>
        <w:spacing w:before="240" w:after="240" w:line="360" w:lineRule="auto"/>
        <w:ind w:firstLine="482"/>
        <w:outlineLvl w:val="0"/>
        <w:rPr>
          <w:b/>
          <w:color w:val="000000"/>
          <w:sz w:val="24"/>
          <w:szCs w:val="24"/>
        </w:rPr>
      </w:pPr>
      <w:r>
        <w:rPr>
          <w:b/>
          <w:color w:val="000000"/>
          <w:sz w:val="24"/>
          <w:szCs w:val="24"/>
        </w:rPr>
        <w:t>关联交易</w:t>
      </w:r>
    </w:p>
    <w:p w14:paraId="602D4285" w14:textId="77777777" w:rsidR="004959E3" w:rsidRDefault="00000000">
      <w:pPr>
        <w:pStyle w:val="afd"/>
        <w:numPr>
          <w:ilvl w:val="1"/>
          <w:numId w:val="4"/>
        </w:numPr>
        <w:spacing w:line="360" w:lineRule="auto"/>
        <w:ind w:firstLine="480"/>
        <w:rPr>
          <w:color w:val="000000"/>
          <w:sz w:val="24"/>
          <w:szCs w:val="24"/>
        </w:rPr>
      </w:pPr>
      <w:bookmarkStart w:id="122" w:name="_Hlk52195165"/>
      <w:r>
        <w:rPr>
          <w:color w:val="000000"/>
          <w:sz w:val="24"/>
          <w:szCs w:val="24"/>
        </w:rPr>
        <w:t>项目公司及</w:t>
      </w:r>
      <w:r>
        <w:rPr>
          <w:rFonts w:hint="eastAsia"/>
          <w:color w:val="000000"/>
          <w:sz w:val="24"/>
          <w:szCs w:val="24"/>
        </w:rPr>
        <w:t>丙方</w:t>
      </w:r>
      <w:r>
        <w:rPr>
          <w:color w:val="000000"/>
          <w:sz w:val="24"/>
          <w:szCs w:val="24"/>
        </w:rPr>
        <w:t>承诺</w:t>
      </w:r>
      <w:bookmarkEnd w:id="122"/>
      <w:r>
        <w:rPr>
          <w:color w:val="000000"/>
          <w:sz w:val="24"/>
          <w:szCs w:val="24"/>
        </w:rPr>
        <w:t>，本协议签署后，项目公司应</w:t>
      </w:r>
      <w:bookmarkStart w:id="123" w:name="_Hlk54708657"/>
      <w:r>
        <w:rPr>
          <w:color w:val="000000"/>
          <w:sz w:val="24"/>
          <w:szCs w:val="24"/>
        </w:rPr>
        <w:t>建立关联交易相关制度，</w:t>
      </w:r>
      <w:bookmarkEnd w:id="123"/>
      <w:r>
        <w:rPr>
          <w:color w:val="000000"/>
          <w:sz w:val="24"/>
          <w:szCs w:val="24"/>
        </w:rPr>
        <w:t>对确需发生的关联交易应依据市场价格，按照公平、公允的原则签署相关协议，以明确权利义务，并按照公司章程和相关制度规定履行内部决策程序。</w:t>
      </w:r>
    </w:p>
    <w:p w14:paraId="4C9A79AC" w14:textId="77777777" w:rsidR="004959E3" w:rsidRDefault="00000000">
      <w:pPr>
        <w:pStyle w:val="afd"/>
        <w:numPr>
          <w:ilvl w:val="1"/>
          <w:numId w:val="4"/>
        </w:numPr>
        <w:spacing w:line="360" w:lineRule="auto"/>
        <w:ind w:firstLine="480"/>
        <w:rPr>
          <w:color w:val="000000"/>
          <w:sz w:val="24"/>
          <w:szCs w:val="24"/>
        </w:rPr>
      </w:pPr>
      <w:r>
        <w:rPr>
          <w:color w:val="000000"/>
          <w:sz w:val="24"/>
          <w:szCs w:val="24"/>
        </w:rPr>
        <w:t>标的公司及</w:t>
      </w:r>
      <w:r>
        <w:rPr>
          <w:rFonts w:hint="eastAsia"/>
          <w:color w:val="000000"/>
          <w:sz w:val="24"/>
          <w:szCs w:val="24"/>
        </w:rPr>
        <w:t>丙方</w:t>
      </w:r>
      <w:r>
        <w:rPr>
          <w:color w:val="000000"/>
          <w:sz w:val="24"/>
          <w:szCs w:val="24"/>
        </w:rPr>
        <w:t>承诺，</w:t>
      </w:r>
      <w:r>
        <w:rPr>
          <w:rFonts w:hint="eastAsia"/>
          <w:color w:val="000000"/>
          <w:sz w:val="24"/>
          <w:szCs w:val="24"/>
        </w:rPr>
        <w:t>丙方</w:t>
      </w:r>
      <w:r>
        <w:rPr>
          <w:color w:val="000000"/>
          <w:sz w:val="24"/>
          <w:szCs w:val="24"/>
        </w:rPr>
        <w:t>不无偿占有、使用公司的资金、资产及资源。</w:t>
      </w:r>
      <w:r>
        <w:rPr>
          <w:rFonts w:hint="eastAsia"/>
          <w:color w:val="000000"/>
          <w:sz w:val="24"/>
          <w:szCs w:val="24"/>
        </w:rPr>
        <w:t>丙方</w:t>
      </w:r>
      <w:r>
        <w:rPr>
          <w:color w:val="000000"/>
          <w:sz w:val="24"/>
          <w:szCs w:val="24"/>
        </w:rPr>
        <w:t>占有、使用公司财产的，由其按市场公允价格（自实际占有、使用公司财产之日起至停止占有、使用之日止）支付使用对价给标的公司。</w:t>
      </w:r>
    </w:p>
    <w:p w14:paraId="79B9514B" w14:textId="77777777" w:rsidR="004959E3" w:rsidRDefault="00000000">
      <w:pPr>
        <w:pStyle w:val="afd"/>
        <w:numPr>
          <w:ilvl w:val="1"/>
          <w:numId w:val="4"/>
        </w:numPr>
        <w:spacing w:line="360" w:lineRule="auto"/>
        <w:ind w:firstLine="480"/>
        <w:rPr>
          <w:color w:val="000000"/>
          <w:sz w:val="24"/>
          <w:szCs w:val="24"/>
        </w:rPr>
      </w:pPr>
      <w:r>
        <w:rPr>
          <w:color w:val="000000"/>
          <w:sz w:val="24"/>
          <w:szCs w:val="24"/>
        </w:rPr>
        <w:t>项目公司及</w:t>
      </w:r>
      <w:r>
        <w:rPr>
          <w:rFonts w:hint="eastAsia"/>
          <w:color w:val="000000"/>
          <w:sz w:val="24"/>
          <w:szCs w:val="24"/>
        </w:rPr>
        <w:t>丙方</w:t>
      </w:r>
      <w:r>
        <w:rPr>
          <w:color w:val="000000"/>
          <w:sz w:val="24"/>
          <w:szCs w:val="24"/>
        </w:rPr>
        <w:t>将尽审慎之责，及时制止项目公司股东、董事、监事及高级管理人员违反相关法律法规及公司章程的关联交易行为，并将上述情形及时通知投资方。</w:t>
      </w:r>
    </w:p>
    <w:p w14:paraId="56751288" w14:textId="77777777" w:rsidR="004959E3" w:rsidRDefault="00000000">
      <w:pPr>
        <w:pStyle w:val="afd"/>
        <w:numPr>
          <w:ilvl w:val="1"/>
          <w:numId w:val="4"/>
        </w:numPr>
        <w:spacing w:line="360" w:lineRule="auto"/>
        <w:ind w:firstLine="480"/>
        <w:rPr>
          <w:color w:val="000000"/>
          <w:sz w:val="24"/>
          <w:szCs w:val="24"/>
        </w:rPr>
      </w:pPr>
      <w:bookmarkStart w:id="124" w:name="OLE_LINK2"/>
      <w:r>
        <w:rPr>
          <w:color w:val="000000"/>
          <w:sz w:val="24"/>
          <w:szCs w:val="24"/>
        </w:rPr>
        <w:t>项目公司及</w:t>
      </w:r>
      <w:r>
        <w:rPr>
          <w:rFonts w:hint="eastAsia"/>
          <w:color w:val="000000"/>
          <w:sz w:val="24"/>
          <w:szCs w:val="24"/>
        </w:rPr>
        <w:t>丙方</w:t>
      </w:r>
      <w:r>
        <w:rPr>
          <w:color w:val="000000"/>
          <w:sz w:val="24"/>
          <w:szCs w:val="24"/>
        </w:rPr>
        <w:t>承诺，涉及关联交易的表决须严格按照相关法律法规及公司章程关于关联股东和关联董事回避制度相关规定执行。</w:t>
      </w:r>
      <w:commentRangeStart w:id="125"/>
      <w:commentRangeEnd w:id="125"/>
      <w:r>
        <w:rPr>
          <w:rStyle w:val="afb"/>
          <w:color w:val="000000"/>
          <w:sz w:val="24"/>
          <w:szCs w:val="24"/>
        </w:rPr>
        <w:commentReference w:id="125"/>
      </w:r>
    </w:p>
    <w:bookmarkEnd w:id="124"/>
    <w:p w14:paraId="2C60BFCD" w14:textId="77777777" w:rsidR="004959E3" w:rsidRDefault="00000000">
      <w:pPr>
        <w:pStyle w:val="afd"/>
        <w:numPr>
          <w:ilvl w:val="0"/>
          <w:numId w:val="3"/>
        </w:numPr>
        <w:tabs>
          <w:tab w:val="left" w:pos="851"/>
        </w:tabs>
        <w:spacing w:before="240" w:after="240" w:line="360" w:lineRule="auto"/>
        <w:ind w:firstLine="482"/>
        <w:outlineLvl w:val="0"/>
        <w:rPr>
          <w:b/>
          <w:color w:val="000000"/>
          <w:sz w:val="24"/>
          <w:szCs w:val="24"/>
        </w:rPr>
      </w:pPr>
      <w:r>
        <w:rPr>
          <w:b/>
          <w:color w:val="000000"/>
          <w:sz w:val="24"/>
          <w:szCs w:val="24"/>
        </w:rPr>
        <w:t>竞业限制</w:t>
      </w:r>
    </w:p>
    <w:p w14:paraId="38664320" w14:textId="77777777" w:rsidR="004959E3" w:rsidRDefault="00000000">
      <w:pPr>
        <w:pStyle w:val="afd"/>
        <w:numPr>
          <w:ilvl w:val="1"/>
          <w:numId w:val="4"/>
        </w:numPr>
        <w:spacing w:line="360" w:lineRule="auto"/>
        <w:ind w:firstLine="480"/>
        <w:rPr>
          <w:color w:val="000000"/>
          <w:sz w:val="24"/>
          <w:szCs w:val="24"/>
        </w:rPr>
      </w:pPr>
      <w:r>
        <w:rPr>
          <w:rFonts w:hint="eastAsia"/>
          <w:color w:val="000000"/>
          <w:sz w:val="24"/>
          <w:szCs w:val="24"/>
        </w:rPr>
        <w:t>实控人在</w:t>
      </w:r>
      <w:bookmarkStart w:id="126" w:name="_Hlk52195247"/>
      <w:r>
        <w:rPr>
          <w:rFonts w:hint="eastAsia"/>
          <w:color w:val="000000"/>
          <w:sz w:val="24"/>
          <w:szCs w:val="24"/>
        </w:rPr>
        <w:t>投资方持有项目公司股权期间</w:t>
      </w:r>
      <w:bookmarkEnd w:id="126"/>
      <w:r>
        <w:rPr>
          <w:rFonts w:hint="eastAsia"/>
          <w:color w:val="000000"/>
          <w:sz w:val="24"/>
          <w:szCs w:val="24"/>
        </w:rPr>
        <w:t>，不得参与或涉及以下事宜：</w:t>
      </w:r>
    </w:p>
    <w:p w14:paraId="7DDD51FB" w14:textId="77777777" w:rsidR="004959E3" w:rsidRDefault="00000000">
      <w:pPr>
        <w:pStyle w:val="afd"/>
        <w:numPr>
          <w:ilvl w:val="0"/>
          <w:numId w:val="5"/>
        </w:numPr>
        <w:tabs>
          <w:tab w:val="left" w:pos="1134"/>
        </w:tabs>
        <w:spacing w:line="360" w:lineRule="auto"/>
        <w:ind w:rightChars="-50" w:right="-105" w:firstLineChars="0"/>
        <w:rPr>
          <w:color w:val="000000"/>
          <w:sz w:val="24"/>
          <w:szCs w:val="24"/>
        </w:rPr>
      </w:pPr>
      <w:r>
        <w:rPr>
          <w:rFonts w:hint="eastAsia"/>
          <w:color w:val="000000"/>
          <w:sz w:val="24"/>
          <w:szCs w:val="24"/>
        </w:rPr>
        <w:t>新设、收购、参股与项目公司具有竞争关系的企业。</w:t>
      </w:r>
    </w:p>
    <w:p w14:paraId="51643A57" w14:textId="77777777" w:rsidR="004959E3" w:rsidRDefault="00000000">
      <w:pPr>
        <w:pStyle w:val="afd"/>
        <w:tabs>
          <w:tab w:val="left" w:pos="1134"/>
        </w:tabs>
        <w:spacing w:line="360" w:lineRule="auto"/>
        <w:ind w:rightChars="-50" w:right="-105" w:firstLine="480"/>
        <w:rPr>
          <w:color w:val="000000"/>
          <w:sz w:val="24"/>
          <w:szCs w:val="24"/>
        </w:rPr>
      </w:pPr>
      <w:r>
        <w:rPr>
          <w:rFonts w:hint="eastAsia"/>
          <w:color w:val="000000"/>
          <w:sz w:val="24"/>
          <w:szCs w:val="24"/>
        </w:rPr>
        <w:t>（</w:t>
      </w:r>
      <w:r>
        <w:rPr>
          <w:color w:val="000000"/>
          <w:sz w:val="24"/>
          <w:szCs w:val="24"/>
        </w:rPr>
        <w:t>2</w:t>
      </w:r>
      <w:r>
        <w:rPr>
          <w:rFonts w:hint="eastAsia"/>
          <w:color w:val="000000"/>
          <w:sz w:val="24"/>
          <w:szCs w:val="24"/>
        </w:rPr>
        <w:t>）委托、受托经营与项目公司有竞争关系的企业。</w:t>
      </w:r>
    </w:p>
    <w:p w14:paraId="7E860B0C" w14:textId="77777777" w:rsidR="004959E3" w:rsidRDefault="00000000">
      <w:pPr>
        <w:pStyle w:val="afd"/>
        <w:numPr>
          <w:ilvl w:val="1"/>
          <w:numId w:val="4"/>
        </w:numPr>
        <w:spacing w:line="360" w:lineRule="auto"/>
        <w:ind w:firstLine="480"/>
        <w:rPr>
          <w:i/>
          <w:color w:val="000000"/>
          <w:sz w:val="24"/>
          <w:szCs w:val="24"/>
        </w:rPr>
      </w:pPr>
      <w:bookmarkStart w:id="127" w:name="_Hlk52195313"/>
      <w:r>
        <w:rPr>
          <w:color w:val="000000"/>
          <w:sz w:val="24"/>
          <w:szCs w:val="24"/>
        </w:rPr>
        <w:lastRenderedPageBreak/>
        <w:t>项目公司应在本协议签订之日后半年内与附件列示的高级管理人员和核心业务人员签订合法有效的《保密与竞业禁止协议》。该协议条款至少包括以下内容：在任职期间内不得在其他营利性组织中兼职；在任职期间内不得以任何形式从事或帮助他人从事与项目公司存在竞争关系的经营活动；在从项目公司离职后</w:t>
      </w:r>
      <w:r>
        <w:rPr>
          <w:color w:val="000000"/>
          <w:sz w:val="24"/>
          <w:szCs w:val="24"/>
        </w:rPr>
        <w:t>2</w:t>
      </w:r>
      <w:r>
        <w:rPr>
          <w:color w:val="000000"/>
          <w:sz w:val="24"/>
          <w:szCs w:val="24"/>
        </w:rPr>
        <w:t>年内或更长期限内不得在与项目公司有竞争关系的企业中任职；竞业禁止补偿条款</w:t>
      </w:r>
      <w:bookmarkEnd w:id="127"/>
      <w:r>
        <w:rPr>
          <w:color w:val="000000"/>
          <w:sz w:val="24"/>
          <w:szCs w:val="24"/>
        </w:rPr>
        <w:t>。</w:t>
      </w:r>
    </w:p>
    <w:p w14:paraId="37AA20DC" w14:textId="77777777" w:rsidR="004959E3" w:rsidRDefault="00000000">
      <w:pPr>
        <w:pStyle w:val="afd"/>
        <w:numPr>
          <w:ilvl w:val="1"/>
          <w:numId w:val="4"/>
        </w:numPr>
        <w:spacing w:line="360" w:lineRule="auto"/>
        <w:ind w:firstLine="480"/>
        <w:rPr>
          <w:i/>
          <w:color w:val="000000"/>
          <w:sz w:val="24"/>
          <w:szCs w:val="24"/>
        </w:rPr>
      </w:pPr>
      <w:commentRangeStart w:id="128"/>
      <w:r>
        <w:rPr>
          <w:rFonts w:hint="eastAsia"/>
          <w:color w:val="000000"/>
          <w:sz w:val="24"/>
          <w:szCs w:val="24"/>
        </w:rPr>
        <w:t>上述竞业禁止范围，不包括项目公司的关联企业。</w:t>
      </w:r>
      <w:commentRangeEnd w:id="128"/>
      <w:r w:rsidR="00956988">
        <w:rPr>
          <w:rStyle w:val="afb"/>
          <w:i/>
          <w:color w:val="000000"/>
          <w:sz w:val="24"/>
          <w:szCs w:val="24"/>
        </w:rPr>
        <w:commentReference w:id="128"/>
      </w:r>
    </w:p>
    <w:p w14:paraId="13E866BB" w14:textId="77777777" w:rsidR="004959E3" w:rsidRDefault="00000000">
      <w:pPr>
        <w:pStyle w:val="afd"/>
        <w:numPr>
          <w:ilvl w:val="0"/>
          <w:numId w:val="3"/>
        </w:numPr>
        <w:tabs>
          <w:tab w:val="left" w:pos="851"/>
        </w:tabs>
        <w:spacing w:before="240" w:after="240" w:line="360" w:lineRule="auto"/>
        <w:ind w:firstLine="482"/>
        <w:outlineLvl w:val="0"/>
        <w:rPr>
          <w:b/>
          <w:color w:val="000000"/>
          <w:sz w:val="24"/>
          <w:szCs w:val="24"/>
        </w:rPr>
      </w:pPr>
      <w:r>
        <w:rPr>
          <w:b/>
          <w:color w:val="000000"/>
          <w:sz w:val="24"/>
          <w:szCs w:val="24"/>
        </w:rPr>
        <w:t>检查权和信息权</w:t>
      </w:r>
    </w:p>
    <w:p w14:paraId="2F99DDB9" w14:textId="77777777" w:rsidR="004959E3" w:rsidRDefault="00000000">
      <w:pPr>
        <w:pStyle w:val="afd"/>
        <w:numPr>
          <w:ilvl w:val="1"/>
          <w:numId w:val="4"/>
        </w:numPr>
        <w:spacing w:line="360" w:lineRule="auto"/>
        <w:ind w:firstLine="480"/>
        <w:rPr>
          <w:color w:val="000000"/>
          <w:sz w:val="24"/>
          <w:szCs w:val="24"/>
        </w:rPr>
      </w:pPr>
      <w:r>
        <w:rPr>
          <w:color w:val="000000"/>
          <w:sz w:val="24"/>
          <w:szCs w:val="24"/>
        </w:rPr>
        <w:t>在不影响公司正常经营和规范治理要求的前提下，投资方有权查阅项目公司及附属企业的会计资料（包括会计报表、会计账册、会计凭证以及其他会计资料）。除前述会计资料外，投资方有权查阅项目公司所持有的、为投资方适当了解项目公司的业务和情况并保护其作为股东的利益所合理要求的相关信息。</w:t>
      </w:r>
      <w:r>
        <w:rPr>
          <w:color w:val="000000"/>
          <w:sz w:val="24"/>
          <w:szCs w:val="24"/>
        </w:rPr>
        <w:t xml:space="preserve">  </w:t>
      </w:r>
    </w:p>
    <w:p w14:paraId="020254BE" w14:textId="77777777" w:rsidR="004959E3" w:rsidRDefault="00000000">
      <w:pPr>
        <w:pStyle w:val="afd"/>
        <w:numPr>
          <w:ilvl w:val="1"/>
          <w:numId w:val="4"/>
        </w:numPr>
        <w:spacing w:line="360" w:lineRule="auto"/>
        <w:ind w:firstLine="480"/>
        <w:rPr>
          <w:color w:val="000000"/>
          <w:sz w:val="24"/>
          <w:szCs w:val="24"/>
        </w:rPr>
      </w:pPr>
      <w:r>
        <w:rPr>
          <w:color w:val="000000"/>
          <w:sz w:val="24"/>
          <w:szCs w:val="24"/>
        </w:rPr>
        <w:t>应投资方的要求，项目公司应允许投资方进入项目公司的厂房或办公地点进行相应的工作访问，包括访谈管理层、员工、会计、法律顾问或其他人员，就项目公司的经营与财务状况进行讨论等，项目公司及</w:t>
      </w:r>
      <w:r>
        <w:rPr>
          <w:rFonts w:hint="eastAsia"/>
          <w:color w:val="000000"/>
          <w:sz w:val="24"/>
          <w:szCs w:val="24"/>
        </w:rPr>
        <w:t>丙方</w:t>
      </w:r>
      <w:r>
        <w:rPr>
          <w:color w:val="000000"/>
          <w:sz w:val="24"/>
          <w:szCs w:val="24"/>
        </w:rPr>
        <w:t>应给予必要的协助。在合理必要时，投资方有权聘请第三方专业机构对项目公司进行审计或调查。</w:t>
      </w:r>
    </w:p>
    <w:p w14:paraId="556911F3" w14:textId="77777777" w:rsidR="004959E3" w:rsidRDefault="00000000">
      <w:pPr>
        <w:pStyle w:val="afd"/>
        <w:numPr>
          <w:ilvl w:val="1"/>
          <w:numId w:val="4"/>
        </w:numPr>
        <w:spacing w:line="360" w:lineRule="auto"/>
        <w:ind w:firstLine="480"/>
        <w:rPr>
          <w:color w:val="000000"/>
          <w:sz w:val="24"/>
          <w:szCs w:val="24"/>
        </w:rPr>
      </w:pPr>
      <w:r>
        <w:rPr>
          <w:color w:val="000000"/>
          <w:sz w:val="24"/>
          <w:szCs w:val="24"/>
        </w:rPr>
        <w:t>投资完成后，项目公司应按时向投资方提供以下资料：</w:t>
      </w:r>
    </w:p>
    <w:p w14:paraId="24E69B65" w14:textId="77777777" w:rsidR="004959E3" w:rsidRDefault="00000000">
      <w:pPr>
        <w:pStyle w:val="afd"/>
        <w:numPr>
          <w:ilvl w:val="0"/>
          <w:numId w:val="6"/>
        </w:numPr>
        <w:tabs>
          <w:tab w:val="left" w:pos="1134"/>
        </w:tabs>
        <w:spacing w:line="360" w:lineRule="auto"/>
        <w:ind w:firstLine="480"/>
        <w:rPr>
          <w:color w:val="000000"/>
          <w:sz w:val="24"/>
          <w:szCs w:val="24"/>
        </w:rPr>
      </w:pPr>
      <w:commentRangeStart w:id="129"/>
      <w:r>
        <w:rPr>
          <w:rFonts w:hint="eastAsia"/>
          <w:color w:val="000000"/>
          <w:sz w:val="24"/>
          <w:szCs w:val="24"/>
        </w:rPr>
        <w:t>每日历季度结束后</w:t>
      </w:r>
      <w:r>
        <w:rPr>
          <w:color w:val="000000"/>
          <w:sz w:val="24"/>
          <w:szCs w:val="24"/>
        </w:rPr>
        <w:t>30</w:t>
      </w:r>
      <w:r>
        <w:rPr>
          <w:rFonts w:hint="eastAsia"/>
          <w:color w:val="000000"/>
          <w:sz w:val="24"/>
          <w:szCs w:val="24"/>
        </w:rPr>
        <w:t>日内，提供公司经营报告和季度财务管理报告（含资产负债表、利润表、现金流量表、所有者权益变动表、附注，下同）。</w:t>
      </w:r>
      <w:commentRangeEnd w:id="129"/>
      <w:r>
        <w:rPr>
          <w:rStyle w:val="afb"/>
          <w:color w:val="000000"/>
          <w:sz w:val="24"/>
          <w:szCs w:val="24"/>
        </w:rPr>
        <w:commentReference w:id="129"/>
      </w:r>
    </w:p>
    <w:p w14:paraId="357E7821" w14:textId="77777777" w:rsidR="004959E3" w:rsidRDefault="00000000">
      <w:pPr>
        <w:pStyle w:val="afd"/>
        <w:numPr>
          <w:ilvl w:val="0"/>
          <w:numId w:val="6"/>
        </w:numPr>
        <w:tabs>
          <w:tab w:val="left" w:pos="1134"/>
        </w:tabs>
        <w:spacing w:line="360" w:lineRule="auto"/>
        <w:ind w:firstLine="480"/>
        <w:rPr>
          <w:color w:val="000000"/>
          <w:sz w:val="24"/>
          <w:szCs w:val="24"/>
        </w:rPr>
      </w:pPr>
      <w:r>
        <w:rPr>
          <w:color w:val="000000"/>
          <w:sz w:val="24"/>
          <w:szCs w:val="24"/>
        </w:rPr>
        <w:t>每日历年度结束后</w:t>
      </w:r>
      <w:r>
        <w:rPr>
          <w:rFonts w:hint="eastAsia"/>
          <w:color w:val="000000"/>
          <w:sz w:val="24"/>
          <w:szCs w:val="24"/>
        </w:rPr>
        <w:t>90</w:t>
      </w:r>
      <w:r>
        <w:rPr>
          <w:color w:val="000000"/>
          <w:sz w:val="24"/>
          <w:szCs w:val="24"/>
        </w:rPr>
        <w:t>日内，提供公司年度经营报告、财务报告以及下一年度的经营预算和业务计划。</w:t>
      </w:r>
    </w:p>
    <w:p w14:paraId="5FF9E807" w14:textId="77777777" w:rsidR="004959E3" w:rsidRDefault="00000000">
      <w:pPr>
        <w:pStyle w:val="afd"/>
        <w:numPr>
          <w:ilvl w:val="0"/>
          <w:numId w:val="6"/>
        </w:numPr>
        <w:tabs>
          <w:tab w:val="left" w:pos="1134"/>
        </w:tabs>
        <w:spacing w:line="360" w:lineRule="auto"/>
        <w:ind w:firstLine="480"/>
        <w:rPr>
          <w:color w:val="000000"/>
          <w:sz w:val="24"/>
          <w:szCs w:val="24"/>
        </w:rPr>
      </w:pPr>
      <w:r>
        <w:rPr>
          <w:color w:val="000000"/>
          <w:sz w:val="24"/>
          <w:szCs w:val="24"/>
        </w:rPr>
        <w:t>每日历年度</w:t>
      </w:r>
      <w:bookmarkStart w:id="130" w:name="_Hlk531190853"/>
      <w:r>
        <w:rPr>
          <w:color w:val="000000"/>
          <w:sz w:val="24"/>
          <w:szCs w:val="24"/>
        </w:rPr>
        <w:t>结束后</w:t>
      </w:r>
      <w:r>
        <w:rPr>
          <w:rFonts w:hint="eastAsia"/>
          <w:color w:val="000000"/>
          <w:sz w:val="24"/>
          <w:szCs w:val="24"/>
        </w:rPr>
        <w:t>6</w:t>
      </w:r>
      <w:r>
        <w:rPr>
          <w:color w:val="000000"/>
          <w:sz w:val="24"/>
          <w:szCs w:val="24"/>
        </w:rPr>
        <w:t>个月内</w:t>
      </w:r>
      <w:bookmarkEnd w:id="130"/>
      <w:r>
        <w:rPr>
          <w:color w:val="000000"/>
          <w:sz w:val="24"/>
          <w:szCs w:val="24"/>
        </w:rPr>
        <w:t>，提供经会计师事务所审计的项目公司年度审计报告原件和</w:t>
      </w:r>
      <w:r>
        <w:rPr>
          <w:color w:val="000000"/>
          <w:sz w:val="24"/>
          <w:szCs w:val="24"/>
        </w:rPr>
        <w:t>/</w:t>
      </w:r>
      <w:r>
        <w:rPr>
          <w:color w:val="000000"/>
          <w:sz w:val="24"/>
          <w:szCs w:val="24"/>
        </w:rPr>
        <w:t>或加盖项目公司公章的审计报告复印件。</w:t>
      </w:r>
    </w:p>
    <w:p w14:paraId="7F6AFC86" w14:textId="77777777" w:rsidR="004959E3" w:rsidRDefault="00000000">
      <w:pPr>
        <w:pStyle w:val="afd"/>
        <w:numPr>
          <w:ilvl w:val="0"/>
          <w:numId w:val="6"/>
        </w:numPr>
        <w:tabs>
          <w:tab w:val="left" w:pos="1134"/>
        </w:tabs>
        <w:spacing w:line="360" w:lineRule="auto"/>
        <w:ind w:firstLine="480"/>
        <w:rPr>
          <w:color w:val="000000"/>
          <w:sz w:val="24"/>
          <w:szCs w:val="24"/>
        </w:rPr>
      </w:pPr>
      <w:r>
        <w:rPr>
          <w:color w:val="000000"/>
          <w:sz w:val="24"/>
          <w:szCs w:val="24"/>
        </w:rPr>
        <w:t>在股东会结束后</w:t>
      </w:r>
      <w:r>
        <w:rPr>
          <w:rFonts w:hint="eastAsia"/>
          <w:color w:val="000000"/>
          <w:sz w:val="24"/>
          <w:szCs w:val="24"/>
        </w:rPr>
        <w:t>30</w:t>
      </w:r>
      <w:r>
        <w:rPr>
          <w:color w:val="000000"/>
          <w:sz w:val="24"/>
          <w:szCs w:val="24"/>
        </w:rPr>
        <w:t>日内提供相关股东会的会议纪要、会议决议。</w:t>
      </w:r>
    </w:p>
    <w:p w14:paraId="01AC5794" w14:textId="77777777" w:rsidR="004959E3" w:rsidRDefault="00000000">
      <w:pPr>
        <w:pStyle w:val="afd"/>
        <w:numPr>
          <w:ilvl w:val="0"/>
          <w:numId w:val="6"/>
        </w:numPr>
        <w:tabs>
          <w:tab w:val="left" w:pos="1134"/>
        </w:tabs>
        <w:spacing w:line="360" w:lineRule="auto"/>
        <w:ind w:firstLine="480"/>
        <w:rPr>
          <w:color w:val="000000"/>
          <w:sz w:val="24"/>
          <w:szCs w:val="24"/>
        </w:rPr>
      </w:pPr>
      <w:r>
        <w:rPr>
          <w:color w:val="000000"/>
          <w:sz w:val="24"/>
          <w:szCs w:val="24"/>
        </w:rPr>
        <w:t>其他相关资料，包括但不限后续融资协议、业务合同、人员资料、管理资料等。</w:t>
      </w:r>
    </w:p>
    <w:p w14:paraId="3A322C83" w14:textId="77777777" w:rsidR="004959E3" w:rsidRDefault="00000000">
      <w:pPr>
        <w:pStyle w:val="afd"/>
        <w:numPr>
          <w:ilvl w:val="0"/>
          <w:numId w:val="3"/>
        </w:numPr>
        <w:tabs>
          <w:tab w:val="left" w:pos="851"/>
        </w:tabs>
        <w:spacing w:before="240" w:after="240" w:line="360" w:lineRule="auto"/>
        <w:ind w:firstLine="482"/>
        <w:outlineLvl w:val="0"/>
        <w:rPr>
          <w:b/>
          <w:color w:val="000000"/>
          <w:sz w:val="24"/>
          <w:szCs w:val="24"/>
        </w:rPr>
      </w:pPr>
      <w:r>
        <w:rPr>
          <w:rFonts w:hint="eastAsia"/>
          <w:b/>
          <w:color w:val="000000"/>
          <w:sz w:val="24"/>
          <w:szCs w:val="24"/>
        </w:rPr>
        <w:t>股权转让限制</w:t>
      </w:r>
    </w:p>
    <w:p w14:paraId="2695C62F" w14:textId="77777777" w:rsidR="004959E3" w:rsidRDefault="00000000">
      <w:pPr>
        <w:pStyle w:val="afd"/>
        <w:tabs>
          <w:tab w:val="left" w:pos="851"/>
        </w:tabs>
        <w:spacing w:line="360" w:lineRule="auto"/>
        <w:ind w:firstLine="480"/>
        <w:outlineLvl w:val="0"/>
        <w:rPr>
          <w:b/>
          <w:color w:val="000000"/>
          <w:sz w:val="24"/>
          <w:szCs w:val="24"/>
        </w:rPr>
      </w:pPr>
      <w:r>
        <w:rPr>
          <w:color w:val="000000"/>
          <w:sz w:val="24"/>
          <w:szCs w:val="24"/>
        </w:rPr>
        <w:lastRenderedPageBreak/>
        <w:t>项目公司首发上市或被</w:t>
      </w:r>
      <w:commentRangeStart w:id="131"/>
      <w:r>
        <w:rPr>
          <w:rFonts w:hint="eastAsia"/>
          <w:color w:val="000000"/>
          <w:sz w:val="24"/>
          <w:szCs w:val="24"/>
        </w:rPr>
        <w:t>上市公司</w:t>
      </w:r>
      <w:commentRangeEnd w:id="131"/>
      <w:r>
        <w:rPr>
          <w:rStyle w:val="afb"/>
          <w:color w:val="000000"/>
          <w:sz w:val="24"/>
          <w:szCs w:val="24"/>
        </w:rPr>
        <w:commentReference w:id="131"/>
      </w:r>
      <w:r>
        <w:rPr>
          <w:color w:val="000000"/>
          <w:sz w:val="24"/>
          <w:szCs w:val="24"/>
        </w:rPr>
        <w:t>并购前，非经甲方同意，</w:t>
      </w:r>
      <w:r>
        <w:rPr>
          <w:rFonts w:hint="eastAsia"/>
          <w:color w:val="000000"/>
          <w:sz w:val="24"/>
          <w:szCs w:val="24"/>
        </w:rPr>
        <w:t>实控人及科技团队</w:t>
      </w:r>
      <w:r>
        <w:rPr>
          <w:color w:val="000000"/>
          <w:sz w:val="24"/>
          <w:szCs w:val="24"/>
        </w:rPr>
        <w:t>不得实施导致其失去控股或实际控制地位的股权转让行为。</w:t>
      </w:r>
    </w:p>
    <w:p w14:paraId="22FA7D3E" w14:textId="77777777" w:rsidR="004959E3" w:rsidRDefault="00000000">
      <w:pPr>
        <w:pStyle w:val="afd"/>
        <w:numPr>
          <w:ilvl w:val="0"/>
          <w:numId w:val="3"/>
        </w:numPr>
        <w:tabs>
          <w:tab w:val="left" w:pos="851"/>
        </w:tabs>
        <w:spacing w:before="240" w:after="240" w:line="360" w:lineRule="auto"/>
        <w:ind w:firstLine="482"/>
        <w:outlineLvl w:val="0"/>
        <w:rPr>
          <w:b/>
          <w:color w:val="000000"/>
          <w:sz w:val="24"/>
          <w:szCs w:val="24"/>
        </w:rPr>
      </w:pPr>
      <w:r>
        <w:rPr>
          <w:b/>
          <w:color w:val="000000"/>
          <w:sz w:val="24"/>
          <w:szCs w:val="24"/>
        </w:rPr>
        <w:t>回购权</w:t>
      </w:r>
    </w:p>
    <w:p w14:paraId="0688636F" w14:textId="77777777" w:rsidR="004959E3" w:rsidRDefault="00000000">
      <w:pPr>
        <w:pStyle w:val="afd"/>
        <w:tabs>
          <w:tab w:val="left" w:pos="851"/>
        </w:tabs>
        <w:spacing w:line="360" w:lineRule="auto"/>
        <w:ind w:leftChars="200" w:left="420" w:firstLineChars="0" w:firstLine="0"/>
        <w:rPr>
          <w:bCs/>
          <w:color w:val="000000"/>
          <w:sz w:val="24"/>
          <w:szCs w:val="24"/>
        </w:rPr>
      </w:pPr>
      <w:bookmarkStart w:id="132" w:name="OLE_LINK1"/>
      <w:bookmarkStart w:id="133" w:name="_Toc531343604"/>
      <w:r>
        <w:rPr>
          <w:bCs/>
          <w:color w:val="000000"/>
          <w:sz w:val="24"/>
          <w:szCs w:val="24"/>
        </w:rPr>
        <w:t>1</w:t>
      </w:r>
      <w:r>
        <w:rPr>
          <w:rFonts w:hint="eastAsia"/>
          <w:bCs/>
          <w:color w:val="000000"/>
          <w:sz w:val="24"/>
          <w:szCs w:val="24"/>
        </w:rPr>
        <w:t>1</w:t>
      </w:r>
      <w:r>
        <w:rPr>
          <w:bCs/>
          <w:color w:val="000000"/>
          <w:sz w:val="24"/>
          <w:szCs w:val="24"/>
        </w:rPr>
        <w:t xml:space="preserve">.1 </w:t>
      </w:r>
      <w:r>
        <w:rPr>
          <w:bCs/>
          <w:color w:val="000000"/>
          <w:sz w:val="24"/>
          <w:szCs w:val="24"/>
        </w:rPr>
        <w:t>回购权的条件</w:t>
      </w:r>
    </w:p>
    <w:p w14:paraId="2FB0A265" w14:textId="77777777" w:rsidR="004959E3" w:rsidRDefault="00000000">
      <w:pPr>
        <w:tabs>
          <w:tab w:val="left" w:pos="851"/>
        </w:tabs>
        <w:spacing w:line="360" w:lineRule="auto"/>
        <w:ind w:firstLineChars="200" w:firstLine="480"/>
        <w:rPr>
          <w:color w:val="000000"/>
          <w:sz w:val="24"/>
          <w:szCs w:val="24"/>
        </w:rPr>
      </w:pPr>
      <w:r>
        <w:rPr>
          <w:color w:val="000000"/>
          <w:sz w:val="24"/>
          <w:szCs w:val="24"/>
        </w:rPr>
        <w:t>在下列任一条件满足或任一情况出现时，甲方有权要求</w:t>
      </w:r>
      <w:r>
        <w:rPr>
          <w:rFonts w:hint="eastAsia"/>
          <w:color w:val="000000"/>
          <w:sz w:val="24"/>
          <w:szCs w:val="24"/>
        </w:rPr>
        <w:t>乙方和</w:t>
      </w:r>
      <w:r>
        <w:rPr>
          <w:rFonts w:hint="eastAsia"/>
          <w:color w:val="000000"/>
          <w:sz w:val="24"/>
          <w:szCs w:val="24"/>
        </w:rPr>
        <w:t>/</w:t>
      </w:r>
      <w:r>
        <w:rPr>
          <w:rFonts w:hint="eastAsia"/>
          <w:color w:val="000000"/>
          <w:sz w:val="24"/>
          <w:szCs w:val="24"/>
        </w:rPr>
        <w:t>或丙方</w:t>
      </w:r>
      <w:r>
        <w:rPr>
          <w:rFonts w:hint="eastAsia"/>
          <w:color w:val="000000"/>
          <w:sz w:val="24"/>
          <w:szCs w:val="24"/>
        </w:rPr>
        <w:t>1</w:t>
      </w:r>
      <w:r>
        <w:rPr>
          <w:rFonts w:hint="eastAsia"/>
          <w:color w:val="000000"/>
          <w:sz w:val="24"/>
          <w:szCs w:val="24"/>
        </w:rPr>
        <w:t>、丙方</w:t>
      </w:r>
      <w:r>
        <w:rPr>
          <w:rFonts w:hint="eastAsia"/>
          <w:color w:val="000000"/>
          <w:sz w:val="24"/>
          <w:szCs w:val="24"/>
        </w:rPr>
        <w:t>2</w:t>
      </w:r>
      <w:r>
        <w:rPr>
          <w:color w:val="000000"/>
          <w:sz w:val="24"/>
          <w:szCs w:val="24"/>
        </w:rPr>
        <w:t>回购甲方持有项目公司的全部或部分股权：</w:t>
      </w:r>
    </w:p>
    <w:p w14:paraId="6DFAB386" w14:textId="77777777" w:rsidR="004959E3" w:rsidRDefault="00000000">
      <w:pPr>
        <w:tabs>
          <w:tab w:val="left" w:pos="851"/>
        </w:tabs>
        <w:spacing w:line="360" w:lineRule="auto"/>
        <w:ind w:firstLineChars="200" w:firstLine="480"/>
        <w:rPr>
          <w:color w:val="000000"/>
          <w:sz w:val="24"/>
          <w:szCs w:val="24"/>
        </w:rPr>
      </w:pPr>
      <w:r>
        <w:rPr>
          <w:color w:val="000000"/>
          <w:sz w:val="24"/>
          <w:szCs w:val="24"/>
        </w:rPr>
        <w:t>1</w:t>
      </w:r>
      <w:r>
        <w:rPr>
          <w:rFonts w:hint="eastAsia"/>
          <w:color w:val="000000"/>
          <w:sz w:val="24"/>
          <w:szCs w:val="24"/>
        </w:rPr>
        <w:t>1</w:t>
      </w:r>
      <w:r>
        <w:rPr>
          <w:color w:val="000000"/>
          <w:sz w:val="24"/>
          <w:szCs w:val="24"/>
        </w:rPr>
        <w:t xml:space="preserve">.1.1 </w:t>
      </w:r>
      <w:r>
        <w:rPr>
          <w:color w:val="000000"/>
          <w:sz w:val="24"/>
          <w:szCs w:val="24"/>
        </w:rPr>
        <w:t>投资期届满，项目公司未能首发上市或被</w:t>
      </w:r>
      <w:commentRangeStart w:id="134"/>
      <w:r>
        <w:rPr>
          <w:rFonts w:hint="eastAsia"/>
          <w:color w:val="000000"/>
          <w:sz w:val="24"/>
          <w:szCs w:val="24"/>
        </w:rPr>
        <w:t>上市</w:t>
      </w:r>
      <w:r>
        <w:rPr>
          <w:color w:val="000000"/>
          <w:sz w:val="24"/>
          <w:szCs w:val="24"/>
        </w:rPr>
        <w:t>公司</w:t>
      </w:r>
      <w:commentRangeEnd w:id="134"/>
      <w:r>
        <w:rPr>
          <w:rStyle w:val="afb"/>
          <w:color w:val="000000"/>
          <w:sz w:val="24"/>
          <w:szCs w:val="24"/>
        </w:rPr>
        <w:commentReference w:id="134"/>
      </w:r>
      <w:r>
        <w:rPr>
          <w:color w:val="000000"/>
          <w:sz w:val="24"/>
          <w:szCs w:val="24"/>
        </w:rPr>
        <w:t>并购。</w:t>
      </w:r>
    </w:p>
    <w:p w14:paraId="6AC7A6DA" w14:textId="77777777" w:rsidR="004959E3" w:rsidRDefault="00000000">
      <w:pPr>
        <w:pStyle w:val="afd"/>
        <w:tabs>
          <w:tab w:val="left" w:pos="1134"/>
        </w:tabs>
        <w:spacing w:line="360" w:lineRule="auto"/>
        <w:ind w:firstLine="480"/>
        <w:rPr>
          <w:color w:val="000000"/>
          <w:sz w:val="24"/>
          <w:szCs w:val="24"/>
        </w:rPr>
      </w:pPr>
      <w:r>
        <w:rPr>
          <w:color w:val="000000"/>
          <w:sz w:val="24"/>
          <w:szCs w:val="24"/>
        </w:rPr>
        <w:t>1</w:t>
      </w:r>
      <w:r>
        <w:rPr>
          <w:rFonts w:hint="eastAsia"/>
          <w:color w:val="000000"/>
          <w:sz w:val="24"/>
          <w:szCs w:val="24"/>
        </w:rPr>
        <w:t>1</w:t>
      </w:r>
      <w:r>
        <w:rPr>
          <w:color w:val="000000"/>
          <w:sz w:val="24"/>
          <w:szCs w:val="24"/>
        </w:rPr>
        <w:t xml:space="preserve">.1.2 </w:t>
      </w:r>
      <w:r>
        <w:rPr>
          <w:color w:val="000000"/>
          <w:sz w:val="24"/>
          <w:szCs w:val="24"/>
        </w:rPr>
        <w:t>甲方持有项目公司股权期间，</w:t>
      </w:r>
      <w:r>
        <w:rPr>
          <w:rFonts w:hint="eastAsia"/>
          <w:color w:val="000000"/>
          <w:sz w:val="24"/>
          <w:szCs w:val="24"/>
        </w:rPr>
        <w:t>实控人及科技团队失</w:t>
      </w:r>
      <w:r>
        <w:rPr>
          <w:color w:val="000000"/>
          <w:sz w:val="24"/>
          <w:szCs w:val="24"/>
        </w:rPr>
        <w:t>去对项目公司的控股或实际控制地位。</w:t>
      </w:r>
    </w:p>
    <w:p w14:paraId="3EDF63CE" w14:textId="77777777" w:rsidR="004959E3" w:rsidRDefault="00000000">
      <w:pPr>
        <w:pStyle w:val="afd"/>
        <w:tabs>
          <w:tab w:val="left" w:pos="1134"/>
        </w:tabs>
        <w:spacing w:line="360" w:lineRule="auto"/>
        <w:ind w:firstLine="480"/>
        <w:rPr>
          <w:color w:val="000000"/>
          <w:sz w:val="24"/>
          <w:szCs w:val="24"/>
        </w:rPr>
      </w:pPr>
      <w:r>
        <w:rPr>
          <w:color w:val="000000"/>
          <w:sz w:val="24"/>
          <w:szCs w:val="24"/>
        </w:rPr>
        <w:t xml:space="preserve">11.1.3 </w:t>
      </w:r>
      <w:r>
        <w:rPr>
          <w:rFonts w:hint="eastAsia"/>
          <w:color w:val="000000"/>
          <w:sz w:val="24"/>
          <w:szCs w:val="24"/>
        </w:rPr>
        <w:t>实际控制人或项目公司骗取、挪用、违法违规使用扶持资金。</w:t>
      </w:r>
    </w:p>
    <w:p w14:paraId="1EFDF6C4" w14:textId="77777777" w:rsidR="004959E3" w:rsidRDefault="00000000">
      <w:pPr>
        <w:pStyle w:val="afd"/>
        <w:spacing w:line="360" w:lineRule="auto"/>
        <w:ind w:firstLine="480"/>
        <w:rPr>
          <w:color w:val="000000"/>
          <w:sz w:val="24"/>
          <w:szCs w:val="24"/>
        </w:rPr>
      </w:pPr>
      <w:r>
        <w:rPr>
          <w:rFonts w:hint="eastAsia"/>
          <w:color w:val="000000"/>
          <w:sz w:val="24"/>
          <w:szCs w:val="24"/>
        </w:rPr>
        <w:t xml:space="preserve">11.2 </w:t>
      </w:r>
      <w:r>
        <w:rPr>
          <w:rFonts w:hint="eastAsia"/>
          <w:color w:val="000000"/>
          <w:sz w:val="24"/>
          <w:szCs w:val="24"/>
        </w:rPr>
        <w:t>回购安排</w:t>
      </w:r>
    </w:p>
    <w:p w14:paraId="62BF5FC9" w14:textId="77777777" w:rsidR="004959E3" w:rsidRDefault="00000000">
      <w:pPr>
        <w:pStyle w:val="afd"/>
        <w:spacing w:line="360" w:lineRule="auto"/>
        <w:ind w:firstLine="480"/>
        <w:rPr>
          <w:color w:val="000000"/>
          <w:sz w:val="24"/>
          <w:szCs w:val="24"/>
        </w:rPr>
      </w:pPr>
      <w:r>
        <w:rPr>
          <w:color w:val="000000"/>
          <w:sz w:val="24"/>
          <w:szCs w:val="24"/>
        </w:rPr>
        <w:t>1</w:t>
      </w:r>
      <w:r>
        <w:rPr>
          <w:rFonts w:hint="eastAsia"/>
          <w:color w:val="000000"/>
          <w:sz w:val="24"/>
          <w:szCs w:val="24"/>
        </w:rPr>
        <w:t>1</w:t>
      </w:r>
      <w:r>
        <w:rPr>
          <w:color w:val="000000"/>
          <w:sz w:val="24"/>
          <w:szCs w:val="24"/>
        </w:rPr>
        <w:t xml:space="preserve">.2.1 </w:t>
      </w:r>
      <w:r>
        <w:rPr>
          <w:color w:val="000000"/>
          <w:sz w:val="24"/>
          <w:szCs w:val="24"/>
        </w:rPr>
        <w:t>在上述任一回购条件成就后，甲方有权自任一条件成就之日起</w:t>
      </w:r>
      <w:commentRangeStart w:id="135"/>
      <w:r>
        <w:rPr>
          <w:rFonts w:hint="eastAsia"/>
          <w:color w:val="000000"/>
          <w:sz w:val="24"/>
          <w:szCs w:val="24"/>
        </w:rPr>
        <w:t>三</w:t>
      </w:r>
      <w:commentRangeEnd w:id="135"/>
      <w:r>
        <w:rPr>
          <w:rStyle w:val="afb"/>
          <w:rFonts w:hint="eastAsia"/>
          <w:color w:val="000000"/>
          <w:sz w:val="24"/>
          <w:szCs w:val="24"/>
        </w:rPr>
        <w:commentReference w:id="135"/>
      </w:r>
      <w:r>
        <w:rPr>
          <w:rFonts w:hint="eastAsia"/>
          <w:color w:val="000000"/>
          <w:sz w:val="24"/>
          <w:szCs w:val="24"/>
        </w:rPr>
        <w:t>年内</w:t>
      </w:r>
      <w:r>
        <w:rPr>
          <w:color w:val="000000"/>
          <w:sz w:val="24"/>
          <w:szCs w:val="24"/>
        </w:rPr>
        <w:t>向乙方</w:t>
      </w:r>
      <w:r>
        <w:rPr>
          <w:rFonts w:hint="eastAsia"/>
          <w:color w:val="000000"/>
          <w:sz w:val="24"/>
          <w:szCs w:val="24"/>
        </w:rPr>
        <w:t>及丙方</w:t>
      </w:r>
      <w:r>
        <w:rPr>
          <w:rFonts w:hint="eastAsia"/>
          <w:color w:val="000000"/>
          <w:sz w:val="24"/>
          <w:szCs w:val="24"/>
        </w:rPr>
        <w:t>1</w:t>
      </w:r>
      <w:r>
        <w:rPr>
          <w:rFonts w:hint="eastAsia"/>
          <w:color w:val="000000"/>
          <w:sz w:val="24"/>
          <w:szCs w:val="24"/>
        </w:rPr>
        <w:t>、丙方</w:t>
      </w:r>
      <w:r>
        <w:rPr>
          <w:rFonts w:hint="eastAsia"/>
          <w:color w:val="000000"/>
          <w:sz w:val="24"/>
          <w:szCs w:val="24"/>
        </w:rPr>
        <w:t>2</w:t>
      </w:r>
      <w:r>
        <w:rPr>
          <w:color w:val="000000"/>
          <w:sz w:val="24"/>
          <w:szCs w:val="24"/>
        </w:rPr>
        <w:t>发出要求回购的通知，乙方应当在</w:t>
      </w:r>
      <w:r>
        <w:rPr>
          <w:color w:val="000000"/>
          <w:sz w:val="24"/>
          <w:szCs w:val="24"/>
        </w:rPr>
        <w:t>3</w:t>
      </w:r>
      <w:r>
        <w:rPr>
          <w:color w:val="000000"/>
          <w:sz w:val="24"/>
          <w:szCs w:val="24"/>
        </w:rPr>
        <w:t>个月内完成减资手续，履行回购义务。</w:t>
      </w:r>
    </w:p>
    <w:p w14:paraId="0F0ED813" w14:textId="77777777" w:rsidR="004959E3" w:rsidRDefault="00000000">
      <w:pPr>
        <w:pStyle w:val="afd"/>
        <w:spacing w:line="360" w:lineRule="auto"/>
        <w:ind w:firstLine="480"/>
        <w:rPr>
          <w:color w:val="000000"/>
          <w:sz w:val="24"/>
          <w:szCs w:val="24"/>
        </w:rPr>
      </w:pPr>
      <w:r>
        <w:rPr>
          <w:rFonts w:hint="eastAsia"/>
          <w:color w:val="000000"/>
          <w:sz w:val="24"/>
          <w:szCs w:val="24"/>
        </w:rPr>
        <w:t>（</w:t>
      </w:r>
      <w:r>
        <w:rPr>
          <w:rFonts w:hint="eastAsia"/>
          <w:color w:val="000000"/>
          <w:sz w:val="24"/>
          <w:szCs w:val="24"/>
        </w:rPr>
        <w:t>1</w:t>
      </w:r>
      <w:r>
        <w:rPr>
          <w:rFonts w:hint="eastAsia"/>
          <w:color w:val="000000"/>
          <w:sz w:val="24"/>
          <w:szCs w:val="24"/>
        </w:rPr>
        <w:t>）若甲方取得的减资款低于本协议约定的回购价格，则由丙方</w:t>
      </w:r>
      <w:r>
        <w:rPr>
          <w:rFonts w:hint="eastAsia"/>
          <w:color w:val="000000"/>
          <w:sz w:val="24"/>
          <w:szCs w:val="24"/>
        </w:rPr>
        <w:t>1</w:t>
      </w:r>
      <w:r>
        <w:rPr>
          <w:rFonts w:hint="eastAsia"/>
          <w:color w:val="000000"/>
          <w:sz w:val="24"/>
          <w:szCs w:val="24"/>
        </w:rPr>
        <w:t>、丙方</w:t>
      </w:r>
      <w:r>
        <w:rPr>
          <w:rFonts w:hint="eastAsia"/>
          <w:color w:val="000000"/>
          <w:sz w:val="24"/>
          <w:szCs w:val="24"/>
        </w:rPr>
        <w:t>2</w:t>
      </w:r>
      <w:r>
        <w:rPr>
          <w:rFonts w:hint="eastAsia"/>
          <w:color w:val="000000"/>
          <w:sz w:val="24"/>
          <w:szCs w:val="24"/>
        </w:rPr>
        <w:t>对差额补足承担有限责任；</w:t>
      </w:r>
    </w:p>
    <w:p w14:paraId="685C995C" w14:textId="77777777" w:rsidR="004959E3" w:rsidRDefault="00000000">
      <w:pPr>
        <w:pStyle w:val="afd"/>
        <w:spacing w:line="360" w:lineRule="auto"/>
        <w:ind w:firstLine="480"/>
        <w:rPr>
          <w:color w:val="000000"/>
          <w:sz w:val="24"/>
          <w:szCs w:val="24"/>
        </w:rPr>
      </w:pPr>
      <w:r>
        <w:rPr>
          <w:rFonts w:hint="eastAsia"/>
          <w:color w:val="000000"/>
          <w:sz w:val="24"/>
          <w:szCs w:val="24"/>
        </w:rPr>
        <w:t>（</w:t>
      </w:r>
      <w:r>
        <w:rPr>
          <w:rFonts w:hint="eastAsia"/>
          <w:color w:val="000000"/>
          <w:sz w:val="24"/>
          <w:szCs w:val="24"/>
        </w:rPr>
        <w:t>2</w:t>
      </w:r>
      <w:r>
        <w:rPr>
          <w:rFonts w:hint="eastAsia"/>
          <w:color w:val="000000"/>
          <w:sz w:val="24"/>
          <w:szCs w:val="24"/>
        </w:rPr>
        <w:t>）如果（</w:t>
      </w:r>
      <w:r>
        <w:rPr>
          <w:rFonts w:hint="eastAsia"/>
          <w:color w:val="000000"/>
          <w:sz w:val="24"/>
          <w:szCs w:val="24"/>
        </w:rPr>
        <w:t>1</w:t>
      </w:r>
      <w:r>
        <w:rPr>
          <w:rFonts w:hint="eastAsia"/>
          <w:color w:val="000000"/>
          <w:sz w:val="24"/>
          <w:szCs w:val="24"/>
        </w:rPr>
        <w:t>）未能按期完成，则由丙方</w:t>
      </w:r>
      <w:r>
        <w:rPr>
          <w:rFonts w:hint="eastAsia"/>
          <w:color w:val="000000"/>
          <w:sz w:val="24"/>
          <w:szCs w:val="24"/>
        </w:rPr>
        <w:t>1</w:t>
      </w:r>
      <w:r>
        <w:rPr>
          <w:color w:val="000000"/>
          <w:sz w:val="24"/>
          <w:szCs w:val="24"/>
        </w:rPr>
        <w:t>、丙方</w:t>
      </w:r>
      <w:r>
        <w:rPr>
          <w:color w:val="000000"/>
          <w:sz w:val="24"/>
          <w:szCs w:val="24"/>
        </w:rPr>
        <w:t>2</w:t>
      </w:r>
      <w:r>
        <w:rPr>
          <w:rFonts w:hint="eastAsia"/>
          <w:color w:val="000000"/>
          <w:sz w:val="24"/>
          <w:szCs w:val="24"/>
        </w:rPr>
        <w:t>对回购甲方股权承担有限责任；</w:t>
      </w:r>
    </w:p>
    <w:p w14:paraId="3151E2C0" w14:textId="77777777" w:rsidR="004959E3" w:rsidRDefault="00000000">
      <w:pPr>
        <w:pStyle w:val="afd"/>
        <w:spacing w:line="360" w:lineRule="auto"/>
        <w:ind w:firstLine="480"/>
        <w:rPr>
          <w:color w:val="000000"/>
          <w:sz w:val="24"/>
          <w:szCs w:val="24"/>
        </w:rPr>
      </w:pPr>
      <w:r>
        <w:rPr>
          <w:rFonts w:hint="eastAsia"/>
          <w:color w:val="000000"/>
          <w:sz w:val="24"/>
          <w:szCs w:val="24"/>
        </w:rPr>
        <w:t>有限责任指丙方</w:t>
      </w:r>
      <w:r>
        <w:rPr>
          <w:rFonts w:hint="eastAsia"/>
          <w:color w:val="000000"/>
          <w:sz w:val="24"/>
          <w:szCs w:val="24"/>
        </w:rPr>
        <w:t>1</w:t>
      </w:r>
      <w:r>
        <w:rPr>
          <w:color w:val="000000"/>
          <w:sz w:val="24"/>
          <w:szCs w:val="24"/>
        </w:rPr>
        <w:t>、丙方</w:t>
      </w:r>
      <w:r>
        <w:rPr>
          <w:color w:val="000000"/>
          <w:sz w:val="24"/>
          <w:szCs w:val="24"/>
        </w:rPr>
        <w:t>2</w:t>
      </w:r>
      <w:r>
        <w:rPr>
          <w:rFonts w:hint="eastAsia"/>
          <w:color w:val="000000"/>
          <w:sz w:val="24"/>
          <w:szCs w:val="24"/>
        </w:rPr>
        <w:t>在本协议项下所需承担的责任以其直接和</w:t>
      </w:r>
      <w:r>
        <w:rPr>
          <w:rFonts w:hint="eastAsia"/>
          <w:color w:val="000000"/>
          <w:sz w:val="24"/>
          <w:szCs w:val="24"/>
        </w:rPr>
        <w:t>/</w:t>
      </w:r>
      <w:r>
        <w:rPr>
          <w:rFonts w:hint="eastAsia"/>
          <w:color w:val="000000"/>
          <w:sz w:val="24"/>
          <w:szCs w:val="24"/>
        </w:rPr>
        <w:t>或间接持有的项目公司全部股权的处置价值为限。届时丙方</w:t>
      </w:r>
      <w:r>
        <w:rPr>
          <w:rFonts w:hint="eastAsia"/>
          <w:color w:val="000000"/>
          <w:sz w:val="24"/>
          <w:szCs w:val="24"/>
        </w:rPr>
        <w:t>1</w:t>
      </w:r>
      <w:r>
        <w:rPr>
          <w:color w:val="000000"/>
          <w:sz w:val="24"/>
          <w:szCs w:val="24"/>
        </w:rPr>
        <w:t>、丙方</w:t>
      </w:r>
      <w:r>
        <w:rPr>
          <w:color w:val="000000"/>
          <w:sz w:val="24"/>
          <w:szCs w:val="24"/>
        </w:rPr>
        <w:t>2</w:t>
      </w:r>
      <w:r>
        <w:rPr>
          <w:rFonts w:hint="eastAsia"/>
          <w:color w:val="000000"/>
          <w:sz w:val="24"/>
          <w:szCs w:val="24"/>
        </w:rPr>
        <w:t>有义务、甲方有权寻找第三方受让前述股权，丙方</w:t>
      </w:r>
      <w:r>
        <w:rPr>
          <w:rFonts w:hint="eastAsia"/>
          <w:color w:val="000000"/>
          <w:sz w:val="24"/>
          <w:szCs w:val="24"/>
        </w:rPr>
        <w:t>1</w:t>
      </w:r>
      <w:r>
        <w:rPr>
          <w:color w:val="000000"/>
          <w:sz w:val="24"/>
          <w:szCs w:val="24"/>
        </w:rPr>
        <w:t>、丙方</w:t>
      </w:r>
      <w:r>
        <w:rPr>
          <w:color w:val="000000"/>
          <w:sz w:val="24"/>
          <w:szCs w:val="24"/>
        </w:rPr>
        <w:t>2</w:t>
      </w:r>
      <w:r>
        <w:rPr>
          <w:rFonts w:hint="eastAsia"/>
          <w:color w:val="000000"/>
          <w:sz w:val="24"/>
          <w:szCs w:val="24"/>
        </w:rPr>
        <w:t>应当配合转让股权，并在转让所得范围内向甲方支付回购价款。</w:t>
      </w:r>
    </w:p>
    <w:p w14:paraId="24F34BC0" w14:textId="77777777" w:rsidR="004959E3" w:rsidRDefault="00000000">
      <w:pPr>
        <w:pStyle w:val="afd"/>
        <w:spacing w:line="360" w:lineRule="auto"/>
        <w:ind w:firstLine="480"/>
        <w:rPr>
          <w:color w:val="000000"/>
          <w:sz w:val="24"/>
          <w:szCs w:val="24"/>
        </w:rPr>
      </w:pPr>
      <w:r>
        <w:rPr>
          <w:rFonts w:hint="eastAsia"/>
          <w:color w:val="000000"/>
          <w:sz w:val="24"/>
          <w:szCs w:val="24"/>
        </w:rPr>
        <w:t xml:space="preserve">11.2.2 </w:t>
      </w:r>
      <w:r>
        <w:rPr>
          <w:color w:val="000000"/>
          <w:sz w:val="24"/>
          <w:szCs w:val="24"/>
        </w:rPr>
        <w:t>如乙方减资未能按上述期限完成，则</w:t>
      </w:r>
      <w:r>
        <w:rPr>
          <w:rFonts w:hint="eastAsia"/>
          <w:color w:val="000000"/>
          <w:sz w:val="24"/>
          <w:szCs w:val="24"/>
        </w:rPr>
        <w:t>丙方</w:t>
      </w:r>
      <w:bookmarkStart w:id="136" w:name="OLE_LINK16"/>
      <w:r>
        <w:rPr>
          <w:rFonts w:hint="eastAsia"/>
          <w:color w:val="000000"/>
          <w:sz w:val="24"/>
          <w:szCs w:val="24"/>
        </w:rPr>
        <w:t>1</w:t>
      </w:r>
      <w:r>
        <w:rPr>
          <w:color w:val="000000"/>
          <w:sz w:val="24"/>
          <w:szCs w:val="24"/>
        </w:rPr>
        <w:t>、丙方</w:t>
      </w:r>
      <w:r>
        <w:rPr>
          <w:color w:val="000000"/>
          <w:sz w:val="24"/>
          <w:szCs w:val="24"/>
        </w:rPr>
        <w:t>2</w:t>
      </w:r>
      <w:bookmarkEnd w:id="136"/>
      <w:r>
        <w:rPr>
          <w:rFonts w:hint="eastAsia"/>
          <w:color w:val="000000"/>
          <w:sz w:val="24"/>
          <w:szCs w:val="24"/>
        </w:rPr>
        <w:t>（或其指定方）</w:t>
      </w:r>
      <w:r>
        <w:rPr>
          <w:color w:val="000000"/>
          <w:sz w:val="24"/>
          <w:szCs w:val="24"/>
        </w:rPr>
        <w:t>应当自甲方发出回购通知后</w:t>
      </w:r>
      <w:r>
        <w:rPr>
          <w:color w:val="000000"/>
          <w:sz w:val="24"/>
          <w:szCs w:val="24"/>
        </w:rPr>
        <w:t>6</w:t>
      </w:r>
      <w:r>
        <w:rPr>
          <w:color w:val="000000"/>
          <w:sz w:val="24"/>
          <w:szCs w:val="24"/>
        </w:rPr>
        <w:t>个月内履行回购义务，将回购价款支付至甲方指定账户。</w:t>
      </w:r>
    </w:p>
    <w:p w14:paraId="55751854" w14:textId="77777777" w:rsidR="004959E3" w:rsidRDefault="00000000">
      <w:pPr>
        <w:pStyle w:val="afd"/>
        <w:tabs>
          <w:tab w:val="left" w:pos="2552"/>
        </w:tabs>
        <w:spacing w:line="360" w:lineRule="auto"/>
        <w:ind w:firstLine="480"/>
        <w:rPr>
          <w:color w:val="000000"/>
          <w:sz w:val="24"/>
          <w:szCs w:val="24"/>
        </w:rPr>
      </w:pPr>
      <w:r>
        <w:rPr>
          <w:color w:val="000000"/>
          <w:sz w:val="24"/>
          <w:szCs w:val="24"/>
        </w:rPr>
        <w:t>1</w:t>
      </w:r>
      <w:r>
        <w:rPr>
          <w:rFonts w:hint="eastAsia"/>
          <w:color w:val="000000"/>
          <w:sz w:val="24"/>
          <w:szCs w:val="24"/>
        </w:rPr>
        <w:t>1</w:t>
      </w:r>
      <w:r>
        <w:rPr>
          <w:color w:val="000000"/>
          <w:sz w:val="24"/>
          <w:szCs w:val="24"/>
        </w:rPr>
        <w:t xml:space="preserve">.2.3 </w:t>
      </w:r>
      <w:r>
        <w:rPr>
          <w:color w:val="000000"/>
          <w:sz w:val="24"/>
          <w:szCs w:val="24"/>
        </w:rPr>
        <w:t>回购价格为</w:t>
      </w:r>
      <w:bookmarkStart w:id="137" w:name="_Hlk532671377"/>
      <w:r>
        <w:rPr>
          <w:color w:val="000000"/>
          <w:sz w:val="24"/>
          <w:szCs w:val="24"/>
        </w:rPr>
        <w:t>甲方的本次</w:t>
      </w:r>
      <w:bookmarkStart w:id="138" w:name="_Hlk532564411"/>
      <w:r>
        <w:rPr>
          <w:color w:val="000000"/>
          <w:sz w:val="24"/>
          <w:szCs w:val="24"/>
        </w:rPr>
        <w:t>投资本金加上</w:t>
      </w:r>
      <w:bookmarkStart w:id="139" w:name="_Hlk19104227"/>
      <w:r>
        <w:rPr>
          <w:rFonts w:hint="eastAsia"/>
          <w:color w:val="000000"/>
          <w:sz w:val="24"/>
          <w:szCs w:val="24"/>
        </w:rPr>
        <w:t>投资</w:t>
      </w:r>
      <w:r>
        <w:rPr>
          <w:color w:val="000000"/>
          <w:sz w:val="24"/>
          <w:szCs w:val="24"/>
        </w:rPr>
        <w:t>收益</w:t>
      </w:r>
      <w:bookmarkEnd w:id="137"/>
      <w:bookmarkEnd w:id="138"/>
      <w:bookmarkEnd w:id="139"/>
      <w:r>
        <w:rPr>
          <w:rFonts w:hint="eastAsia"/>
          <w:color w:val="000000"/>
          <w:sz w:val="24"/>
          <w:szCs w:val="24"/>
        </w:rPr>
        <w:t>。</w:t>
      </w:r>
      <w:r>
        <w:rPr>
          <w:color w:val="000000"/>
          <w:sz w:val="24"/>
          <w:szCs w:val="24"/>
        </w:rPr>
        <w:t>具体计算方式为：</w:t>
      </w:r>
    </w:p>
    <w:p w14:paraId="6919FADC" w14:textId="77777777" w:rsidR="004959E3" w:rsidRDefault="00000000">
      <w:pPr>
        <w:spacing w:line="360" w:lineRule="auto"/>
        <w:ind w:firstLineChars="200" w:firstLine="480"/>
        <w:rPr>
          <w:color w:val="000000"/>
          <w:sz w:val="24"/>
          <w:szCs w:val="24"/>
          <w:highlight w:val="yellow"/>
        </w:rPr>
      </w:pPr>
      <w:r>
        <w:rPr>
          <w:color w:val="000000"/>
          <w:sz w:val="24"/>
          <w:szCs w:val="24"/>
        </w:rPr>
        <w:t>回购价格</w:t>
      </w:r>
      <w:r>
        <w:rPr>
          <w:color w:val="000000"/>
          <w:sz w:val="24"/>
          <w:szCs w:val="24"/>
        </w:rPr>
        <w:t>=</w:t>
      </w:r>
      <w:r>
        <w:rPr>
          <w:color w:val="000000"/>
          <w:sz w:val="24"/>
          <w:szCs w:val="24"/>
        </w:rPr>
        <w:t>回购股权数量</w:t>
      </w:r>
      <w:r>
        <w:rPr>
          <w:color w:val="000000"/>
          <w:sz w:val="24"/>
          <w:szCs w:val="24"/>
        </w:rPr>
        <w:t>/</w:t>
      </w:r>
      <w:r>
        <w:rPr>
          <w:color w:val="000000"/>
          <w:sz w:val="24"/>
          <w:szCs w:val="24"/>
        </w:rPr>
        <w:t>投资方持股数量</w:t>
      </w:r>
      <w:r>
        <w:rPr>
          <w:color w:val="000000"/>
          <w:sz w:val="24"/>
          <w:szCs w:val="24"/>
        </w:rPr>
        <w:t>*</w:t>
      </w:r>
      <w:r>
        <w:rPr>
          <w:color w:val="000000"/>
          <w:sz w:val="24"/>
          <w:szCs w:val="24"/>
        </w:rPr>
        <w:t>投资方投资本金</w:t>
      </w:r>
      <w:r>
        <w:rPr>
          <w:color w:val="000000"/>
          <w:sz w:val="24"/>
          <w:szCs w:val="24"/>
        </w:rPr>
        <w:t>*(1+</w:t>
      </w:r>
      <w:r>
        <w:rPr>
          <w:rFonts w:hint="eastAsia"/>
          <w:color w:val="000000"/>
          <w:sz w:val="24"/>
          <w:szCs w:val="24"/>
        </w:rPr>
        <w:t>LPR</w:t>
      </w:r>
      <w:r>
        <w:rPr>
          <w:color w:val="000000"/>
          <w:sz w:val="24"/>
          <w:szCs w:val="24"/>
        </w:rPr>
        <w:t>*n)-</w:t>
      </w:r>
      <w:r>
        <w:rPr>
          <w:color w:val="000000"/>
          <w:sz w:val="24"/>
          <w:szCs w:val="24"/>
        </w:rPr>
        <w:t>回购股权数量对应的已取得现金分红。</w:t>
      </w:r>
      <w:r>
        <w:rPr>
          <w:rFonts w:hint="eastAsia"/>
          <w:color w:val="000000"/>
          <w:sz w:val="24"/>
          <w:szCs w:val="24"/>
        </w:rPr>
        <w:t>（</w:t>
      </w:r>
      <w:r>
        <w:rPr>
          <w:rFonts w:hint="eastAsia"/>
          <w:color w:val="000000"/>
          <w:sz w:val="24"/>
          <w:szCs w:val="24"/>
        </w:rPr>
        <w:t>LPR</w:t>
      </w:r>
      <w:r>
        <w:rPr>
          <w:rFonts w:hint="eastAsia"/>
          <w:color w:val="000000"/>
          <w:sz w:val="24"/>
          <w:szCs w:val="24"/>
        </w:rPr>
        <w:t>是指回购通知发出时贷款市场同期报</w:t>
      </w:r>
      <w:r>
        <w:rPr>
          <w:rFonts w:hint="eastAsia"/>
          <w:color w:val="000000"/>
          <w:sz w:val="24"/>
          <w:szCs w:val="24"/>
        </w:rPr>
        <w:lastRenderedPageBreak/>
        <w:t>价利率）</w:t>
      </w:r>
      <w:r>
        <w:rPr>
          <w:color w:val="000000"/>
          <w:sz w:val="24"/>
          <w:szCs w:val="24"/>
        </w:rPr>
        <w:t>。</w:t>
      </w:r>
    </w:p>
    <w:p w14:paraId="78F04617" w14:textId="77777777" w:rsidR="004959E3" w:rsidRDefault="00000000">
      <w:pPr>
        <w:spacing w:line="360" w:lineRule="auto"/>
        <w:ind w:firstLineChars="200" w:firstLine="480"/>
        <w:rPr>
          <w:color w:val="000000"/>
          <w:sz w:val="24"/>
          <w:szCs w:val="24"/>
        </w:rPr>
      </w:pPr>
      <w:r>
        <w:rPr>
          <w:color w:val="000000"/>
          <w:sz w:val="24"/>
          <w:szCs w:val="24"/>
        </w:rPr>
        <w:t>其中，</w:t>
      </w:r>
      <w:r>
        <w:rPr>
          <w:color w:val="000000"/>
          <w:sz w:val="24"/>
          <w:szCs w:val="24"/>
        </w:rPr>
        <w:t>n</w:t>
      </w:r>
      <w:r>
        <w:rPr>
          <w:color w:val="000000"/>
          <w:sz w:val="24"/>
          <w:szCs w:val="24"/>
        </w:rPr>
        <w:t>为投资方在公司投资的年数，不是整年的，按实际投资天数</w:t>
      </w:r>
      <w:r>
        <w:rPr>
          <w:color w:val="000000"/>
          <w:sz w:val="24"/>
          <w:szCs w:val="24"/>
        </w:rPr>
        <w:t>/365</w:t>
      </w:r>
      <w:r>
        <w:rPr>
          <w:color w:val="000000"/>
          <w:sz w:val="24"/>
          <w:szCs w:val="24"/>
        </w:rPr>
        <w:t>计算，实际投资天数计算至股权回购款实际支付日（含当日）。投资方持股数量指回购时投资方持有的全部股权数量。</w:t>
      </w:r>
      <w:r>
        <w:rPr>
          <w:rFonts w:hint="eastAsia"/>
          <w:color w:val="000000"/>
          <w:sz w:val="24"/>
          <w:szCs w:val="24"/>
        </w:rPr>
        <w:t>若甲方自项目公司取得的现金分红高于年化</w:t>
      </w:r>
      <w:r>
        <w:rPr>
          <w:color w:val="000000"/>
          <w:sz w:val="24"/>
          <w:szCs w:val="24"/>
        </w:rPr>
        <w:t>6%</w:t>
      </w:r>
      <w:r>
        <w:rPr>
          <w:rFonts w:hint="eastAsia"/>
          <w:color w:val="000000"/>
          <w:sz w:val="24"/>
          <w:szCs w:val="24"/>
        </w:rPr>
        <w:t>的收益，则超出部分甲方不再退回，也不得在回购款中抵扣。</w:t>
      </w:r>
    </w:p>
    <w:p w14:paraId="15D49E86" w14:textId="77777777" w:rsidR="004959E3" w:rsidRDefault="00000000">
      <w:pPr>
        <w:pStyle w:val="afd"/>
        <w:spacing w:line="360" w:lineRule="auto"/>
        <w:ind w:firstLineChars="0" w:firstLine="480"/>
        <w:rPr>
          <w:color w:val="000000"/>
          <w:sz w:val="24"/>
          <w:szCs w:val="24"/>
        </w:rPr>
      </w:pPr>
      <w:r>
        <w:rPr>
          <w:color w:val="000000"/>
          <w:sz w:val="24"/>
          <w:szCs w:val="24"/>
        </w:rPr>
        <w:t>1</w:t>
      </w:r>
      <w:r>
        <w:rPr>
          <w:rFonts w:hint="eastAsia"/>
          <w:color w:val="000000"/>
          <w:sz w:val="24"/>
          <w:szCs w:val="24"/>
        </w:rPr>
        <w:t>1</w:t>
      </w:r>
      <w:r>
        <w:rPr>
          <w:color w:val="000000"/>
          <w:sz w:val="24"/>
          <w:szCs w:val="24"/>
        </w:rPr>
        <w:t xml:space="preserve">.2.4 </w:t>
      </w:r>
      <w:r>
        <w:rPr>
          <w:color w:val="000000"/>
          <w:sz w:val="24"/>
          <w:szCs w:val="24"/>
        </w:rPr>
        <w:t>项目公司</w:t>
      </w:r>
      <w:r>
        <w:rPr>
          <w:rFonts w:hint="eastAsia"/>
          <w:color w:val="000000"/>
          <w:sz w:val="24"/>
          <w:szCs w:val="24"/>
        </w:rPr>
        <w:t>或丙方</w:t>
      </w:r>
      <w:r>
        <w:rPr>
          <w:color w:val="000000"/>
          <w:sz w:val="24"/>
          <w:szCs w:val="24"/>
        </w:rPr>
        <w:t>1</w:t>
      </w:r>
      <w:r>
        <w:rPr>
          <w:color w:val="000000"/>
          <w:sz w:val="24"/>
          <w:szCs w:val="24"/>
        </w:rPr>
        <w:t>、丙方</w:t>
      </w:r>
      <w:r>
        <w:rPr>
          <w:color w:val="000000"/>
          <w:sz w:val="24"/>
          <w:szCs w:val="24"/>
        </w:rPr>
        <w:t>2</w:t>
      </w:r>
      <w:r>
        <w:rPr>
          <w:color w:val="000000"/>
          <w:sz w:val="24"/>
          <w:szCs w:val="24"/>
        </w:rPr>
        <w:t>支付完毕全部股权回购款后，丙方</w:t>
      </w:r>
      <w:r>
        <w:rPr>
          <w:color w:val="000000"/>
          <w:sz w:val="24"/>
          <w:szCs w:val="24"/>
        </w:rPr>
        <w:t>1</w:t>
      </w:r>
      <w:r>
        <w:rPr>
          <w:color w:val="000000"/>
          <w:sz w:val="24"/>
          <w:szCs w:val="24"/>
        </w:rPr>
        <w:t>、丙方</w:t>
      </w:r>
      <w:r>
        <w:rPr>
          <w:color w:val="000000"/>
          <w:sz w:val="24"/>
          <w:szCs w:val="24"/>
        </w:rPr>
        <w:t>2</w:t>
      </w:r>
      <w:r>
        <w:rPr>
          <w:color w:val="000000"/>
          <w:sz w:val="24"/>
          <w:szCs w:val="24"/>
        </w:rPr>
        <w:t>应协助项目公司及甲方完成相关的工商变更登记手续。若甲方减资涉及相关国资管理要求，则</w:t>
      </w:r>
      <w:bookmarkStart w:id="140" w:name="_Hlk531789533"/>
      <w:r>
        <w:rPr>
          <w:color w:val="000000"/>
          <w:sz w:val="24"/>
          <w:szCs w:val="24"/>
        </w:rPr>
        <w:t>届时将按照企业国有资产交易等相关法律法规执行</w:t>
      </w:r>
      <w:bookmarkEnd w:id="140"/>
      <w:r>
        <w:rPr>
          <w:color w:val="000000"/>
          <w:sz w:val="24"/>
          <w:szCs w:val="24"/>
        </w:rPr>
        <w:t>。</w:t>
      </w:r>
    </w:p>
    <w:bookmarkEnd w:id="132"/>
    <w:p w14:paraId="63A52855" w14:textId="77777777" w:rsidR="004959E3" w:rsidRDefault="00000000">
      <w:pPr>
        <w:pStyle w:val="afd"/>
        <w:numPr>
          <w:ilvl w:val="0"/>
          <w:numId w:val="3"/>
        </w:numPr>
        <w:tabs>
          <w:tab w:val="left" w:pos="851"/>
        </w:tabs>
        <w:spacing w:before="240" w:after="240" w:line="360" w:lineRule="auto"/>
        <w:ind w:firstLine="482"/>
        <w:outlineLvl w:val="0"/>
        <w:rPr>
          <w:b/>
          <w:color w:val="000000"/>
          <w:sz w:val="24"/>
          <w:szCs w:val="24"/>
        </w:rPr>
      </w:pPr>
      <w:r>
        <w:rPr>
          <w:b/>
          <w:color w:val="000000"/>
          <w:sz w:val="24"/>
          <w:szCs w:val="24"/>
        </w:rPr>
        <w:t>陈述、保证和承诺</w:t>
      </w:r>
      <w:bookmarkEnd w:id="133"/>
    </w:p>
    <w:p w14:paraId="38CB1CE8" w14:textId="77777777" w:rsidR="004959E3" w:rsidRDefault="00000000">
      <w:pPr>
        <w:pStyle w:val="afd"/>
        <w:numPr>
          <w:ilvl w:val="1"/>
          <w:numId w:val="4"/>
        </w:numPr>
        <w:spacing w:line="360" w:lineRule="auto"/>
        <w:ind w:firstLine="480"/>
        <w:rPr>
          <w:color w:val="000000"/>
          <w:sz w:val="24"/>
          <w:szCs w:val="24"/>
        </w:rPr>
      </w:pPr>
      <w:bookmarkStart w:id="141" w:name="_Toc239950397"/>
      <w:bookmarkStart w:id="142" w:name="_Toc171844651"/>
      <w:bookmarkStart w:id="143" w:name="_Toc531343606"/>
      <w:bookmarkStart w:id="144" w:name="_Toc106510197"/>
      <w:r>
        <w:rPr>
          <w:color w:val="000000"/>
          <w:sz w:val="24"/>
          <w:szCs w:val="24"/>
        </w:rPr>
        <w:t>本协议各方</w:t>
      </w:r>
      <w:bookmarkStart w:id="145" w:name="_Hlk531252484"/>
      <w:r>
        <w:rPr>
          <w:color w:val="000000"/>
          <w:sz w:val="24"/>
          <w:szCs w:val="24"/>
        </w:rPr>
        <w:t>分别而非连带地</w:t>
      </w:r>
      <w:bookmarkStart w:id="146" w:name="_Hlk531251136"/>
      <w:bookmarkEnd w:id="145"/>
      <w:r>
        <w:rPr>
          <w:color w:val="000000"/>
          <w:sz w:val="24"/>
          <w:szCs w:val="24"/>
        </w:rPr>
        <w:t>陈述、保证及承诺如下：</w:t>
      </w:r>
      <w:r>
        <w:rPr>
          <w:color w:val="000000"/>
          <w:sz w:val="24"/>
          <w:szCs w:val="24"/>
        </w:rPr>
        <w:t xml:space="preserve"> </w:t>
      </w:r>
    </w:p>
    <w:bookmarkEnd w:id="146"/>
    <w:p w14:paraId="7FCFC552" w14:textId="77777777" w:rsidR="004959E3" w:rsidRDefault="00000000">
      <w:pPr>
        <w:pStyle w:val="afd"/>
        <w:numPr>
          <w:ilvl w:val="0"/>
          <w:numId w:val="7"/>
        </w:numPr>
        <w:tabs>
          <w:tab w:val="left" w:pos="1134"/>
        </w:tabs>
        <w:spacing w:line="360" w:lineRule="auto"/>
        <w:ind w:firstLine="480"/>
        <w:rPr>
          <w:color w:val="000000"/>
          <w:sz w:val="24"/>
          <w:szCs w:val="24"/>
        </w:rPr>
      </w:pPr>
      <w:r>
        <w:rPr>
          <w:color w:val="000000"/>
          <w:sz w:val="24"/>
          <w:szCs w:val="24"/>
        </w:rPr>
        <w:t>其为依据中国法律正式成立并有效存续的主体或具有完全民事行为能力的自然人。</w:t>
      </w:r>
    </w:p>
    <w:p w14:paraId="6CB993F9" w14:textId="77777777" w:rsidR="004959E3" w:rsidRDefault="00000000">
      <w:pPr>
        <w:pStyle w:val="afd"/>
        <w:numPr>
          <w:ilvl w:val="0"/>
          <w:numId w:val="7"/>
        </w:numPr>
        <w:tabs>
          <w:tab w:val="left" w:pos="1134"/>
        </w:tabs>
        <w:spacing w:line="360" w:lineRule="auto"/>
        <w:ind w:firstLine="480"/>
        <w:rPr>
          <w:color w:val="000000"/>
          <w:sz w:val="24"/>
          <w:szCs w:val="24"/>
        </w:rPr>
      </w:pPr>
      <w:r>
        <w:rPr>
          <w:color w:val="000000"/>
          <w:sz w:val="24"/>
          <w:szCs w:val="24"/>
        </w:rPr>
        <w:t>其拥有签订并履行本协议的全部、充分的权利与授权，并依据中国法律具有签订本协议的行为能力。</w:t>
      </w:r>
    </w:p>
    <w:p w14:paraId="69332426" w14:textId="77777777" w:rsidR="004959E3" w:rsidRDefault="00000000">
      <w:pPr>
        <w:pStyle w:val="afd"/>
        <w:numPr>
          <w:ilvl w:val="0"/>
          <w:numId w:val="7"/>
        </w:numPr>
        <w:tabs>
          <w:tab w:val="left" w:pos="1134"/>
        </w:tabs>
        <w:spacing w:line="360" w:lineRule="auto"/>
        <w:ind w:firstLine="480"/>
        <w:rPr>
          <w:color w:val="000000"/>
          <w:sz w:val="24"/>
          <w:szCs w:val="24"/>
        </w:rPr>
      </w:pPr>
      <w:r>
        <w:rPr>
          <w:color w:val="000000"/>
          <w:sz w:val="24"/>
          <w:szCs w:val="24"/>
        </w:rPr>
        <w:t>其保证其就本协议的签署所提供的一切文件资料均是真实、有效、完整的。</w:t>
      </w:r>
      <w:r>
        <w:rPr>
          <w:color w:val="000000"/>
          <w:sz w:val="24"/>
          <w:szCs w:val="24"/>
        </w:rPr>
        <w:t xml:space="preserve"> </w:t>
      </w:r>
    </w:p>
    <w:p w14:paraId="2AB9F410" w14:textId="77777777" w:rsidR="004959E3" w:rsidRDefault="00000000">
      <w:pPr>
        <w:pStyle w:val="afd"/>
        <w:numPr>
          <w:ilvl w:val="0"/>
          <w:numId w:val="7"/>
        </w:numPr>
        <w:tabs>
          <w:tab w:val="left" w:pos="1134"/>
        </w:tabs>
        <w:spacing w:line="360" w:lineRule="auto"/>
        <w:ind w:firstLine="480"/>
        <w:rPr>
          <w:color w:val="000000"/>
          <w:sz w:val="24"/>
          <w:szCs w:val="24"/>
        </w:rPr>
      </w:pPr>
      <w:r>
        <w:rPr>
          <w:color w:val="000000"/>
          <w:sz w:val="24"/>
          <w:szCs w:val="24"/>
        </w:rPr>
        <w:t>其在本协议中所作的陈述、保证及承诺在本协议签订之日均为真实、准确、完整，并在本协议生效时及生效后仍为真实、准确、完整。</w:t>
      </w:r>
    </w:p>
    <w:p w14:paraId="70B00039" w14:textId="77777777" w:rsidR="004959E3" w:rsidRDefault="00000000">
      <w:pPr>
        <w:pStyle w:val="afd"/>
        <w:numPr>
          <w:ilvl w:val="0"/>
          <w:numId w:val="7"/>
        </w:numPr>
        <w:tabs>
          <w:tab w:val="left" w:pos="1134"/>
        </w:tabs>
        <w:spacing w:line="360" w:lineRule="auto"/>
        <w:ind w:firstLine="480"/>
        <w:rPr>
          <w:color w:val="000000"/>
          <w:sz w:val="24"/>
          <w:szCs w:val="24"/>
        </w:rPr>
      </w:pPr>
      <w:r>
        <w:rPr>
          <w:color w:val="000000"/>
          <w:sz w:val="24"/>
          <w:szCs w:val="24"/>
        </w:rPr>
        <w:t>其保证对本协议所包含的信息承担保密义务，法律或相关监管机构</w:t>
      </w:r>
      <w:r>
        <w:rPr>
          <w:color w:val="000000"/>
          <w:sz w:val="24"/>
          <w:szCs w:val="24"/>
        </w:rPr>
        <w:t>/</w:t>
      </w:r>
      <w:r>
        <w:rPr>
          <w:color w:val="000000"/>
          <w:sz w:val="24"/>
          <w:szCs w:val="24"/>
        </w:rPr>
        <w:t>权威机构要求披露的，以及向本协议相关中介机构披露的除外。</w:t>
      </w:r>
    </w:p>
    <w:p w14:paraId="21255EA3" w14:textId="77777777" w:rsidR="004959E3" w:rsidRDefault="00000000">
      <w:pPr>
        <w:pStyle w:val="afd"/>
        <w:numPr>
          <w:ilvl w:val="1"/>
          <w:numId w:val="4"/>
        </w:numPr>
        <w:spacing w:line="360" w:lineRule="auto"/>
        <w:ind w:firstLine="480"/>
        <w:rPr>
          <w:color w:val="000000"/>
          <w:sz w:val="24"/>
          <w:szCs w:val="24"/>
        </w:rPr>
      </w:pPr>
      <w:bookmarkStart w:id="147" w:name="_Hlk531260417"/>
      <w:bookmarkStart w:id="148" w:name="_Hlk531252645"/>
      <w:bookmarkStart w:id="149" w:name="_Hlk28261820"/>
      <w:r>
        <w:rPr>
          <w:color w:val="000000"/>
          <w:sz w:val="24"/>
          <w:szCs w:val="24"/>
        </w:rPr>
        <w:t>项目公司及</w:t>
      </w:r>
      <w:r>
        <w:rPr>
          <w:rFonts w:hint="eastAsia"/>
          <w:color w:val="000000"/>
          <w:sz w:val="24"/>
          <w:szCs w:val="24"/>
        </w:rPr>
        <w:t>实控人</w:t>
      </w:r>
      <w:bookmarkEnd w:id="147"/>
      <w:r>
        <w:rPr>
          <w:color w:val="000000"/>
          <w:sz w:val="24"/>
          <w:szCs w:val="24"/>
        </w:rPr>
        <w:t>陈述、保证及承诺如下：</w:t>
      </w:r>
      <w:bookmarkStart w:id="150" w:name="_Hlk531248347"/>
      <w:bookmarkEnd w:id="148"/>
    </w:p>
    <w:bookmarkEnd w:id="149"/>
    <w:bookmarkEnd w:id="150"/>
    <w:p w14:paraId="492D05F2" w14:textId="77777777" w:rsidR="004959E3" w:rsidRDefault="00000000">
      <w:pPr>
        <w:pStyle w:val="afd"/>
        <w:numPr>
          <w:ilvl w:val="0"/>
          <w:numId w:val="8"/>
        </w:numPr>
        <w:tabs>
          <w:tab w:val="left" w:pos="1134"/>
        </w:tabs>
        <w:spacing w:line="360" w:lineRule="auto"/>
        <w:ind w:firstLine="480"/>
        <w:rPr>
          <w:color w:val="000000"/>
          <w:sz w:val="24"/>
          <w:szCs w:val="24"/>
        </w:rPr>
      </w:pPr>
      <w:r>
        <w:rPr>
          <w:color w:val="000000"/>
          <w:sz w:val="24"/>
          <w:szCs w:val="24"/>
        </w:rPr>
        <w:t>本协议的签署和履行不会与项目公司根据章程或有关法律、法规等有约束力的规范性文件所承担的义务相冲突。</w:t>
      </w:r>
    </w:p>
    <w:p w14:paraId="1A417402" w14:textId="77777777" w:rsidR="004959E3" w:rsidRDefault="00000000">
      <w:pPr>
        <w:pStyle w:val="afd"/>
        <w:numPr>
          <w:ilvl w:val="0"/>
          <w:numId w:val="8"/>
        </w:numPr>
        <w:tabs>
          <w:tab w:val="left" w:pos="1134"/>
        </w:tabs>
        <w:spacing w:line="360" w:lineRule="auto"/>
        <w:ind w:firstLine="480"/>
        <w:rPr>
          <w:color w:val="000000"/>
          <w:sz w:val="24"/>
          <w:szCs w:val="24"/>
        </w:rPr>
      </w:pPr>
      <w:r>
        <w:rPr>
          <w:color w:val="000000"/>
          <w:sz w:val="24"/>
          <w:szCs w:val="24"/>
        </w:rPr>
        <w:t>项目公司及</w:t>
      </w:r>
      <w:r>
        <w:rPr>
          <w:rFonts w:hint="eastAsia"/>
          <w:color w:val="000000"/>
          <w:sz w:val="24"/>
          <w:szCs w:val="24"/>
        </w:rPr>
        <w:t>实控人</w:t>
      </w:r>
      <w:r>
        <w:rPr>
          <w:color w:val="000000"/>
          <w:sz w:val="24"/>
          <w:szCs w:val="24"/>
        </w:rPr>
        <w:t>已向投资方真实、准确、完整的披露了股东之间的关联关系，根据相关法律法规的规定，不存在不适合对项目公司投资的情形。</w:t>
      </w:r>
    </w:p>
    <w:p w14:paraId="67F3E63F" w14:textId="77777777" w:rsidR="004959E3" w:rsidRDefault="00000000">
      <w:pPr>
        <w:pStyle w:val="afd"/>
        <w:numPr>
          <w:ilvl w:val="0"/>
          <w:numId w:val="8"/>
        </w:numPr>
        <w:tabs>
          <w:tab w:val="left" w:pos="1134"/>
        </w:tabs>
        <w:spacing w:line="360" w:lineRule="auto"/>
        <w:ind w:firstLine="480"/>
        <w:rPr>
          <w:color w:val="000000"/>
          <w:sz w:val="24"/>
          <w:szCs w:val="24"/>
        </w:rPr>
      </w:pPr>
      <w:r>
        <w:rPr>
          <w:color w:val="000000"/>
          <w:sz w:val="24"/>
          <w:szCs w:val="24"/>
        </w:rPr>
        <w:t>项目公司向投资方披露的公司的资产、负债、权益、或有负债以及与本协议有关的全部信息系真实、准确、完整的。</w:t>
      </w:r>
      <w:r>
        <w:rPr>
          <w:color w:val="000000"/>
          <w:sz w:val="24"/>
          <w:szCs w:val="24"/>
        </w:rPr>
        <w:t xml:space="preserve"> </w:t>
      </w:r>
    </w:p>
    <w:p w14:paraId="5C5C1493" w14:textId="77777777" w:rsidR="004959E3" w:rsidRDefault="00000000">
      <w:pPr>
        <w:pStyle w:val="afd"/>
        <w:numPr>
          <w:ilvl w:val="0"/>
          <w:numId w:val="8"/>
        </w:numPr>
        <w:tabs>
          <w:tab w:val="left" w:pos="1134"/>
        </w:tabs>
        <w:spacing w:line="360" w:lineRule="auto"/>
        <w:ind w:firstLine="480"/>
        <w:rPr>
          <w:color w:val="000000"/>
          <w:sz w:val="24"/>
          <w:szCs w:val="24"/>
          <w:shd w:val="clear" w:color="auto" w:fill="FFFFFF"/>
        </w:rPr>
      </w:pPr>
      <w:bookmarkStart w:id="151" w:name="_Toc145404785"/>
      <w:r>
        <w:rPr>
          <w:color w:val="000000"/>
          <w:sz w:val="24"/>
          <w:szCs w:val="24"/>
        </w:rPr>
        <w:t>在本协议签订后三个月内，项目公司必须</w:t>
      </w:r>
      <w:r>
        <w:rPr>
          <w:rFonts w:hint="eastAsia"/>
          <w:color w:val="000000"/>
          <w:sz w:val="24"/>
          <w:szCs w:val="24"/>
        </w:rPr>
        <w:t>聘请</w:t>
      </w:r>
      <w:r>
        <w:rPr>
          <w:rFonts w:hint="eastAsia"/>
          <w:color w:val="000000"/>
          <w:sz w:val="24"/>
          <w:szCs w:val="24"/>
          <w:shd w:val="clear" w:color="auto" w:fill="FFFFFF"/>
        </w:rPr>
        <w:t>专职财务人员，建立规</w:t>
      </w:r>
      <w:r>
        <w:rPr>
          <w:rFonts w:hint="eastAsia"/>
          <w:color w:val="000000"/>
          <w:sz w:val="24"/>
          <w:szCs w:val="24"/>
          <w:shd w:val="clear" w:color="auto" w:fill="FFFFFF"/>
        </w:rPr>
        <w:lastRenderedPageBreak/>
        <w:t>范的财务制度和内部控制体系，</w:t>
      </w:r>
      <w:r>
        <w:rPr>
          <w:color w:val="000000"/>
          <w:sz w:val="24"/>
          <w:szCs w:val="24"/>
          <w:shd w:val="clear" w:color="auto" w:fill="FFFFFF"/>
        </w:rPr>
        <w:t>实现规范财务入账，包括但不限于规范往期成本核算、现金账与往来账处理等相关财务工作。</w:t>
      </w:r>
    </w:p>
    <w:bookmarkEnd w:id="151"/>
    <w:p w14:paraId="76459EBA" w14:textId="77777777" w:rsidR="004959E3" w:rsidRDefault="00000000">
      <w:pPr>
        <w:pStyle w:val="afd"/>
        <w:numPr>
          <w:ilvl w:val="0"/>
          <w:numId w:val="3"/>
        </w:numPr>
        <w:tabs>
          <w:tab w:val="left" w:pos="851"/>
        </w:tabs>
        <w:spacing w:before="240" w:after="240" w:line="360" w:lineRule="auto"/>
        <w:ind w:firstLine="482"/>
        <w:outlineLvl w:val="0"/>
        <w:rPr>
          <w:b/>
          <w:color w:val="000000"/>
          <w:sz w:val="24"/>
          <w:szCs w:val="24"/>
        </w:rPr>
      </w:pPr>
      <w:r>
        <w:rPr>
          <w:b/>
          <w:color w:val="000000"/>
          <w:sz w:val="24"/>
          <w:szCs w:val="24"/>
        </w:rPr>
        <w:t>税款与费用</w:t>
      </w:r>
      <w:bookmarkEnd w:id="141"/>
      <w:bookmarkEnd w:id="142"/>
      <w:bookmarkEnd w:id="143"/>
    </w:p>
    <w:p w14:paraId="1CD549BD" w14:textId="77777777" w:rsidR="004959E3" w:rsidRDefault="00000000">
      <w:pPr>
        <w:pStyle w:val="afd"/>
        <w:numPr>
          <w:ilvl w:val="1"/>
          <w:numId w:val="3"/>
        </w:numPr>
        <w:spacing w:line="360" w:lineRule="auto"/>
        <w:ind w:firstLine="480"/>
        <w:rPr>
          <w:color w:val="000000"/>
          <w:sz w:val="24"/>
          <w:szCs w:val="24"/>
        </w:rPr>
      </w:pPr>
      <w:r>
        <w:rPr>
          <w:color w:val="000000"/>
          <w:sz w:val="24"/>
          <w:szCs w:val="24"/>
        </w:rPr>
        <w:t>本协议各方为履行本协议义务所须缴纳的税款由各纳税主体承担。</w:t>
      </w:r>
    </w:p>
    <w:p w14:paraId="1A923F2C" w14:textId="77777777" w:rsidR="004959E3" w:rsidRDefault="00000000">
      <w:pPr>
        <w:pStyle w:val="afd"/>
        <w:numPr>
          <w:ilvl w:val="1"/>
          <w:numId w:val="3"/>
        </w:numPr>
        <w:spacing w:line="360" w:lineRule="auto"/>
        <w:ind w:firstLine="480"/>
        <w:rPr>
          <w:color w:val="000000"/>
          <w:sz w:val="24"/>
          <w:szCs w:val="24"/>
        </w:rPr>
      </w:pPr>
      <w:r>
        <w:rPr>
          <w:color w:val="000000"/>
          <w:sz w:val="24"/>
          <w:szCs w:val="24"/>
        </w:rPr>
        <w:t>本协议各方在本协议履行过程中产生的相关费用由各方自行承担。</w:t>
      </w:r>
    </w:p>
    <w:p w14:paraId="58F1CC51" w14:textId="77777777" w:rsidR="004959E3" w:rsidRDefault="00000000">
      <w:pPr>
        <w:pStyle w:val="afd"/>
        <w:numPr>
          <w:ilvl w:val="0"/>
          <w:numId w:val="3"/>
        </w:numPr>
        <w:tabs>
          <w:tab w:val="left" w:pos="851"/>
        </w:tabs>
        <w:spacing w:before="240" w:after="240" w:line="360" w:lineRule="auto"/>
        <w:ind w:firstLine="482"/>
        <w:outlineLvl w:val="0"/>
        <w:rPr>
          <w:b/>
          <w:color w:val="000000"/>
          <w:sz w:val="24"/>
          <w:szCs w:val="24"/>
        </w:rPr>
      </w:pPr>
      <w:bookmarkStart w:id="152" w:name="_Toc531343607"/>
      <w:r>
        <w:rPr>
          <w:b/>
          <w:color w:val="000000"/>
          <w:sz w:val="24"/>
          <w:szCs w:val="24"/>
        </w:rPr>
        <w:t>通知和送达</w:t>
      </w:r>
      <w:bookmarkEnd w:id="152"/>
    </w:p>
    <w:p w14:paraId="452C4C01" w14:textId="77777777" w:rsidR="004959E3" w:rsidRDefault="00000000">
      <w:pPr>
        <w:pStyle w:val="afd"/>
        <w:numPr>
          <w:ilvl w:val="1"/>
          <w:numId w:val="9"/>
        </w:numPr>
        <w:spacing w:line="360" w:lineRule="auto"/>
        <w:ind w:firstLine="480"/>
        <w:rPr>
          <w:color w:val="000000"/>
          <w:sz w:val="24"/>
          <w:szCs w:val="24"/>
        </w:rPr>
      </w:pPr>
      <w:r>
        <w:rPr>
          <w:color w:val="000000"/>
          <w:sz w:val="24"/>
        </w:rPr>
        <w:t>协议</w:t>
      </w:r>
      <w:r>
        <w:rPr>
          <w:color w:val="000000"/>
          <w:sz w:val="24"/>
          <w:szCs w:val="24"/>
        </w:rPr>
        <w:t>各方</w:t>
      </w:r>
      <w:r>
        <w:rPr>
          <w:color w:val="000000"/>
          <w:sz w:val="24"/>
        </w:rPr>
        <w:t>同意，与本协议有关的任何通知，需以约定方式送达方为有效，约定送达形式包括但不限于：</w:t>
      </w:r>
      <w:r>
        <w:rPr>
          <w:color w:val="000000"/>
          <w:sz w:val="24"/>
          <w:szCs w:val="24"/>
        </w:rPr>
        <w:t>专人送达、</w:t>
      </w:r>
      <w:r>
        <w:rPr>
          <w:color w:val="000000"/>
          <w:sz w:val="24"/>
        </w:rPr>
        <w:t>快递、电子邮件、微信</w:t>
      </w:r>
      <w:r>
        <w:rPr>
          <w:color w:val="000000"/>
          <w:sz w:val="24"/>
          <w:szCs w:val="24"/>
        </w:rPr>
        <w:t>等。</w:t>
      </w:r>
    </w:p>
    <w:p w14:paraId="54C2FE71" w14:textId="77777777" w:rsidR="004959E3" w:rsidRDefault="00000000">
      <w:pPr>
        <w:pStyle w:val="afd"/>
        <w:numPr>
          <w:ilvl w:val="1"/>
          <w:numId w:val="9"/>
        </w:numPr>
        <w:spacing w:line="360" w:lineRule="auto"/>
        <w:ind w:firstLine="480"/>
        <w:rPr>
          <w:color w:val="000000"/>
          <w:sz w:val="24"/>
          <w:szCs w:val="24"/>
        </w:rPr>
      </w:pPr>
      <w:bookmarkStart w:id="153" w:name="_Hlk2085399"/>
      <w:r>
        <w:rPr>
          <w:color w:val="000000"/>
          <w:sz w:val="24"/>
          <w:szCs w:val="24"/>
        </w:rPr>
        <w:t>本协议第</w:t>
      </w:r>
      <w:r>
        <w:rPr>
          <w:color w:val="000000"/>
          <w:sz w:val="24"/>
          <w:szCs w:val="24"/>
        </w:rPr>
        <w:t>1</w:t>
      </w:r>
      <w:r>
        <w:rPr>
          <w:rFonts w:hint="eastAsia"/>
          <w:color w:val="000000"/>
          <w:sz w:val="24"/>
          <w:szCs w:val="24"/>
        </w:rPr>
        <w:t>4</w:t>
      </w:r>
      <w:r>
        <w:rPr>
          <w:color w:val="000000"/>
          <w:sz w:val="24"/>
          <w:szCs w:val="24"/>
        </w:rPr>
        <w:t>.1</w:t>
      </w:r>
      <w:r>
        <w:rPr>
          <w:color w:val="000000"/>
          <w:sz w:val="24"/>
          <w:szCs w:val="24"/>
        </w:rPr>
        <w:t>条所述通知应被视为在下列时间送达：</w:t>
      </w:r>
      <w:bookmarkEnd w:id="153"/>
    </w:p>
    <w:p w14:paraId="3298E253" w14:textId="77777777" w:rsidR="004959E3" w:rsidRDefault="00000000">
      <w:pPr>
        <w:pStyle w:val="afd"/>
        <w:numPr>
          <w:ilvl w:val="0"/>
          <w:numId w:val="10"/>
        </w:numPr>
        <w:spacing w:line="360" w:lineRule="auto"/>
        <w:ind w:firstLine="480"/>
        <w:rPr>
          <w:color w:val="000000"/>
          <w:sz w:val="24"/>
          <w:szCs w:val="24"/>
        </w:rPr>
      </w:pPr>
      <w:bookmarkStart w:id="154" w:name="_Hlk2085407"/>
      <w:r>
        <w:rPr>
          <w:color w:val="000000"/>
          <w:sz w:val="24"/>
          <w:szCs w:val="24"/>
        </w:rPr>
        <w:t>以专人送达的通知，在送达收件人下述通知地址之日；</w:t>
      </w:r>
    </w:p>
    <w:p w14:paraId="6C76B866" w14:textId="77777777" w:rsidR="004959E3" w:rsidRDefault="00000000">
      <w:pPr>
        <w:pStyle w:val="afd"/>
        <w:numPr>
          <w:ilvl w:val="0"/>
          <w:numId w:val="10"/>
        </w:numPr>
        <w:spacing w:line="360" w:lineRule="auto"/>
        <w:ind w:firstLine="480"/>
        <w:rPr>
          <w:color w:val="000000"/>
          <w:sz w:val="24"/>
          <w:szCs w:val="24"/>
        </w:rPr>
      </w:pPr>
      <w:r>
        <w:rPr>
          <w:color w:val="000000"/>
          <w:sz w:val="24"/>
          <w:szCs w:val="24"/>
        </w:rPr>
        <w:t>以快递发出的通知，在发出之后</w:t>
      </w:r>
      <w:r>
        <w:rPr>
          <w:color w:val="000000"/>
          <w:sz w:val="24"/>
          <w:szCs w:val="24"/>
        </w:rPr>
        <w:t>7</w:t>
      </w:r>
      <w:r>
        <w:rPr>
          <w:color w:val="000000"/>
          <w:sz w:val="24"/>
          <w:szCs w:val="24"/>
        </w:rPr>
        <w:t>个工作日或快递被签收之日（以先到者为准）；</w:t>
      </w:r>
      <w:r>
        <w:rPr>
          <w:color w:val="000000"/>
          <w:sz w:val="24"/>
          <w:szCs w:val="24"/>
        </w:rPr>
        <w:t xml:space="preserve"> </w:t>
      </w:r>
    </w:p>
    <w:p w14:paraId="10F2F4C5" w14:textId="77777777" w:rsidR="004959E3" w:rsidRDefault="00000000">
      <w:pPr>
        <w:pStyle w:val="afd"/>
        <w:numPr>
          <w:ilvl w:val="0"/>
          <w:numId w:val="10"/>
        </w:numPr>
        <w:spacing w:line="360" w:lineRule="auto"/>
        <w:ind w:firstLine="480"/>
        <w:rPr>
          <w:color w:val="000000"/>
          <w:sz w:val="24"/>
          <w:szCs w:val="24"/>
        </w:rPr>
      </w:pPr>
      <w:r>
        <w:rPr>
          <w:color w:val="000000"/>
          <w:sz w:val="24"/>
          <w:szCs w:val="24"/>
        </w:rPr>
        <w:t>以电子邮件发出的通知，在电子邮件成功发出之后即为送达；</w:t>
      </w:r>
      <w:r>
        <w:rPr>
          <w:color w:val="000000"/>
          <w:sz w:val="24"/>
          <w:szCs w:val="24"/>
        </w:rPr>
        <w:t xml:space="preserve">  </w:t>
      </w:r>
    </w:p>
    <w:p w14:paraId="1B5B56EC" w14:textId="77777777" w:rsidR="004959E3" w:rsidRDefault="00000000">
      <w:pPr>
        <w:pStyle w:val="afd"/>
        <w:numPr>
          <w:ilvl w:val="0"/>
          <w:numId w:val="10"/>
        </w:numPr>
        <w:spacing w:line="360" w:lineRule="auto"/>
        <w:ind w:firstLine="480"/>
        <w:rPr>
          <w:color w:val="000000"/>
          <w:sz w:val="24"/>
          <w:szCs w:val="24"/>
        </w:rPr>
      </w:pPr>
      <w:r>
        <w:rPr>
          <w:color w:val="000000"/>
          <w:sz w:val="24"/>
          <w:szCs w:val="24"/>
        </w:rPr>
        <w:t>以微信形式发出，在成功发出之后即为送达；</w:t>
      </w:r>
    </w:p>
    <w:p w14:paraId="343F5CD7" w14:textId="77777777" w:rsidR="004959E3" w:rsidRDefault="00000000">
      <w:pPr>
        <w:pStyle w:val="afd"/>
        <w:numPr>
          <w:ilvl w:val="0"/>
          <w:numId w:val="10"/>
        </w:numPr>
        <w:spacing w:line="360" w:lineRule="auto"/>
        <w:ind w:firstLine="480"/>
        <w:rPr>
          <w:color w:val="000000"/>
          <w:sz w:val="24"/>
          <w:szCs w:val="24"/>
        </w:rPr>
      </w:pPr>
      <w:r>
        <w:rPr>
          <w:color w:val="000000"/>
          <w:sz w:val="24"/>
          <w:szCs w:val="24"/>
        </w:rPr>
        <w:t>同时采用上述两种或两种以上方式的，以其中最快达到对方者为准。</w:t>
      </w:r>
      <w:r>
        <w:rPr>
          <w:color w:val="000000"/>
          <w:sz w:val="24"/>
          <w:szCs w:val="24"/>
        </w:rPr>
        <w:t xml:space="preserve"> </w:t>
      </w:r>
    </w:p>
    <w:p w14:paraId="1C524973" w14:textId="77777777" w:rsidR="004959E3" w:rsidRDefault="00000000">
      <w:pPr>
        <w:pStyle w:val="afd"/>
        <w:spacing w:line="360" w:lineRule="auto"/>
        <w:ind w:firstLine="480"/>
        <w:rPr>
          <w:color w:val="000000"/>
          <w:sz w:val="24"/>
          <w:szCs w:val="24"/>
        </w:rPr>
      </w:pPr>
      <w:r>
        <w:rPr>
          <w:color w:val="000000"/>
          <w:sz w:val="24"/>
          <w:szCs w:val="24"/>
        </w:rPr>
        <w:t>若采用快递送达方式，甲方按本协议约定地址或身份证载明地址发出的通知均视为有效送达（签收记录显示拒收或地址查无此人或邮件退回，均视为有效送达）。</w:t>
      </w:r>
    </w:p>
    <w:bookmarkEnd w:id="154"/>
    <w:p w14:paraId="0A3CFC76" w14:textId="77777777" w:rsidR="004959E3" w:rsidRDefault="00000000">
      <w:pPr>
        <w:pStyle w:val="afd"/>
        <w:numPr>
          <w:ilvl w:val="1"/>
          <w:numId w:val="11"/>
        </w:numPr>
        <w:spacing w:line="360" w:lineRule="auto"/>
        <w:ind w:firstLine="480"/>
        <w:rPr>
          <w:color w:val="000000"/>
          <w:sz w:val="24"/>
          <w:szCs w:val="24"/>
        </w:rPr>
      </w:pPr>
      <w:r>
        <w:rPr>
          <w:color w:val="000000"/>
          <w:sz w:val="24"/>
          <w:szCs w:val="24"/>
        </w:rPr>
        <w:t>与本协议有关的任何通知送达下列地址视为有效送达：</w:t>
      </w:r>
    </w:p>
    <w:p w14:paraId="3C305F40" w14:textId="77777777" w:rsidR="004959E3" w:rsidRDefault="00000000">
      <w:pPr>
        <w:tabs>
          <w:tab w:val="left" w:pos="993"/>
        </w:tabs>
        <w:spacing w:line="360" w:lineRule="auto"/>
        <w:ind w:firstLineChars="200" w:firstLine="482"/>
        <w:rPr>
          <w:b/>
          <w:color w:val="000000"/>
          <w:sz w:val="24"/>
          <w:szCs w:val="24"/>
        </w:rPr>
      </w:pPr>
      <w:r>
        <w:rPr>
          <w:b/>
          <w:color w:val="000000"/>
          <w:sz w:val="24"/>
          <w:szCs w:val="24"/>
        </w:rPr>
        <w:t>甲</w:t>
      </w:r>
      <w:r>
        <w:rPr>
          <w:rFonts w:hint="eastAsia"/>
          <w:b/>
          <w:color w:val="000000"/>
          <w:sz w:val="24"/>
          <w:szCs w:val="24"/>
        </w:rPr>
        <w:t xml:space="preserve"> </w:t>
      </w:r>
      <w:r>
        <w:rPr>
          <w:b/>
          <w:color w:val="000000"/>
          <w:sz w:val="24"/>
          <w:szCs w:val="24"/>
        </w:rPr>
        <w:t>方：</w:t>
      </w:r>
    </w:p>
    <w:p w14:paraId="7F0D59B0" w14:textId="77777777" w:rsidR="004959E3" w:rsidRDefault="00000000">
      <w:pPr>
        <w:tabs>
          <w:tab w:val="left" w:pos="993"/>
        </w:tabs>
        <w:spacing w:line="360" w:lineRule="auto"/>
        <w:ind w:firstLineChars="400" w:firstLine="960"/>
        <w:rPr>
          <w:color w:val="000000"/>
          <w:sz w:val="24"/>
          <w:szCs w:val="24"/>
        </w:rPr>
      </w:pPr>
      <w:r>
        <w:rPr>
          <w:color w:val="000000"/>
          <w:sz w:val="24"/>
          <w:szCs w:val="24"/>
        </w:rPr>
        <w:t>地</w:t>
      </w:r>
      <w:r>
        <w:rPr>
          <w:color w:val="000000"/>
          <w:sz w:val="24"/>
          <w:szCs w:val="24"/>
        </w:rPr>
        <w:t xml:space="preserve">  </w:t>
      </w:r>
      <w:r>
        <w:rPr>
          <w:color w:val="000000"/>
          <w:sz w:val="24"/>
          <w:szCs w:val="24"/>
        </w:rPr>
        <w:t>址：</w:t>
      </w:r>
      <w:r>
        <w:rPr>
          <w:color w:val="000000"/>
          <w:sz w:val="24"/>
          <w:szCs w:val="24"/>
        </w:rPr>
        <w:t xml:space="preserve"> </w:t>
      </w:r>
    </w:p>
    <w:p w14:paraId="101C3087" w14:textId="77777777" w:rsidR="004959E3" w:rsidRDefault="00000000">
      <w:pPr>
        <w:tabs>
          <w:tab w:val="left" w:pos="993"/>
        </w:tabs>
        <w:spacing w:line="360" w:lineRule="auto"/>
        <w:ind w:firstLineChars="400" w:firstLine="960"/>
        <w:rPr>
          <w:color w:val="000000"/>
          <w:sz w:val="24"/>
          <w:szCs w:val="24"/>
        </w:rPr>
      </w:pPr>
      <w:r>
        <w:rPr>
          <w:color w:val="000000"/>
          <w:sz w:val="24"/>
          <w:szCs w:val="24"/>
        </w:rPr>
        <w:t>收件人：</w:t>
      </w:r>
    </w:p>
    <w:p w14:paraId="49C29D8E" w14:textId="77777777" w:rsidR="004959E3" w:rsidRDefault="00000000">
      <w:pPr>
        <w:tabs>
          <w:tab w:val="left" w:pos="993"/>
        </w:tabs>
        <w:spacing w:line="360" w:lineRule="auto"/>
        <w:ind w:firstLineChars="400" w:firstLine="960"/>
        <w:rPr>
          <w:color w:val="000000"/>
          <w:sz w:val="24"/>
          <w:szCs w:val="24"/>
        </w:rPr>
      </w:pPr>
      <w:r>
        <w:rPr>
          <w:color w:val="000000"/>
          <w:sz w:val="24"/>
          <w:szCs w:val="24"/>
        </w:rPr>
        <w:t>电</w:t>
      </w:r>
      <w:r>
        <w:rPr>
          <w:color w:val="000000"/>
          <w:sz w:val="24"/>
          <w:szCs w:val="24"/>
        </w:rPr>
        <w:t xml:space="preserve">  </w:t>
      </w:r>
      <w:r>
        <w:rPr>
          <w:color w:val="000000"/>
          <w:sz w:val="24"/>
          <w:szCs w:val="24"/>
        </w:rPr>
        <w:t>话：</w:t>
      </w:r>
    </w:p>
    <w:p w14:paraId="4A27F8D7" w14:textId="77777777" w:rsidR="004959E3" w:rsidRDefault="00000000">
      <w:pPr>
        <w:tabs>
          <w:tab w:val="left" w:pos="993"/>
        </w:tabs>
        <w:spacing w:line="360" w:lineRule="auto"/>
        <w:ind w:firstLineChars="400" w:firstLine="960"/>
        <w:rPr>
          <w:color w:val="000000"/>
          <w:sz w:val="24"/>
          <w:szCs w:val="24"/>
        </w:rPr>
      </w:pPr>
      <w:r>
        <w:rPr>
          <w:color w:val="000000"/>
          <w:sz w:val="24"/>
          <w:szCs w:val="24"/>
        </w:rPr>
        <w:t>邮</w:t>
      </w:r>
      <w:r>
        <w:rPr>
          <w:color w:val="000000"/>
          <w:sz w:val="24"/>
          <w:szCs w:val="24"/>
        </w:rPr>
        <w:t xml:space="preserve">  </w:t>
      </w:r>
      <w:r>
        <w:rPr>
          <w:color w:val="000000"/>
          <w:sz w:val="24"/>
          <w:szCs w:val="24"/>
        </w:rPr>
        <w:t>箱一：</w:t>
      </w:r>
    </w:p>
    <w:p w14:paraId="02524401" w14:textId="77777777" w:rsidR="004959E3" w:rsidRDefault="00000000">
      <w:pPr>
        <w:tabs>
          <w:tab w:val="left" w:pos="993"/>
        </w:tabs>
        <w:spacing w:line="360" w:lineRule="auto"/>
        <w:ind w:firstLineChars="400" w:firstLine="960"/>
        <w:rPr>
          <w:color w:val="000000"/>
          <w:sz w:val="24"/>
          <w:szCs w:val="24"/>
        </w:rPr>
      </w:pPr>
      <w:r>
        <w:rPr>
          <w:color w:val="000000"/>
          <w:sz w:val="24"/>
          <w:szCs w:val="24"/>
        </w:rPr>
        <w:t>邮</w:t>
      </w:r>
      <w:r>
        <w:rPr>
          <w:color w:val="000000"/>
          <w:sz w:val="24"/>
          <w:szCs w:val="24"/>
        </w:rPr>
        <w:t xml:space="preserve">  </w:t>
      </w:r>
      <w:r>
        <w:rPr>
          <w:color w:val="000000"/>
          <w:sz w:val="24"/>
          <w:szCs w:val="24"/>
        </w:rPr>
        <w:t>箱二：</w:t>
      </w:r>
      <w:r>
        <w:rPr>
          <w:rFonts w:hint="eastAsia"/>
          <w:color w:val="000000"/>
          <w:sz w:val="24"/>
          <w:szCs w:val="24"/>
        </w:rPr>
        <w:t>kjtd@ahinv.com</w:t>
      </w:r>
    </w:p>
    <w:p w14:paraId="4B6B51AC" w14:textId="77777777" w:rsidR="004959E3" w:rsidRDefault="00000000">
      <w:pPr>
        <w:tabs>
          <w:tab w:val="left" w:pos="993"/>
        </w:tabs>
        <w:spacing w:line="360" w:lineRule="auto"/>
        <w:ind w:firstLineChars="200" w:firstLine="480"/>
        <w:rPr>
          <w:bCs/>
          <w:color w:val="000000"/>
          <w:sz w:val="24"/>
          <w:szCs w:val="24"/>
        </w:rPr>
      </w:pPr>
      <w:r>
        <w:rPr>
          <w:bCs/>
          <w:color w:val="000000"/>
          <w:sz w:val="24"/>
          <w:szCs w:val="24"/>
        </w:rPr>
        <w:t>（甲方采用电子邮件的方式向其他各方送达与本协议有关通知的，可通过以上任一邮箱进行送达。其他各方采用电子邮件的方式向甲方送达与本协议有关通</w:t>
      </w:r>
      <w:r>
        <w:rPr>
          <w:bCs/>
          <w:color w:val="000000"/>
          <w:sz w:val="24"/>
          <w:szCs w:val="24"/>
        </w:rPr>
        <w:lastRenderedPageBreak/>
        <w:t>知的，需同时向甲方邮箱一、邮箱二进行送达。）</w:t>
      </w:r>
    </w:p>
    <w:p w14:paraId="103D6940" w14:textId="77777777" w:rsidR="004959E3" w:rsidRDefault="004959E3">
      <w:pPr>
        <w:pStyle w:val="a0"/>
        <w:ind w:firstLine="482"/>
        <w:rPr>
          <w:b/>
          <w:color w:val="000000"/>
          <w:sz w:val="24"/>
        </w:rPr>
      </w:pPr>
    </w:p>
    <w:p w14:paraId="3E5A9BF3" w14:textId="77777777" w:rsidR="004959E3" w:rsidRDefault="00000000">
      <w:pPr>
        <w:pStyle w:val="a0"/>
        <w:ind w:firstLine="482"/>
        <w:rPr>
          <w:b/>
          <w:color w:val="000000"/>
          <w:sz w:val="24"/>
        </w:rPr>
      </w:pPr>
      <w:r>
        <w:rPr>
          <w:b/>
          <w:color w:val="000000"/>
          <w:sz w:val="24"/>
        </w:rPr>
        <w:t>乙</w:t>
      </w:r>
      <w:r>
        <w:rPr>
          <w:rFonts w:hint="eastAsia"/>
          <w:b/>
          <w:color w:val="000000"/>
          <w:sz w:val="24"/>
        </w:rPr>
        <w:t xml:space="preserve"> </w:t>
      </w:r>
      <w:r>
        <w:rPr>
          <w:b/>
          <w:color w:val="000000"/>
          <w:sz w:val="24"/>
        </w:rPr>
        <w:t>方：</w:t>
      </w:r>
      <w:r>
        <w:rPr>
          <w:rFonts w:hint="eastAsia"/>
          <w:b/>
          <w:color w:val="000000"/>
          <w:sz w:val="24"/>
        </w:rPr>
        <w:t>安徽中科微感科技有限公司</w:t>
      </w:r>
      <w:r>
        <w:rPr>
          <w:rFonts w:ascii="SimSun" w:hAnsi="SimSun" w:cs="SimSun" w:hint="eastAsia"/>
          <w:b/>
          <w:bCs/>
          <w:color w:val="000000"/>
          <w:sz w:val="24"/>
        </w:rPr>
        <w:t>（项目公司）</w:t>
      </w:r>
    </w:p>
    <w:p w14:paraId="16270819" w14:textId="77777777" w:rsidR="004959E3" w:rsidRDefault="00000000">
      <w:pPr>
        <w:tabs>
          <w:tab w:val="left" w:pos="993"/>
        </w:tabs>
        <w:spacing w:line="360" w:lineRule="auto"/>
        <w:ind w:firstLineChars="400" w:firstLine="960"/>
        <w:rPr>
          <w:rFonts w:ascii="SimSun" w:hAnsi="SimSun" w:cs="SimSun"/>
          <w:color w:val="000000"/>
          <w:sz w:val="24"/>
          <w:szCs w:val="24"/>
        </w:rPr>
      </w:pPr>
      <w:r>
        <w:rPr>
          <w:rFonts w:ascii="SimSun" w:hAnsi="SimSun" w:cs="SimSun" w:hint="eastAsia"/>
          <w:color w:val="000000"/>
          <w:sz w:val="24"/>
          <w:szCs w:val="24"/>
        </w:rPr>
        <w:t xml:space="preserve">地 </w:t>
      </w:r>
      <w:r>
        <w:rPr>
          <w:rFonts w:ascii="SimSun" w:hAnsi="SimSun" w:cs="SimSun"/>
          <w:color w:val="000000"/>
          <w:sz w:val="24"/>
          <w:szCs w:val="24"/>
        </w:rPr>
        <w:t xml:space="preserve"> </w:t>
      </w:r>
      <w:r>
        <w:rPr>
          <w:rFonts w:ascii="SimSun" w:hAnsi="SimSun" w:cs="SimSun" w:hint="eastAsia"/>
          <w:color w:val="000000"/>
          <w:sz w:val="24"/>
          <w:szCs w:val="24"/>
        </w:rPr>
        <w:t>址：安徽省蚌埠市经济开发区蚌埠市东海大道888号中国传感谷C区C3第七层</w:t>
      </w:r>
    </w:p>
    <w:p w14:paraId="71CB1972" w14:textId="77777777" w:rsidR="004959E3" w:rsidRDefault="00000000">
      <w:pPr>
        <w:tabs>
          <w:tab w:val="left" w:pos="993"/>
        </w:tabs>
        <w:spacing w:line="360" w:lineRule="auto"/>
        <w:ind w:firstLineChars="400" w:firstLine="960"/>
        <w:rPr>
          <w:rFonts w:ascii="SimSun" w:hAnsi="SimSun" w:cs="SimSun"/>
          <w:color w:val="000000"/>
          <w:sz w:val="24"/>
          <w:szCs w:val="24"/>
        </w:rPr>
      </w:pPr>
      <w:r>
        <w:rPr>
          <w:rFonts w:ascii="SimSun" w:hAnsi="SimSun" w:cs="SimSun" w:hint="eastAsia"/>
          <w:color w:val="000000"/>
          <w:sz w:val="24"/>
          <w:szCs w:val="24"/>
        </w:rPr>
        <w:t>收件人：王俊挺</w:t>
      </w:r>
    </w:p>
    <w:p w14:paraId="66DB96E7" w14:textId="77777777" w:rsidR="004959E3" w:rsidRDefault="00000000">
      <w:pPr>
        <w:tabs>
          <w:tab w:val="left" w:pos="993"/>
        </w:tabs>
        <w:spacing w:line="360" w:lineRule="auto"/>
        <w:ind w:firstLineChars="400" w:firstLine="960"/>
        <w:rPr>
          <w:rFonts w:ascii="SimSun" w:hAnsi="SimSun" w:cs="SimSun"/>
          <w:color w:val="000000"/>
          <w:sz w:val="24"/>
          <w:szCs w:val="24"/>
        </w:rPr>
      </w:pPr>
      <w:r>
        <w:rPr>
          <w:rFonts w:ascii="SimSun" w:hAnsi="SimSun" w:cs="SimSun" w:hint="eastAsia"/>
          <w:color w:val="000000"/>
          <w:sz w:val="24"/>
          <w:szCs w:val="24"/>
        </w:rPr>
        <w:t xml:space="preserve">电 </w:t>
      </w:r>
      <w:r>
        <w:rPr>
          <w:rFonts w:ascii="SimSun" w:hAnsi="SimSun" w:cs="SimSun"/>
          <w:color w:val="000000"/>
          <w:sz w:val="24"/>
          <w:szCs w:val="24"/>
        </w:rPr>
        <w:t xml:space="preserve"> </w:t>
      </w:r>
      <w:r>
        <w:rPr>
          <w:rFonts w:ascii="SimSun" w:hAnsi="SimSun" w:cs="SimSun" w:hint="eastAsia"/>
          <w:color w:val="000000"/>
          <w:sz w:val="24"/>
          <w:szCs w:val="24"/>
        </w:rPr>
        <w:t>话：15167770898</w:t>
      </w:r>
    </w:p>
    <w:p w14:paraId="6FBB411D" w14:textId="77777777" w:rsidR="004959E3" w:rsidRDefault="00000000">
      <w:pPr>
        <w:tabs>
          <w:tab w:val="left" w:pos="993"/>
        </w:tabs>
        <w:spacing w:line="360" w:lineRule="auto"/>
        <w:ind w:firstLineChars="400" w:firstLine="960"/>
        <w:rPr>
          <w:rFonts w:ascii="SimSun" w:hAnsi="SimSun" w:cs="SimSun"/>
          <w:color w:val="000000"/>
          <w:sz w:val="24"/>
          <w:szCs w:val="24"/>
        </w:rPr>
      </w:pPr>
      <w:r>
        <w:rPr>
          <w:rFonts w:ascii="SimSun" w:hAnsi="SimSun" w:cs="SimSun" w:hint="eastAsia"/>
          <w:color w:val="000000"/>
          <w:sz w:val="24"/>
          <w:szCs w:val="24"/>
        </w:rPr>
        <w:t xml:space="preserve">邮 </w:t>
      </w:r>
      <w:r>
        <w:rPr>
          <w:rFonts w:ascii="SimSun" w:hAnsi="SimSun" w:cs="SimSun"/>
          <w:color w:val="000000"/>
          <w:sz w:val="24"/>
          <w:szCs w:val="24"/>
        </w:rPr>
        <w:t xml:space="preserve"> </w:t>
      </w:r>
      <w:r>
        <w:rPr>
          <w:rFonts w:ascii="SimSun" w:hAnsi="SimSun" w:cs="SimSun" w:hint="eastAsia"/>
          <w:color w:val="000000"/>
          <w:sz w:val="24"/>
          <w:szCs w:val="24"/>
        </w:rPr>
        <w:t>箱：wangjunting@csmsn.com</w:t>
      </w:r>
    </w:p>
    <w:p w14:paraId="3C04CFC4" w14:textId="77777777" w:rsidR="004959E3" w:rsidRDefault="004959E3">
      <w:pPr>
        <w:tabs>
          <w:tab w:val="left" w:pos="993"/>
        </w:tabs>
        <w:spacing w:line="360" w:lineRule="auto"/>
        <w:ind w:firstLineChars="200" w:firstLine="482"/>
        <w:rPr>
          <w:b/>
          <w:bCs/>
          <w:color w:val="000000"/>
          <w:sz w:val="24"/>
        </w:rPr>
      </w:pPr>
    </w:p>
    <w:p w14:paraId="5C8A6FE2" w14:textId="77777777" w:rsidR="004959E3" w:rsidRPr="00BF259C" w:rsidRDefault="00000000">
      <w:pPr>
        <w:tabs>
          <w:tab w:val="left" w:pos="993"/>
        </w:tabs>
        <w:spacing w:line="360" w:lineRule="auto"/>
        <w:ind w:firstLineChars="200" w:firstLine="482"/>
        <w:rPr>
          <w:b/>
          <w:bCs/>
          <w:color w:val="000000"/>
          <w:sz w:val="24"/>
        </w:rPr>
      </w:pPr>
      <w:r w:rsidRPr="00BF259C">
        <w:rPr>
          <w:b/>
          <w:bCs/>
          <w:color w:val="000000"/>
          <w:sz w:val="24"/>
        </w:rPr>
        <w:t>丙方</w:t>
      </w:r>
      <w:r w:rsidRPr="00BF259C">
        <w:rPr>
          <w:rFonts w:hint="eastAsia"/>
          <w:b/>
          <w:bCs/>
          <w:color w:val="000000"/>
          <w:sz w:val="24"/>
          <w:szCs w:val="24"/>
        </w:rPr>
        <w:t>1</w:t>
      </w:r>
      <w:r w:rsidRPr="00BF259C">
        <w:rPr>
          <w:b/>
          <w:bCs/>
          <w:color w:val="000000"/>
          <w:sz w:val="24"/>
        </w:rPr>
        <w:t>：</w:t>
      </w:r>
      <w:r w:rsidRPr="00BF259C">
        <w:rPr>
          <w:rFonts w:hint="eastAsia"/>
          <w:b/>
          <w:bCs/>
          <w:color w:val="000000"/>
          <w:sz w:val="24"/>
        </w:rPr>
        <w:t>沈文锋</w:t>
      </w:r>
      <w:r w:rsidRPr="00BF259C">
        <w:rPr>
          <w:b/>
          <w:bCs/>
          <w:color w:val="000000"/>
          <w:sz w:val="24"/>
        </w:rPr>
        <w:t>（实际控制人、科技人才团队领军人）</w:t>
      </w:r>
    </w:p>
    <w:p w14:paraId="6AF320D0" w14:textId="77777777" w:rsidR="004959E3" w:rsidRPr="00BF259C" w:rsidRDefault="00000000">
      <w:pPr>
        <w:tabs>
          <w:tab w:val="left" w:pos="993"/>
        </w:tabs>
        <w:spacing w:line="360" w:lineRule="auto"/>
        <w:ind w:firstLineChars="400" w:firstLine="960"/>
        <w:rPr>
          <w:color w:val="000000"/>
          <w:sz w:val="24"/>
        </w:rPr>
      </w:pPr>
      <w:r w:rsidRPr="00BF259C">
        <w:rPr>
          <w:color w:val="000000"/>
          <w:sz w:val="24"/>
        </w:rPr>
        <w:t>地</w:t>
      </w:r>
      <w:r w:rsidRPr="00BF259C">
        <w:rPr>
          <w:color w:val="000000"/>
          <w:sz w:val="24"/>
        </w:rPr>
        <w:t xml:space="preserve">  </w:t>
      </w:r>
      <w:r w:rsidRPr="00BF259C">
        <w:rPr>
          <w:color w:val="000000"/>
          <w:sz w:val="24"/>
        </w:rPr>
        <w:t>址：</w:t>
      </w:r>
      <w:ins w:id="155" w:author="Alieen" w:date="2026-07-21T08:36:00Z">
        <w:r w:rsidRPr="00BF259C">
          <w:rPr>
            <w:rFonts w:hint="eastAsia"/>
            <w:color w:val="000000"/>
            <w:sz w:val="24"/>
          </w:rPr>
          <w:t>安徽省蚌埠市经济开发区蚌埠市东海大道</w:t>
        </w:r>
        <w:r w:rsidRPr="00BF259C">
          <w:rPr>
            <w:rFonts w:hint="eastAsia"/>
            <w:color w:val="000000"/>
            <w:sz w:val="24"/>
          </w:rPr>
          <w:t>888</w:t>
        </w:r>
        <w:r w:rsidRPr="00BF259C">
          <w:rPr>
            <w:rFonts w:hint="eastAsia"/>
            <w:color w:val="000000"/>
            <w:sz w:val="24"/>
          </w:rPr>
          <w:t>号中国传感谷</w:t>
        </w:r>
        <w:r w:rsidRPr="00BF259C">
          <w:rPr>
            <w:rFonts w:hint="eastAsia"/>
            <w:color w:val="000000"/>
            <w:sz w:val="24"/>
          </w:rPr>
          <w:t>C</w:t>
        </w:r>
        <w:r w:rsidRPr="00BF259C">
          <w:rPr>
            <w:rFonts w:hint="eastAsia"/>
            <w:color w:val="000000"/>
            <w:sz w:val="24"/>
          </w:rPr>
          <w:t>区</w:t>
        </w:r>
        <w:r w:rsidRPr="00BF259C">
          <w:rPr>
            <w:rFonts w:hint="eastAsia"/>
            <w:color w:val="000000"/>
            <w:sz w:val="24"/>
          </w:rPr>
          <w:t>C3</w:t>
        </w:r>
        <w:r w:rsidRPr="00BF259C">
          <w:rPr>
            <w:rFonts w:hint="eastAsia"/>
            <w:color w:val="000000"/>
            <w:sz w:val="24"/>
          </w:rPr>
          <w:t>第七层</w:t>
        </w:r>
      </w:ins>
    </w:p>
    <w:p w14:paraId="4F455F1A" w14:textId="77777777" w:rsidR="004959E3" w:rsidRPr="00BF259C" w:rsidRDefault="00000000">
      <w:pPr>
        <w:tabs>
          <w:tab w:val="left" w:pos="993"/>
        </w:tabs>
        <w:spacing w:line="360" w:lineRule="auto"/>
        <w:ind w:firstLineChars="400" w:firstLine="960"/>
        <w:rPr>
          <w:color w:val="000000"/>
          <w:sz w:val="24"/>
        </w:rPr>
      </w:pPr>
      <w:r w:rsidRPr="00BF259C">
        <w:rPr>
          <w:color w:val="000000"/>
          <w:sz w:val="24"/>
        </w:rPr>
        <w:t>收件人：</w:t>
      </w:r>
      <w:ins w:id="156" w:author="Alieen" w:date="2026-07-21T08:38:00Z">
        <w:r w:rsidRPr="00BF259C">
          <w:rPr>
            <w:rFonts w:hint="eastAsia"/>
            <w:color w:val="000000"/>
            <w:sz w:val="24"/>
          </w:rPr>
          <w:t>沈文锋</w:t>
        </w:r>
      </w:ins>
    </w:p>
    <w:p w14:paraId="507D35A5" w14:textId="77777777" w:rsidR="004959E3" w:rsidRPr="00BF259C" w:rsidRDefault="00000000">
      <w:pPr>
        <w:tabs>
          <w:tab w:val="left" w:pos="993"/>
        </w:tabs>
        <w:spacing w:line="360" w:lineRule="auto"/>
        <w:ind w:firstLineChars="400" w:firstLine="960"/>
        <w:rPr>
          <w:color w:val="000000"/>
          <w:sz w:val="24"/>
        </w:rPr>
      </w:pPr>
      <w:r w:rsidRPr="00BF259C">
        <w:rPr>
          <w:color w:val="000000"/>
          <w:sz w:val="24"/>
        </w:rPr>
        <w:t>电</w:t>
      </w:r>
      <w:r w:rsidRPr="00BF259C">
        <w:rPr>
          <w:color w:val="000000"/>
          <w:sz w:val="24"/>
        </w:rPr>
        <w:t xml:space="preserve">  </w:t>
      </w:r>
      <w:r w:rsidRPr="00BF259C">
        <w:rPr>
          <w:color w:val="000000"/>
          <w:sz w:val="24"/>
        </w:rPr>
        <w:t>话：</w:t>
      </w:r>
      <w:ins w:id="157" w:author="Alieen" w:date="2026-07-21T08:39:00Z">
        <w:r w:rsidRPr="00BF259C">
          <w:rPr>
            <w:rFonts w:hint="eastAsia"/>
            <w:color w:val="000000"/>
            <w:sz w:val="24"/>
          </w:rPr>
          <w:t>18858001105</w:t>
        </w:r>
      </w:ins>
    </w:p>
    <w:p w14:paraId="0A0B67C0" w14:textId="77777777" w:rsidR="004959E3" w:rsidRPr="00BF259C" w:rsidRDefault="00000000">
      <w:pPr>
        <w:tabs>
          <w:tab w:val="left" w:pos="993"/>
        </w:tabs>
        <w:spacing w:line="360" w:lineRule="auto"/>
        <w:ind w:firstLineChars="400" w:firstLine="960"/>
        <w:rPr>
          <w:color w:val="000000"/>
          <w:sz w:val="24"/>
        </w:rPr>
      </w:pPr>
      <w:r w:rsidRPr="00BF259C">
        <w:rPr>
          <w:color w:val="000000"/>
          <w:sz w:val="24"/>
        </w:rPr>
        <w:t>邮</w:t>
      </w:r>
      <w:r w:rsidRPr="00BF259C">
        <w:rPr>
          <w:color w:val="000000"/>
          <w:sz w:val="24"/>
        </w:rPr>
        <w:t xml:space="preserve">  </w:t>
      </w:r>
      <w:r w:rsidRPr="00BF259C">
        <w:rPr>
          <w:color w:val="000000"/>
          <w:sz w:val="24"/>
        </w:rPr>
        <w:t>箱：</w:t>
      </w:r>
      <w:ins w:id="158" w:author="Alieen" w:date="2026-07-21T08:39:00Z">
        <w:r w:rsidRPr="00BF259C">
          <w:rPr>
            <w:rFonts w:hint="eastAsia"/>
            <w:color w:val="000000"/>
            <w:sz w:val="24"/>
          </w:rPr>
          <w:t>wfshen@csmsn.com</w:t>
        </w:r>
      </w:ins>
    </w:p>
    <w:p w14:paraId="01DEE6E5" w14:textId="77777777" w:rsidR="004959E3" w:rsidRDefault="004959E3">
      <w:pPr>
        <w:tabs>
          <w:tab w:val="left" w:pos="993"/>
        </w:tabs>
        <w:spacing w:line="360" w:lineRule="auto"/>
        <w:ind w:firstLineChars="200" w:firstLine="482"/>
        <w:rPr>
          <w:b/>
          <w:bCs/>
          <w:color w:val="000000"/>
          <w:sz w:val="24"/>
          <w:highlight w:val="yellow"/>
        </w:rPr>
      </w:pPr>
    </w:p>
    <w:p w14:paraId="1222E467" w14:textId="77777777" w:rsidR="004959E3" w:rsidRPr="00BF259C" w:rsidRDefault="00000000">
      <w:pPr>
        <w:tabs>
          <w:tab w:val="left" w:pos="993"/>
        </w:tabs>
        <w:spacing w:line="360" w:lineRule="auto"/>
        <w:ind w:firstLineChars="200" w:firstLine="482"/>
        <w:rPr>
          <w:b/>
          <w:bCs/>
          <w:color w:val="000000"/>
          <w:sz w:val="24"/>
        </w:rPr>
      </w:pPr>
      <w:r w:rsidRPr="00BF259C">
        <w:rPr>
          <w:b/>
          <w:bCs/>
          <w:color w:val="000000"/>
          <w:sz w:val="24"/>
        </w:rPr>
        <w:t>丙方</w:t>
      </w:r>
      <w:r w:rsidRPr="00BF259C">
        <w:rPr>
          <w:rFonts w:hint="eastAsia"/>
          <w:b/>
          <w:bCs/>
          <w:color w:val="000000"/>
          <w:sz w:val="24"/>
          <w:szCs w:val="24"/>
        </w:rPr>
        <w:t>2</w:t>
      </w:r>
      <w:r w:rsidRPr="00BF259C">
        <w:rPr>
          <w:b/>
          <w:bCs/>
          <w:color w:val="000000"/>
          <w:sz w:val="24"/>
        </w:rPr>
        <w:t>：</w:t>
      </w:r>
      <w:r w:rsidRPr="00BF259C">
        <w:rPr>
          <w:rFonts w:ascii="SimSun" w:hAnsi="SimSun" w:cs="SimSun" w:hint="eastAsia"/>
          <w:b/>
          <w:bCs/>
          <w:iCs/>
          <w:kern w:val="1"/>
          <w:sz w:val="24"/>
        </w:rPr>
        <w:t>中科微感（宁波）科技有限公司</w:t>
      </w:r>
    </w:p>
    <w:p w14:paraId="3DEC57AE" w14:textId="77777777" w:rsidR="004959E3" w:rsidRPr="00BF259C" w:rsidRDefault="00000000">
      <w:pPr>
        <w:tabs>
          <w:tab w:val="left" w:pos="993"/>
        </w:tabs>
        <w:spacing w:line="360" w:lineRule="auto"/>
        <w:ind w:firstLineChars="400" w:firstLine="960"/>
        <w:rPr>
          <w:color w:val="000000"/>
          <w:sz w:val="24"/>
        </w:rPr>
      </w:pPr>
      <w:r w:rsidRPr="00BF259C">
        <w:rPr>
          <w:color w:val="000000"/>
          <w:sz w:val="24"/>
        </w:rPr>
        <w:t>地</w:t>
      </w:r>
      <w:r w:rsidRPr="00BF259C">
        <w:rPr>
          <w:color w:val="000000"/>
          <w:sz w:val="24"/>
        </w:rPr>
        <w:t xml:space="preserve">  </w:t>
      </w:r>
      <w:r w:rsidRPr="00BF259C">
        <w:rPr>
          <w:color w:val="000000"/>
          <w:sz w:val="24"/>
        </w:rPr>
        <w:t>址：</w:t>
      </w:r>
      <w:ins w:id="159" w:author="Alieen" w:date="2026-07-21T08:38:00Z">
        <w:r w:rsidRPr="00BF259C">
          <w:rPr>
            <w:rFonts w:hint="eastAsia"/>
            <w:color w:val="000000"/>
            <w:sz w:val="24"/>
          </w:rPr>
          <w:t>浙江省宁波高新区贵驷街道永茂东路</w:t>
        </w:r>
        <w:r w:rsidRPr="00BF259C">
          <w:rPr>
            <w:rFonts w:hint="eastAsia"/>
            <w:color w:val="000000"/>
            <w:sz w:val="24"/>
          </w:rPr>
          <w:t>1819</w:t>
        </w:r>
        <w:r w:rsidRPr="00BF259C">
          <w:rPr>
            <w:rFonts w:hint="eastAsia"/>
            <w:color w:val="000000"/>
            <w:sz w:val="24"/>
          </w:rPr>
          <w:t>号</w:t>
        </w:r>
        <w:r w:rsidRPr="00BF259C">
          <w:rPr>
            <w:rFonts w:hint="eastAsia"/>
            <w:color w:val="000000"/>
            <w:sz w:val="24"/>
          </w:rPr>
          <w:t>4</w:t>
        </w:r>
        <w:r w:rsidRPr="00BF259C">
          <w:rPr>
            <w:rFonts w:hint="eastAsia"/>
            <w:color w:val="000000"/>
            <w:sz w:val="24"/>
          </w:rPr>
          <w:t>幢</w:t>
        </w:r>
        <w:r w:rsidRPr="00BF259C">
          <w:rPr>
            <w:rFonts w:hint="eastAsia"/>
            <w:color w:val="000000"/>
            <w:sz w:val="24"/>
          </w:rPr>
          <w:t>426</w:t>
        </w:r>
        <w:r w:rsidRPr="00BF259C">
          <w:rPr>
            <w:rFonts w:hint="eastAsia"/>
            <w:color w:val="000000"/>
            <w:sz w:val="24"/>
          </w:rPr>
          <w:t>室</w:t>
        </w:r>
      </w:ins>
    </w:p>
    <w:p w14:paraId="67DA1CFF" w14:textId="77777777" w:rsidR="004959E3" w:rsidRPr="00BF259C" w:rsidRDefault="00000000">
      <w:pPr>
        <w:tabs>
          <w:tab w:val="left" w:pos="993"/>
        </w:tabs>
        <w:spacing w:line="360" w:lineRule="auto"/>
        <w:ind w:firstLineChars="400" w:firstLine="960"/>
        <w:rPr>
          <w:color w:val="000000"/>
          <w:sz w:val="24"/>
        </w:rPr>
      </w:pPr>
      <w:r w:rsidRPr="00BF259C">
        <w:rPr>
          <w:color w:val="000000"/>
          <w:sz w:val="24"/>
        </w:rPr>
        <w:t>收件人：</w:t>
      </w:r>
      <w:ins w:id="160" w:author="Alieen" w:date="2026-07-21T08:38:00Z">
        <w:r w:rsidRPr="00BF259C">
          <w:rPr>
            <w:rFonts w:hint="eastAsia"/>
            <w:color w:val="000000"/>
            <w:sz w:val="24"/>
          </w:rPr>
          <w:t>沈文锋</w:t>
        </w:r>
      </w:ins>
    </w:p>
    <w:p w14:paraId="3622640E" w14:textId="77777777" w:rsidR="004959E3" w:rsidRPr="00BF259C" w:rsidRDefault="00000000">
      <w:pPr>
        <w:tabs>
          <w:tab w:val="left" w:pos="993"/>
        </w:tabs>
        <w:spacing w:line="360" w:lineRule="auto"/>
        <w:ind w:firstLineChars="400" w:firstLine="960"/>
        <w:rPr>
          <w:color w:val="000000"/>
          <w:sz w:val="24"/>
        </w:rPr>
      </w:pPr>
      <w:r w:rsidRPr="00BF259C">
        <w:rPr>
          <w:color w:val="000000"/>
          <w:sz w:val="24"/>
        </w:rPr>
        <w:t>电</w:t>
      </w:r>
      <w:r w:rsidRPr="00BF259C">
        <w:rPr>
          <w:color w:val="000000"/>
          <w:sz w:val="24"/>
        </w:rPr>
        <w:t xml:space="preserve">  </w:t>
      </w:r>
      <w:r w:rsidRPr="00BF259C">
        <w:rPr>
          <w:color w:val="000000"/>
          <w:sz w:val="24"/>
        </w:rPr>
        <w:t>话：</w:t>
      </w:r>
      <w:ins w:id="161" w:author="Alieen" w:date="2026-07-21T08:38:00Z">
        <w:r w:rsidRPr="00BF259C">
          <w:rPr>
            <w:rFonts w:hint="eastAsia"/>
            <w:color w:val="000000"/>
            <w:sz w:val="24"/>
          </w:rPr>
          <w:t>18858001105</w:t>
        </w:r>
      </w:ins>
    </w:p>
    <w:p w14:paraId="5E976D15" w14:textId="77777777" w:rsidR="004959E3" w:rsidRPr="00BF259C" w:rsidRDefault="00000000">
      <w:pPr>
        <w:tabs>
          <w:tab w:val="left" w:pos="993"/>
        </w:tabs>
        <w:spacing w:line="360" w:lineRule="auto"/>
        <w:ind w:firstLineChars="400" w:firstLine="960"/>
        <w:rPr>
          <w:color w:val="000000"/>
          <w:sz w:val="24"/>
        </w:rPr>
      </w:pPr>
      <w:r w:rsidRPr="00BF259C">
        <w:rPr>
          <w:color w:val="000000"/>
          <w:sz w:val="24"/>
        </w:rPr>
        <w:t>邮</w:t>
      </w:r>
      <w:r w:rsidRPr="00BF259C">
        <w:rPr>
          <w:color w:val="000000"/>
          <w:sz w:val="24"/>
        </w:rPr>
        <w:t xml:space="preserve">  </w:t>
      </w:r>
      <w:r w:rsidRPr="00BF259C">
        <w:rPr>
          <w:color w:val="000000"/>
          <w:sz w:val="24"/>
        </w:rPr>
        <w:t>箱：</w:t>
      </w:r>
      <w:ins w:id="162" w:author="Alieen" w:date="2026-07-21T08:38:00Z">
        <w:r w:rsidRPr="00BF259C">
          <w:rPr>
            <w:rFonts w:hint="eastAsia"/>
            <w:color w:val="000000"/>
            <w:sz w:val="24"/>
          </w:rPr>
          <w:t>wfshen@csmsn.com</w:t>
        </w:r>
      </w:ins>
      <w:hyperlink r:id="rId12" w:history="1"/>
    </w:p>
    <w:p w14:paraId="2FC094C2" w14:textId="77777777" w:rsidR="004959E3" w:rsidRDefault="004959E3">
      <w:pPr>
        <w:tabs>
          <w:tab w:val="left" w:pos="993"/>
        </w:tabs>
        <w:spacing w:line="360" w:lineRule="auto"/>
        <w:ind w:firstLineChars="200" w:firstLine="482"/>
        <w:rPr>
          <w:del w:id="163" w:author="TC-18" w:date="2026-07-20T20:54:00Z"/>
          <w:b/>
          <w:bCs/>
          <w:color w:val="000000"/>
          <w:sz w:val="24"/>
          <w:highlight w:val="yellow"/>
        </w:rPr>
      </w:pPr>
    </w:p>
    <w:p w14:paraId="7FCC3800" w14:textId="77777777" w:rsidR="004959E3" w:rsidRDefault="004959E3">
      <w:pPr>
        <w:pStyle w:val="a0"/>
        <w:ind w:firstLine="482"/>
        <w:rPr>
          <w:ins w:id="164" w:author="TC-18" w:date="2026-07-20T20:54:00Z"/>
          <w:b/>
          <w:bCs/>
          <w:color w:val="000000"/>
          <w:sz w:val="24"/>
          <w:highlight w:val="yellow"/>
        </w:rPr>
      </w:pPr>
    </w:p>
    <w:p w14:paraId="3B8092CD" w14:textId="77777777" w:rsidR="004959E3" w:rsidRPr="00BF259C" w:rsidRDefault="00000000">
      <w:pPr>
        <w:tabs>
          <w:tab w:val="left" w:pos="993"/>
        </w:tabs>
        <w:spacing w:line="360" w:lineRule="auto"/>
        <w:ind w:firstLineChars="200" w:firstLine="482"/>
        <w:rPr>
          <w:del w:id="165" w:author="TC-18" w:date="2026-07-20T20:53:00Z"/>
          <w:b/>
          <w:bCs/>
          <w:color w:val="000000"/>
          <w:sz w:val="24"/>
          <w:rPrChange w:id="166" w:author="TC-18" w:date="2026-07-21T14:34:00Z" w16du:dateUtc="2026-07-21T06:34:00Z">
            <w:rPr>
              <w:del w:id="167" w:author="TC-18" w:date="2026-07-20T20:53:00Z"/>
              <w:b/>
              <w:bCs/>
              <w:color w:val="000000"/>
              <w:sz w:val="24"/>
              <w:highlight w:val="yellow"/>
            </w:rPr>
          </w:rPrChange>
        </w:rPr>
      </w:pPr>
      <w:del w:id="168" w:author="TC-18" w:date="2026-07-20T20:53:00Z">
        <w:r w:rsidRPr="00BF259C">
          <w:rPr>
            <w:b/>
            <w:bCs/>
            <w:color w:val="000000"/>
            <w:sz w:val="24"/>
            <w:rPrChange w:id="169" w:author="TC-18" w:date="2026-07-21T14:34:00Z" w16du:dateUtc="2026-07-21T06:34:00Z">
              <w:rPr>
                <w:b/>
                <w:bCs/>
                <w:color w:val="000000"/>
                <w:sz w:val="24"/>
                <w:highlight w:val="yellow"/>
              </w:rPr>
            </w:rPrChange>
          </w:rPr>
          <w:delText>丙方</w:delText>
        </w:r>
        <w:r w:rsidRPr="00BF259C">
          <w:rPr>
            <w:rFonts w:hint="eastAsia"/>
            <w:b/>
            <w:bCs/>
            <w:color w:val="000000"/>
            <w:sz w:val="24"/>
            <w:szCs w:val="24"/>
            <w:rPrChange w:id="170" w:author="TC-18" w:date="2026-07-21T14:34:00Z" w16du:dateUtc="2026-07-21T06:34:00Z">
              <w:rPr>
                <w:rFonts w:hint="eastAsia"/>
                <w:b/>
                <w:bCs/>
                <w:color w:val="000000"/>
                <w:sz w:val="24"/>
                <w:szCs w:val="24"/>
                <w:highlight w:val="yellow"/>
              </w:rPr>
            </w:rPrChange>
          </w:rPr>
          <w:delText>3</w:delText>
        </w:r>
        <w:r w:rsidRPr="00BF259C">
          <w:rPr>
            <w:b/>
            <w:bCs/>
            <w:color w:val="000000"/>
            <w:sz w:val="24"/>
            <w:rPrChange w:id="171" w:author="TC-18" w:date="2026-07-21T14:34:00Z" w16du:dateUtc="2026-07-21T06:34:00Z">
              <w:rPr>
                <w:b/>
                <w:bCs/>
                <w:color w:val="000000"/>
                <w:sz w:val="24"/>
                <w:highlight w:val="yellow"/>
              </w:rPr>
            </w:rPrChange>
          </w:rPr>
          <w:delText>：</w:delText>
        </w:r>
        <w:r w:rsidRPr="00BF259C">
          <w:rPr>
            <w:rFonts w:ascii="SimSun" w:hAnsi="SimSun" w:cs="SimSun" w:hint="eastAsia"/>
            <w:b/>
            <w:color w:val="000000"/>
            <w:sz w:val="24"/>
            <w:szCs w:val="24"/>
            <w:rPrChange w:id="172" w:author="TC-18" w:date="2026-07-21T14:34:00Z" w16du:dateUtc="2026-07-21T06:34:00Z">
              <w:rPr>
                <w:rFonts w:ascii="SimSun" w:hAnsi="SimSun" w:cs="SimSun" w:hint="eastAsia"/>
                <w:b/>
                <w:color w:val="000000"/>
                <w:sz w:val="24"/>
                <w:szCs w:val="24"/>
                <w:highlight w:val="yellow"/>
              </w:rPr>
            </w:rPrChange>
          </w:rPr>
          <w:delText>北京大有汇泽科技有限公司</w:delText>
        </w:r>
      </w:del>
    </w:p>
    <w:p w14:paraId="3389DC65" w14:textId="77777777" w:rsidR="004959E3" w:rsidRPr="00BF259C" w:rsidRDefault="00000000">
      <w:pPr>
        <w:tabs>
          <w:tab w:val="left" w:pos="993"/>
        </w:tabs>
        <w:spacing w:line="360" w:lineRule="auto"/>
        <w:ind w:firstLineChars="400" w:firstLine="960"/>
        <w:rPr>
          <w:del w:id="173" w:author="TC-18" w:date="2026-07-20T20:53:00Z"/>
          <w:color w:val="000000"/>
          <w:sz w:val="24"/>
          <w:rPrChange w:id="174" w:author="TC-18" w:date="2026-07-21T14:34:00Z" w16du:dateUtc="2026-07-21T06:34:00Z">
            <w:rPr>
              <w:del w:id="175" w:author="TC-18" w:date="2026-07-20T20:53:00Z"/>
              <w:color w:val="000000"/>
              <w:sz w:val="24"/>
              <w:highlight w:val="yellow"/>
            </w:rPr>
          </w:rPrChange>
        </w:rPr>
      </w:pPr>
      <w:del w:id="176" w:author="TC-18" w:date="2026-07-20T20:53:00Z">
        <w:r w:rsidRPr="00BF259C">
          <w:rPr>
            <w:color w:val="000000"/>
            <w:sz w:val="24"/>
            <w:rPrChange w:id="177" w:author="TC-18" w:date="2026-07-21T14:34:00Z" w16du:dateUtc="2026-07-21T06:34:00Z">
              <w:rPr>
                <w:color w:val="000000"/>
                <w:sz w:val="24"/>
                <w:highlight w:val="yellow"/>
              </w:rPr>
            </w:rPrChange>
          </w:rPr>
          <w:delText>地</w:delText>
        </w:r>
        <w:r w:rsidRPr="00BF259C">
          <w:rPr>
            <w:color w:val="000000"/>
            <w:sz w:val="24"/>
            <w:rPrChange w:id="178" w:author="TC-18" w:date="2026-07-21T14:34:00Z" w16du:dateUtc="2026-07-21T06:34:00Z">
              <w:rPr>
                <w:color w:val="000000"/>
                <w:sz w:val="24"/>
                <w:highlight w:val="yellow"/>
              </w:rPr>
            </w:rPrChange>
          </w:rPr>
          <w:delText xml:space="preserve">  </w:delText>
        </w:r>
        <w:r w:rsidRPr="00BF259C">
          <w:rPr>
            <w:color w:val="000000"/>
            <w:sz w:val="24"/>
            <w:rPrChange w:id="179" w:author="TC-18" w:date="2026-07-21T14:34:00Z" w16du:dateUtc="2026-07-21T06:34:00Z">
              <w:rPr>
                <w:color w:val="000000"/>
                <w:sz w:val="24"/>
                <w:highlight w:val="yellow"/>
              </w:rPr>
            </w:rPrChange>
          </w:rPr>
          <w:delText>址：</w:delText>
        </w:r>
      </w:del>
    </w:p>
    <w:p w14:paraId="3519E740" w14:textId="77777777" w:rsidR="004959E3" w:rsidRPr="00BF259C" w:rsidRDefault="00000000">
      <w:pPr>
        <w:tabs>
          <w:tab w:val="left" w:pos="993"/>
        </w:tabs>
        <w:spacing w:line="360" w:lineRule="auto"/>
        <w:ind w:firstLineChars="400" w:firstLine="960"/>
        <w:rPr>
          <w:del w:id="180" w:author="TC-18" w:date="2026-07-20T20:53:00Z"/>
          <w:color w:val="000000"/>
          <w:sz w:val="24"/>
          <w:rPrChange w:id="181" w:author="TC-18" w:date="2026-07-21T14:34:00Z" w16du:dateUtc="2026-07-21T06:34:00Z">
            <w:rPr>
              <w:del w:id="182" w:author="TC-18" w:date="2026-07-20T20:53:00Z"/>
              <w:color w:val="000000"/>
              <w:sz w:val="24"/>
              <w:highlight w:val="yellow"/>
            </w:rPr>
          </w:rPrChange>
        </w:rPr>
      </w:pPr>
      <w:del w:id="183" w:author="TC-18" w:date="2026-07-20T20:53:00Z">
        <w:r w:rsidRPr="00BF259C">
          <w:rPr>
            <w:color w:val="000000"/>
            <w:sz w:val="24"/>
            <w:rPrChange w:id="184" w:author="TC-18" w:date="2026-07-21T14:34:00Z" w16du:dateUtc="2026-07-21T06:34:00Z">
              <w:rPr>
                <w:color w:val="000000"/>
                <w:sz w:val="24"/>
                <w:highlight w:val="yellow"/>
              </w:rPr>
            </w:rPrChange>
          </w:rPr>
          <w:delText>收件人：</w:delText>
        </w:r>
      </w:del>
    </w:p>
    <w:p w14:paraId="30C97C93" w14:textId="77777777" w:rsidR="004959E3" w:rsidRPr="00BF259C" w:rsidRDefault="00000000">
      <w:pPr>
        <w:tabs>
          <w:tab w:val="left" w:pos="993"/>
        </w:tabs>
        <w:spacing w:line="360" w:lineRule="auto"/>
        <w:ind w:firstLineChars="400" w:firstLine="960"/>
        <w:rPr>
          <w:del w:id="185" w:author="TC-18" w:date="2026-07-20T20:53:00Z"/>
          <w:color w:val="000000"/>
          <w:sz w:val="24"/>
          <w:rPrChange w:id="186" w:author="TC-18" w:date="2026-07-21T14:34:00Z" w16du:dateUtc="2026-07-21T06:34:00Z">
            <w:rPr>
              <w:del w:id="187" w:author="TC-18" w:date="2026-07-20T20:53:00Z"/>
              <w:color w:val="000000"/>
              <w:sz w:val="24"/>
              <w:highlight w:val="yellow"/>
            </w:rPr>
          </w:rPrChange>
        </w:rPr>
      </w:pPr>
      <w:del w:id="188" w:author="TC-18" w:date="2026-07-20T20:53:00Z">
        <w:r w:rsidRPr="00BF259C">
          <w:rPr>
            <w:color w:val="000000"/>
            <w:sz w:val="24"/>
            <w:rPrChange w:id="189" w:author="TC-18" w:date="2026-07-21T14:34:00Z" w16du:dateUtc="2026-07-21T06:34:00Z">
              <w:rPr>
                <w:color w:val="000000"/>
                <w:sz w:val="24"/>
                <w:highlight w:val="yellow"/>
              </w:rPr>
            </w:rPrChange>
          </w:rPr>
          <w:delText>电</w:delText>
        </w:r>
        <w:r w:rsidRPr="00BF259C">
          <w:rPr>
            <w:color w:val="000000"/>
            <w:sz w:val="24"/>
            <w:rPrChange w:id="190" w:author="TC-18" w:date="2026-07-21T14:34:00Z" w16du:dateUtc="2026-07-21T06:34:00Z">
              <w:rPr>
                <w:color w:val="000000"/>
                <w:sz w:val="24"/>
                <w:highlight w:val="yellow"/>
              </w:rPr>
            </w:rPrChange>
          </w:rPr>
          <w:delText xml:space="preserve">  </w:delText>
        </w:r>
        <w:r w:rsidRPr="00BF259C">
          <w:rPr>
            <w:color w:val="000000"/>
            <w:sz w:val="24"/>
            <w:rPrChange w:id="191" w:author="TC-18" w:date="2026-07-21T14:34:00Z" w16du:dateUtc="2026-07-21T06:34:00Z">
              <w:rPr>
                <w:color w:val="000000"/>
                <w:sz w:val="24"/>
                <w:highlight w:val="yellow"/>
              </w:rPr>
            </w:rPrChange>
          </w:rPr>
          <w:delText>话：</w:delText>
        </w:r>
      </w:del>
    </w:p>
    <w:p w14:paraId="425C64FE" w14:textId="77777777" w:rsidR="004959E3" w:rsidRPr="00BF259C" w:rsidRDefault="00000000">
      <w:pPr>
        <w:tabs>
          <w:tab w:val="left" w:pos="993"/>
        </w:tabs>
        <w:spacing w:line="360" w:lineRule="auto"/>
        <w:ind w:firstLineChars="400" w:firstLine="960"/>
        <w:rPr>
          <w:del w:id="192" w:author="TC-18" w:date="2026-07-20T20:53:00Z"/>
          <w:color w:val="000000"/>
          <w:sz w:val="24"/>
          <w:szCs w:val="24"/>
          <w:rPrChange w:id="193" w:author="TC-18" w:date="2026-07-21T14:34:00Z" w16du:dateUtc="2026-07-21T06:34:00Z">
            <w:rPr>
              <w:del w:id="194" w:author="TC-18" w:date="2026-07-20T20:53:00Z"/>
              <w:color w:val="000000"/>
              <w:sz w:val="24"/>
              <w:szCs w:val="24"/>
              <w:highlight w:val="yellow"/>
            </w:rPr>
          </w:rPrChange>
        </w:rPr>
      </w:pPr>
      <w:del w:id="195" w:author="TC-18" w:date="2026-07-20T20:53:00Z">
        <w:r w:rsidRPr="00BF259C">
          <w:rPr>
            <w:color w:val="000000"/>
            <w:sz w:val="24"/>
            <w:szCs w:val="24"/>
            <w:rPrChange w:id="196" w:author="TC-18" w:date="2026-07-21T14:34:00Z" w16du:dateUtc="2026-07-21T06:34:00Z">
              <w:rPr>
                <w:color w:val="000000"/>
                <w:sz w:val="24"/>
                <w:szCs w:val="24"/>
                <w:highlight w:val="yellow"/>
              </w:rPr>
            </w:rPrChange>
          </w:rPr>
          <w:delText>邮</w:delText>
        </w:r>
        <w:r w:rsidRPr="00BF259C">
          <w:rPr>
            <w:color w:val="000000"/>
            <w:sz w:val="24"/>
            <w:szCs w:val="24"/>
            <w:rPrChange w:id="197" w:author="TC-18" w:date="2026-07-21T14:34:00Z" w16du:dateUtc="2026-07-21T06:34:00Z">
              <w:rPr>
                <w:color w:val="000000"/>
                <w:sz w:val="24"/>
                <w:szCs w:val="24"/>
                <w:highlight w:val="yellow"/>
              </w:rPr>
            </w:rPrChange>
          </w:rPr>
          <w:delText xml:space="preserve">  </w:delText>
        </w:r>
        <w:r w:rsidRPr="00BF259C">
          <w:rPr>
            <w:color w:val="000000"/>
            <w:sz w:val="24"/>
            <w:szCs w:val="24"/>
            <w:rPrChange w:id="198" w:author="TC-18" w:date="2026-07-21T14:34:00Z" w16du:dateUtc="2026-07-21T06:34:00Z">
              <w:rPr>
                <w:color w:val="000000"/>
                <w:sz w:val="24"/>
                <w:szCs w:val="24"/>
                <w:highlight w:val="yellow"/>
              </w:rPr>
            </w:rPrChange>
          </w:rPr>
          <w:delText>箱：</w:delText>
        </w:r>
        <w:r w:rsidRPr="00BF259C">
          <w:fldChar w:fldCharType="begin"/>
        </w:r>
        <w:r w:rsidRPr="00BF259C">
          <w:delInstrText>HYPERLINK "mailto:15905166974@163.com"</w:delInstrText>
        </w:r>
        <w:r w:rsidRPr="00BF259C">
          <w:fldChar w:fldCharType="separate"/>
        </w:r>
        <w:r w:rsidRPr="00BF259C">
          <w:fldChar w:fldCharType="end"/>
        </w:r>
      </w:del>
    </w:p>
    <w:p w14:paraId="649E98E6" w14:textId="77777777" w:rsidR="004959E3" w:rsidRPr="00BF259C" w:rsidRDefault="004959E3">
      <w:pPr>
        <w:tabs>
          <w:tab w:val="left" w:pos="993"/>
        </w:tabs>
        <w:spacing w:line="360" w:lineRule="auto"/>
        <w:ind w:firstLineChars="200" w:firstLine="482"/>
        <w:rPr>
          <w:del w:id="199" w:author="TC-18" w:date="2026-07-20T20:54:00Z"/>
          <w:b/>
          <w:bCs/>
          <w:color w:val="000000"/>
          <w:sz w:val="24"/>
          <w:rPrChange w:id="200" w:author="TC-18" w:date="2026-07-21T14:34:00Z" w16du:dateUtc="2026-07-21T06:34:00Z">
            <w:rPr>
              <w:del w:id="201" w:author="TC-18" w:date="2026-07-20T20:54:00Z"/>
              <w:b/>
              <w:bCs/>
              <w:color w:val="000000"/>
              <w:sz w:val="24"/>
              <w:highlight w:val="yellow"/>
            </w:rPr>
          </w:rPrChange>
        </w:rPr>
      </w:pPr>
    </w:p>
    <w:p w14:paraId="0648B25B" w14:textId="77777777" w:rsidR="004959E3" w:rsidRPr="00BF259C" w:rsidRDefault="00000000">
      <w:pPr>
        <w:tabs>
          <w:tab w:val="left" w:pos="993"/>
        </w:tabs>
        <w:spacing w:line="360" w:lineRule="auto"/>
        <w:rPr>
          <w:del w:id="202" w:author="TC-18" w:date="2026-07-20T20:53:00Z"/>
          <w:b/>
          <w:bCs/>
          <w:color w:val="000000"/>
          <w:sz w:val="24"/>
          <w:rPrChange w:id="203" w:author="TC-18" w:date="2026-07-21T14:34:00Z" w16du:dateUtc="2026-07-21T06:34:00Z">
            <w:rPr>
              <w:del w:id="204" w:author="TC-18" w:date="2026-07-20T20:53:00Z"/>
              <w:b/>
              <w:bCs/>
              <w:color w:val="000000"/>
              <w:sz w:val="24"/>
              <w:highlight w:val="yellow"/>
            </w:rPr>
          </w:rPrChange>
        </w:rPr>
      </w:pPr>
      <w:del w:id="205" w:author="TC-18" w:date="2026-07-20T20:53:00Z">
        <w:r w:rsidRPr="00BF259C">
          <w:rPr>
            <w:b/>
            <w:bCs/>
            <w:color w:val="000000"/>
            <w:sz w:val="24"/>
            <w:rPrChange w:id="206" w:author="TC-18" w:date="2026-07-21T14:34:00Z" w16du:dateUtc="2026-07-21T06:34:00Z">
              <w:rPr>
                <w:b/>
                <w:bCs/>
                <w:color w:val="000000"/>
                <w:sz w:val="24"/>
                <w:highlight w:val="yellow"/>
              </w:rPr>
            </w:rPrChange>
          </w:rPr>
          <w:delText>丙方</w:delText>
        </w:r>
        <w:r w:rsidRPr="00BF259C">
          <w:rPr>
            <w:rFonts w:hint="eastAsia"/>
            <w:b/>
            <w:bCs/>
            <w:color w:val="000000"/>
            <w:sz w:val="24"/>
            <w:szCs w:val="24"/>
            <w:rPrChange w:id="207" w:author="TC-18" w:date="2026-07-21T14:34:00Z" w16du:dateUtc="2026-07-21T06:34:00Z">
              <w:rPr>
                <w:rFonts w:hint="eastAsia"/>
                <w:b/>
                <w:bCs/>
                <w:color w:val="000000"/>
                <w:sz w:val="24"/>
                <w:szCs w:val="24"/>
                <w:highlight w:val="yellow"/>
              </w:rPr>
            </w:rPrChange>
          </w:rPr>
          <w:delText>4</w:delText>
        </w:r>
        <w:r w:rsidRPr="00BF259C">
          <w:rPr>
            <w:b/>
            <w:bCs/>
            <w:color w:val="000000"/>
            <w:sz w:val="24"/>
            <w:rPrChange w:id="208" w:author="TC-18" w:date="2026-07-21T14:34:00Z" w16du:dateUtc="2026-07-21T06:34:00Z">
              <w:rPr>
                <w:b/>
                <w:bCs/>
                <w:color w:val="000000"/>
                <w:sz w:val="24"/>
                <w:highlight w:val="yellow"/>
              </w:rPr>
            </w:rPrChange>
          </w:rPr>
          <w:delText>：</w:delText>
        </w:r>
        <w:r w:rsidRPr="00BF259C">
          <w:rPr>
            <w:rFonts w:hint="eastAsia"/>
            <w:b/>
            <w:bCs/>
            <w:color w:val="000000"/>
            <w:sz w:val="24"/>
            <w:rPrChange w:id="209" w:author="TC-18" w:date="2026-07-21T14:34:00Z" w16du:dateUtc="2026-07-21T06:34:00Z">
              <w:rPr>
                <w:rFonts w:hint="eastAsia"/>
                <w:b/>
                <w:bCs/>
                <w:color w:val="000000"/>
                <w:sz w:val="24"/>
                <w:highlight w:val="yellow"/>
              </w:rPr>
            </w:rPrChange>
          </w:rPr>
          <w:delText>宁波骥志科技有限公司</w:delText>
        </w:r>
      </w:del>
    </w:p>
    <w:p w14:paraId="6554A0F0" w14:textId="77777777" w:rsidR="004959E3" w:rsidRPr="00BF259C" w:rsidRDefault="00000000">
      <w:pPr>
        <w:tabs>
          <w:tab w:val="left" w:pos="993"/>
        </w:tabs>
        <w:spacing w:line="360" w:lineRule="auto"/>
        <w:rPr>
          <w:del w:id="210" w:author="TC-18" w:date="2026-07-20T20:53:00Z"/>
          <w:color w:val="000000"/>
          <w:sz w:val="24"/>
          <w:rPrChange w:id="211" w:author="TC-18" w:date="2026-07-21T14:34:00Z" w16du:dateUtc="2026-07-21T06:34:00Z">
            <w:rPr>
              <w:del w:id="212" w:author="TC-18" w:date="2026-07-20T20:53:00Z"/>
              <w:color w:val="000000"/>
              <w:sz w:val="24"/>
              <w:highlight w:val="yellow"/>
            </w:rPr>
          </w:rPrChange>
        </w:rPr>
      </w:pPr>
      <w:del w:id="213" w:author="TC-18" w:date="2026-07-20T20:53:00Z">
        <w:r w:rsidRPr="00BF259C">
          <w:rPr>
            <w:color w:val="000000"/>
            <w:sz w:val="24"/>
            <w:rPrChange w:id="214" w:author="TC-18" w:date="2026-07-21T14:34:00Z" w16du:dateUtc="2026-07-21T06:34:00Z">
              <w:rPr>
                <w:color w:val="000000"/>
                <w:sz w:val="24"/>
                <w:highlight w:val="yellow"/>
              </w:rPr>
            </w:rPrChange>
          </w:rPr>
          <w:delText>地</w:delText>
        </w:r>
        <w:r w:rsidRPr="00BF259C">
          <w:rPr>
            <w:color w:val="000000"/>
            <w:sz w:val="24"/>
            <w:rPrChange w:id="215" w:author="TC-18" w:date="2026-07-21T14:34:00Z" w16du:dateUtc="2026-07-21T06:34:00Z">
              <w:rPr>
                <w:color w:val="000000"/>
                <w:sz w:val="24"/>
                <w:highlight w:val="yellow"/>
              </w:rPr>
            </w:rPrChange>
          </w:rPr>
          <w:delText xml:space="preserve">  </w:delText>
        </w:r>
        <w:r w:rsidRPr="00BF259C">
          <w:rPr>
            <w:color w:val="000000"/>
            <w:sz w:val="24"/>
            <w:rPrChange w:id="216" w:author="TC-18" w:date="2026-07-21T14:34:00Z" w16du:dateUtc="2026-07-21T06:34:00Z">
              <w:rPr>
                <w:color w:val="000000"/>
                <w:sz w:val="24"/>
                <w:highlight w:val="yellow"/>
              </w:rPr>
            </w:rPrChange>
          </w:rPr>
          <w:delText>址：</w:delText>
        </w:r>
      </w:del>
    </w:p>
    <w:p w14:paraId="5B1AFD0B" w14:textId="77777777" w:rsidR="004959E3" w:rsidRPr="00BF259C" w:rsidRDefault="00000000">
      <w:pPr>
        <w:tabs>
          <w:tab w:val="left" w:pos="993"/>
        </w:tabs>
        <w:spacing w:line="360" w:lineRule="auto"/>
        <w:rPr>
          <w:del w:id="217" w:author="TC-18" w:date="2026-07-20T20:53:00Z"/>
          <w:color w:val="000000"/>
          <w:sz w:val="24"/>
          <w:rPrChange w:id="218" w:author="TC-18" w:date="2026-07-21T14:34:00Z" w16du:dateUtc="2026-07-21T06:34:00Z">
            <w:rPr>
              <w:del w:id="219" w:author="TC-18" w:date="2026-07-20T20:53:00Z"/>
              <w:color w:val="000000"/>
              <w:sz w:val="24"/>
              <w:highlight w:val="yellow"/>
            </w:rPr>
          </w:rPrChange>
        </w:rPr>
      </w:pPr>
      <w:del w:id="220" w:author="TC-18" w:date="2026-07-20T20:53:00Z">
        <w:r w:rsidRPr="00BF259C">
          <w:rPr>
            <w:color w:val="000000"/>
            <w:sz w:val="24"/>
            <w:rPrChange w:id="221" w:author="TC-18" w:date="2026-07-21T14:34:00Z" w16du:dateUtc="2026-07-21T06:34:00Z">
              <w:rPr>
                <w:color w:val="000000"/>
                <w:sz w:val="24"/>
                <w:highlight w:val="yellow"/>
              </w:rPr>
            </w:rPrChange>
          </w:rPr>
          <w:delText>收件人：</w:delText>
        </w:r>
      </w:del>
    </w:p>
    <w:p w14:paraId="6A363FC6" w14:textId="77777777" w:rsidR="004959E3" w:rsidRPr="00BF259C" w:rsidRDefault="00000000">
      <w:pPr>
        <w:tabs>
          <w:tab w:val="left" w:pos="993"/>
        </w:tabs>
        <w:spacing w:line="360" w:lineRule="auto"/>
        <w:rPr>
          <w:del w:id="222" w:author="TC-18" w:date="2026-07-20T20:53:00Z"/>
          <w:color w:val="000000"/>
          <w:sz w:val="24"/>
          <w:rPrChange w:id="223" w:author="TC-18" w:date="2026-07-21T14:34:00Z" w16du:dateUtc="2026-07-21T06:34:00Z">
            <w:rPr>
              <w:del w:id="224" w:author="TC-18" w:date="2026-07-20T20:53:00Z"/>
              <w:color w:val="000000"/>
              <w:sz w:val="24"/>
              <w:highlight w:val="yellow"/>
            </w:rPr>
          </w:rPrChange>
        </w:rPr>
      </w:pPr>
      <w:del w:id="225" w:author="TC-18" w:date="2026-07-20T20:53:00Z">
        <w:r w:rsidRPr="00BF259C">
          <w:rPr>
            <w:color w:val="000000"/>
            <w:sz w:val="24"/>
            <w:rPrChange w:id="226" w:author="TC-18" w:date="2026-07-21T14:34:00Z" w16du:dateUtc="2026-07-21T06:34:00Z">
              <w:rPr>
                <w:color w:val="000000"/>
                <w:sz w:val="24"/>
                <w:highlight w:val="yellow"/>
              </w:rPr>
            </w:rPrChange>
          </w:rPr>
          <w:delText>电</w:delText>
        </w:r>
        <w:r w:rsidRPr="00BF259C">
          <w:rPr>
            <w:color w:val="000000"/>
            <w:sz w:val="24"/>
            <w:rPrChange w:id="227" w:author="TC-18" w:date="2026-07-21T14:34:00Z" w16du:dateUtc="2026-07-21T06:34:00Z">
              <w:rPr>
                <w:color w:val="000000"/>
                <w:sz w:val="24"/>
                <w:highlight w:val="yellow"/>
              </w:rPr>
            </w:rPrChange>
          </w:rPr>
          <w:delText xml:space="preserve">  </w:delText>
        </w:r>
        <w:r w:rsidRPr="00BF259C">
          <w:rPr>
            <w:color w:val="000000"/>
            <w:sz w:val="24"/>
            <w:rPrChange w:id="228" w:author="TC-18" w:date="2026-07-21T14:34:00Z" w16du:dateUtc="2026-07-21T06:34:00Z">
              <w:rPr>
                <w:color w:val="000000"/>
                <w:sz w:val="24"/>
                <w:highlight w:val="yellow"/>
              </w:rPr>
            </w:rPrChange>
          </w:rPr>
          <w:delText>话：</w:delText>
        </w:r>
      </w:del>
    </w:p>
    <w:p w14:paraId="5C2BA065" w14:textId="77777777" w:rsidR="004959E3" w:rsidRPr="00BF259C" w:rsidRDefault="00000000">
      <w:pPr>
        <w:tabs>
          <w:tab w:val="left" w:pos="993"/>
        </w:tabs>
        <w:spacing w:line="360" w:lineRule="auto"/>
        <w:rPr>
          <w:del w:id="229" w:author="TC-18" w:date="2026-07-20T20:53:00Z"/>
          <w:color w:val="000000"/>
          <w:sz w:val="24"/>
          <w:szCs w:val="24"/>
          <w:rPrChange w:id="230" w:author="TC-18" w:date="2026-07-21T14:34:00Z" w16du:dateUtc="2026-07-21T06:34:00Z">
            <w:rPr>
              <w:del w:id="231" w:author="TC-18" w:date="2026-07-20T20:53:00Z"/>
              <w:color w:val="000000"/>
              <w:sz w:val="24"/>
              <w:szCs w:val="24"/>
              <w:highlight w:val="yellow"/>
            </w:rPr>
          </w:rPrChange>
        </w:rPr>
      </w:pPr>
      <w:del w:id="232" w:author="TC-18" w:date="2026-07-20T20:53:00Z">
        <w:r w:rsidRPr="00BF259C">
          <w:rPr>
            <w:color w:val="000000"/>
            <w:sz w:val="24"/>
            <w:szCs w:val="24"/>
            <w:rPrChange w:id="233" w:author="TC-18" w:date="2026-07-21T14:34:00Z" w16du:dateUtc="2026-07-21T06:34:00Z">
              <w:rPr>
                <w:color w:val="000000"/>
                <w:sz w:val="24"/>
                <w:szCs w:val="24"/>
                <w:highlight w:val="yellow"/>
              </w:rPr>
            </w:rPrChange>
          </w:rPr>
          <w:delText>邮</w:delText>
        </w:r>
        <w:r w:rsidRPr="00BF259C">
          <w:rPr>
            <w:color w:val="000000"/>
            <w:sz w:val="24"/>
            <w:szCs w:val="24"/>
            <w:rPrChange w:id="234" w:author="TC-18" w:date="2026-07-21T14:34:00Z" w16du:dateUtc="2026-07-21T06:34:00Z">
              <w:rPr>
                <w:color w:val="000000"/>
                <w:sz w:val="24"/>
                <w:szCs w:val="24"/>
                <w:highlight w:val="yellow"/>
              </w:rPr>
            </w:rPrChange>
          </w:rPr>
          <w:delText xml:space="preserve">  </w:delText>
        </w:r>
        <w:r w:rsidRPr="00BF259C">
          <w:rPr>
            <w:color w:val="000000"/>
            <w:sz w:val="24"/>
            <w:szCs w:val="24"/>
            <w:rPrChange w:id="235" w:author="TC-18" w:date="2026-07-21T14:34:00Z" w16du:dateUtc="2026-07-21T06:34:00Z">
              <w:rPr>
                <w:color w:val="000000"/>
                <w:sz w:val="24"/>
                <w:szCs w:val="24"/>
                <w:highlight w:val="yellow"/>
              </w:rPr>
            </w:rPrChange>
          </w:rPr>
          <w:delText>箱：</w:delText>
        </w:r>
        <w:r w:rsidRPr="00BF259C">
          <w:fldChar w:fldCharType="begin"/>
        </w:r>
        <w:r w:rsidRPr="00BF259C">
          <w:delInstrText>HYPERLINK "mailto:15905166974@163.com"</w:delInstrText>
        </w:r>
        <w:r w:rsidRPr="00BF259C">
          <w:fldChar w:fldCharType="separate"/>
        </w:r>
        <w:r w:rsidRPr="00BF259C">
          <w:fldChar w:fldCharType="end"/>
        </w:r>
      </w:del>
    </w:p>
    <w:p w14:paraId="034200E3" w14:textId="77777777" w:rsidR="004959E3" w:rsidRPr="00BF259C" w:rsidRDefault="004959E3">
      <w:pPr>
        <w:tabs>
          <w:tab w:val="left" w:pos="993"/>
        </w:tabs>
        <w:spacing w:line="360" w:lineRule="auto"/>
        <w:rPr>
          <w:del w:id="236" w:author="TC-18" w:date="2026-07-20T20:54:00Z"/>
          <w:b/>
          <w:bCs/>
          <w:color w:val="000000"/>
          <w:sz w:val="24"/>
          <w:rPrChange w:id="237" w:author="TC-18" w:date="2026-07-21T14:34:00Z" w16du:dateUtc="2026-07-21T06:34:00Z">
            <w:rPr>
              <w:del w:id="238" w:author="TC-18" w:date="2026-07-20T20:54:00Z"/>
              <w:b/>
              <w:bCs/>
              <w:color w:val="000000"/>
              <w:sz w:val="24"/>
              <w:highlight w:val="yellow"/>
            </w:rPr>
          </w:rPrChange>
        </w:rPr>
      </w:pPr>
    </w:p>
    <w:p w14:paraId="20EB09D8" w14:textId="77777777" w:rsidR="004959E3" w:rsidRPr="00BF259C" w:rsidRDefault="00000000">
      <w:pPr>
        <w:tabs>
          <w:tab w:val="left" w:pos="993"/>
        </w:tabs>
        <w:spacing w:line="360" w:lineRule="auto"/>
        <w:ind w:firstLineChars="200" w:firstLine="482"/>
        <w:rPr>
          <w:b/>
          <w:color w:val="000000"/>
          <w:sz w:val="24"/>
          <w:rPrChange w:id="239" w:author="TC-18" w:date="2026-07-21T14:34:00Z" w16du:dateUtc="2026-07-21T06:34:00Z">
            <w:rPr>
              <w:b/>
              <w:color w:val="000000"/>
              <w:sz w:val="24"/>
              <w:highlight w:val="yellow"/>
            </w:rPr>
          </w:rPrChange>
        </w:rPr>
      </w:pPr>
      <w:r w:rsidRPr="00BF259C">
        <w:rPr>
          <w:b/>
          <w:bCs/>
          <w:color w:val="000000"/>
          <w:sz w:val="24"/>
          <w:rPrChange w:id="240" w:author="TC-18" w:date="2026-07-21T14:34:00Z" w16du:dateUtc="2026-07-21T06:34:00Z">
            <w:rPr>
              <w:b/>
              <w:bCs/>
              <w:color w:val="000000"/>
              <w:sz w:val="24"/>
              <w:highlight w:val="yellow"/>
            </w:rPr>
          </w:rPrChange>
        </w:rPr>
        <w:t>丙方</w:t>
      </w:r>
      <w:ins w:id="241" w:author="TC-18" w:date="2026-07-20T20:53:00Z">
        <w:r w:rsidRPr="00BF259C">
          <w:rPr>
            <w:rFonts w:hint="eastAsia"/>
            <w:b/>
            <w:bCs/>
            <w:color w:val="000000"/>
            <w:sz w:val="24"/>
            <w:szCs w:val="24"/>
            <w:rPrChange w:id="242" w:author="TC-18" w:date="2026-07-21T14:34:00Z" w16du:dateUtc="2026-07-21T06:34:00Z">
              <w:rPr>
                <w:rFonts w:hint="eastAsia"/>
                <w:b/>
                <w:bCs/>
                <w:color w:val="000000"/>
                <w:sz w:val="24"/>
                <w:szCs w:val="24"/>
                <w:highlight w:val="yellow"/>
              </w:rPr>
            </w:rPrChange>
          </w:rPr>
          <w:t>3</w:t>
        </w:r>
      </w:ins>
      <w:del w:id="243" w:author="TC-18" w:date="2026-07-20T20:53:00Z">
        <w:r w:rsidRPr="00BF259C">
          <w:rPr>
            <w:rFonts w:hint="eastAsia"/>
            <w:b/>
            <w:bCs/>
            <w:color w:val="000000"/>
            <w:sz w:val="24"/>
            <w:szCs w:val="24"/>
            <w:rPrChange w:id="244" w:author="TC-18" w:date="2026-07-21T14:34:00Z" w16du:dateUtc="2026-07-21T06:34:00Z">
              <w:rPr>
                <w:rFonts w:hint="eastAsia"/>
                <w:b/>
                <w:bCs/>
                <w:color w:val="000000"/>
                <w:sz w:val="24"/>
                <w:szCs w:val="24"/>
                <w:highlight w:val="yellow"/>
              </w:rPr>
            </w:rPrChange>
          </w:rPr>
          <w:delText>5</w:delText>
        </w:r>
      </w:del>
      <w:r w:rsidRPr="00BF259C">
        <w:rPr>
          <w:b/>
          <w:bCs/>
          <w:color w:val="000000"/>
          <w:sz w:val="24"/>
          <w:rPrChange w:id="245" w:author="TC-18" w:date="2026-07-21T14:34:00Z" w16du:dateUtc="2026-07-21T06:34:00Z">
            <w:rPr>
              <w:b/>
              <w:bCs/>
              <w:color w:val="000000"/>
              <w:sz w:val="24"/>
              <w:highlight w:val="yellow"/>
            </w:rPr>
          </w:rPrChange>
        </w:rPr>
        <w:t>：</w:t>
      </w:r>
      <w:r w:rsidRPr="00BF259C">
        <w:rPr>
          <w:rFonts w:ascii="SimSun" w:hAnsi="SimSun" w:cs="SimSun" w:hint="eastAsia"/>
          <w:b/>
          <w:color w:val="000000"/>
          <w:sz w:val="24"/>
          <w:szCs w:val="24"/>
          <w:rPrChange w:id="246" w:author="TC-18" w:date="2026-07-21T14:34:00Z" w16du:dateUtc="2026-07-21T06:34:00Z">
            <w:rPr>
              <w:rFonts w:ascii="SimSun" w:hAnsi="SimSun" w:cs="SimSun" w:hint="eastAsia"/>
              <w:b/>
              <w:color w:val="000000"/>
              <w:sz w:val="24"/>
              <w:szCs w:val="24"/>
              <w:highlight w:val="yellow"/>
            </w:rPr>
          </w:rPrChange>
        </w:rPr>
        <w:t>蚌埠智微数感企业管理合伙企业（有限合伙）</w:t>
      </w:r>
    </w:p>
    <w:p w14:paraId="2AC2BE82" w14:textId="77777777" w:rsidR="004959E3" w:rsidRPr="00BF259C" w:rsidRDefault="00000000">
      <w:pPr>
        <w:tabs>
          <w:tab w:val="left" w:pos="993"/>
        </w:tabs>
        <w:spacing w:line="360" w:lineRule="auto"/>
        <w:ind w:firstLineChars="400" w:firstLine="960"/>
        <w:rPr>
          <w:color w:val="000000"/>
          <w:sz w:val="24"/>
        </w:rPr>
      </w:pPr>
      <w:r w:rsidRPr="00BF259C">
        <w:rPr>
          <w:color w:val="000000"/>
          <w:sz w:val="24"/>
          <w:rPrChange w:id="247" w:author="TC-18" w:date="2026-07-21T14:34:00Z" w16du:dateUtc="2026-07-21T06:34:00Z">
            <w:rPr>
              <w:color w:val="000000"/>
              <w:sz w:val="24"/>
              <w:highlight w:val="yellow"/>
            </w:rPr>
          </w:rPrChange>
        </w:rPr>
        <w:t>地</w:t>
      </w:r>
      <w:r w:rsidRPr="00BF259C">
        <w:rPr>
          <w:color w:val="000000"/>
          <w:sz w:val="24"/>
          <w:rPrChange w:id="248" w:author="TC-18" w:date="2026-07-21T14:34:00Z" w16du:dateUtc="2026-07-21T06:34:00Z">
            <w:rPr>
              <w:color w:val="000000"/>
              <w:sz w:val="24"/>
              <w:highlight w:val="yellow"/>
            </w:rPr>
          </w:rPrChange>
        </w:rPr>
        <w:t xml:space="preserve">  </w:t>
      </w:r>
      <w:r w:rsidRPr="00BF259C">
        <w:rPr>
          <w:color w:val="000000"/>
          <w:sz w:val="24"/>
          <w:rPrChange w:id="249" w:author="TC-18" w:date="2026-07-21T14:34:00Z" w16du:dateUtc="2026-07-21T06:34:00Z">
            <w:rPr>
              <w:color w:val="000000"/>
              <w:sz w:val="24"/>
              <w:highlight w:val="yellow"/>
            </w:rPr>
          </w:rPrChange>
        </w:rPr>
        <w:t>址：</w:t>
      </w:r>
      <w:ins w:id="250" w:author="Alieen" w:date="2026-07-21T08:36:00Z">
        <w:r w:rsidRPr="00BF259C">
          <w:rPr>
            <w:rFonts w:ascii="SimSun" w:hAnsi="SimSun" w:cs="SimSun" w:hint="eastAsia"/>
            <w:bCs/>
            <w:color w:val="000000"/>
            <w:sz w:val="24"/>
            <w:szCs w:val="24"/>
          </w:rPr>
          <w:t>安徽省蚌埠经济开发区东海大道888号中国传感谷C区C3栋7层701室内</w:t>
        </w:r>
      </w:ins>
    </w:p>
    <w:p w14:paraId="2D11E84A" w14:textId="77777777" w:rsidR="004959E3" w:rsidRPr="00BF259C" w:rsidRDefault="00000000">
      <w:pPr>
        <w:tabs>
          <w:tab w:val="left" w:pos="993"/>
        </w:tabs>
        <w:spacing w:line="360" w:lineRule="auto"/>
        <w:ind w:firstLineChars="400" w:firstLine="960"/>
        <w:rPr>
          <w:color w:val="000000"/>
          <w:sz w:val="24"/>
        </w:rPr>
      </w:pPr>
      <w:r w:rsidRPr="00BF259C">
        <w:rPr>
          <w:color w:val="000000"/>
          <w:sz w:val="24"/>
        </w:rPr>
        <w:t>收件人：</w:t>
      </w:r>
      <w:ins w:id="251" w:author="Alieen" w:date="2026-07-21T08:37:00Z">
        <w:r w:rsidRPr="00BF259C">
          <w:rPr>
            <w:rFonts w:hint="eastAsia"/>
            <w:color w:val="000000"/>
            <w:sz w:val="24"/>
          </w:rPr>
          <w:t>王俊挺</w:t>
        </w:r>
      </w:ins>
    </w:p>
    <w:p w14:paraId="722F3C31" w14:textId="77777777" w:rsidR="004959E3" w:rsidRPr="00BF259C" w:rsidRDefault="00000000">
      <w:pPr>
        <w:tabs>
          <w:tab w:val="left" w:pos="993"/>
        </w:tabs>
        <w:spacing w:line="360" w:lineRule="auto"/>
        <w:ind w:firstLineChars="400" w:firstLine="960"/>
        <w:rPr>
          <w:color w:val="000000"/>
          <w:sz w:val="24"/>
        </w:rPr>
      </w:pPr>
      <w:r w:rsidRPr="00BF259C">
        <w:rPr>
          <w:color w:val="000000"/>
          <w:sz w:val="24"/>
        </w:rPr>
        <w:t>电</w:t>
      </w:r>
      <w:r w:rsidRPr="00BF259C">
        <w:rPr>
          <w:color w:val="000000"/>
          <w:sz w:val="24"/>
        </w:rPr>
        <w:t xml:space="preserve">  </w:t>
      </w:r>
      <w:r w:rsidRPr="00BF259C">
        <w:rPr>
          <w:color w:val="000000"/>
          <w:sz w:val="24"/>
        </w:rPr>
        <w:t>话：</w:t>
      </w:r>
      <w:ins w:id="252" w:author="Alieen" w:date="2026-07-21T08:37:00Z">
        <w:r w:rsidRPr="00BF259C">
          <w:rPr>
            <w:rFonts w:hint="eastAsia"/>
            <w:color w:val="000000"/>
            <w:sz w:val="24"/>
          </w:rPr>
          <w:t>15167770898</w:t>
        </w:r>
      </w:ins>
    </w:p>
    <w:p w14:paraId="17E48717" w14:textId="77777777" w:rsidR="004959E3" w:rsidRDefault="00000000">
      <w:pPr>
        <w:tabs>
          <w:tab w:val="left" w:pos="993"/>
        </w:tabs>
        <w:spacing w:line="360" w:lineRule="auto"/>
        <w:ind w:firstLineChars="450" w:firstLine="1080"/>
        <w:rPr>
          <w:del w:id="253" w:author="TC-18" w:date="2026-07-20T20:55:00Z"/>
          <w:color w:val="000000"/>
          <w:sz w:val="24"/>
          <w:szCs w:val="24"/>
        </w:rPr>
      </w:pPr>
      <w:r w:rsidRPr="00BF259C">
        <w:rPr>
          <w:rFonts w:ascii="SimSun" w:hAnsi="SimSun" w:cs="SimSun" w:hint="eastAsia"/>
          <w:color w:val="000000"/>
          <w:sz w:val="24"/>
          <w:szCs w:val="24"/>
        </w:rPr>
        <w:t xml:space="preserve">邮 </w:t>
      </w:r>
      <w:r w:rsidRPr="00BF259C">
        <w:rPr>
          <w:rFonts w:ascii="SimSun" w:hAnsi="SimSun" w:cs="SimSun"/>
          <w:color w:val="000000"/>
          <w:sz w:val="24"/>
          <w:szCs w:val="24"/>
        </w:rPr>
        <w:t xml:space="preserve"> </w:t>
      </w:r>
      <w:r w:rsidRPr="00BF259C">
        <w:rPr>
          <w:rFonts w:ascii="SimSun" w:hAnsi="SimSun" w:cs="SimSun" w:hint="eastAsia"/>
          <w:color w:val="000000"/>
          <w:sz w:val="24"/>
          <w:szCs w:val="24"/>
        </w:rPr>
        <w:t>箱：</w:t>
      </w:r>
      <w:ins w:id="254" w:author="Alieen" w:date="2026-07-21T08:37:00Z">
        <w:r w:rsidRPr="00BF259C">
          <w:rPr>
            <w:rFonts w:ascii="SimSun" w:hAnsi="SimSun" w:cs="SimSun" w:hint="eastAsia"/>
            <w:color w:val="000000"/>
            <w:sz w:val="24"/>
            <w:szCs w:val="24"/>
          </w:rPr>
          <w:t>wangjunting@csmsn.com</w:t>
        </w:r>
      </w:ins>
    </w:p>
    <w:p w14:paraId="4AC089D9" w14:textId="77777777" w:rsidR="004959E3" w:rsidRDefault="004959E3">
      <w:pPr>
        <w:tabs>
          <w:tab w:val="left" w:pos="993"/>
        </w:tabs>
        <w:spacing w:line="360" w:lineRule="auto"/>
        <w:ind w:firstLineChars="450" w:firstLine="945"/>
        <w:rPr>
          <w:del w:id="255" w:author="TC-18" w:date="2026-07-20T20:55:00Z"/>
        </w:rPr>
      </w:pPr>
    </w:p>
    <w:p w14:paraId="141696A9" w14:textId="77777777" w:rsidR="004959E3" w:rsidRDefault="00000000">
      <w:pPr>
        <w:tabs>
          <w:tab w:val="left" w:pos="993"/>
        </w:tabs>
        <w:spacing w:line="360" w:lineRule="auto"/>
        <w:ind w:firstLineChars="450" w:firstLine="945"/>
        <w:rPr>
          <w:rFonts w:ascii="SimSun" w:hAnsi="SimSun" w:cs="SimSun"/>
          <w:color w:val="000000"/>
          <w:sz w:val="24"/>
          <w:szCs w:val="24"/>
        </w:rPr>
      </w:pPr>
      <w:hyperlink r:id="rId13" w:history="1"/>
    </w:p>
    <w:p w14:paraId="2D08EC96" w14:textId="77777777" w:rsidR="004959E3" w:rsidRDefault="00000000">
      <w:pPr>
        <w:pStyle w:val="afd"/>
        <w:numPr>
          <w:ilvl w:val="1"/>
          <w:numId w:val="11"/>
        </w:numPr>
        <w:spacing w:line="360" w:lineRule="auto"/>
        <w:ind w:firstLine="480"/>
        <w:rPr>
          <w:color w:val="000000"/>
          <w:sz w:val="24"/>
          <w:szCs w:val="24"/>
        </w:rPr>
      </w:pPr>
      <w:bookmarkStart w:id="256" w:name="_Hlk2085434"/>
      <w:r>
        <w:rPr>
          <w:color w:val="000000"/>
          <w:sz w:val="24"/>
          <w:szCs w:val="24"/>
        </w:rPr>
        <w:t>任何一方的通讯地址发生变化（</w:t>
      </w:r>
      <w:r>
        <w:rPr>
          <w:color w:val="000000"/>
          <w:sz w:val="24"/>
          <w:szCs w:val="24"/>
        </w:rPr>
        <w:t>“</w:t>
      </w:r>
      <w:r>
        <w:rPr>
          <w:color w:val="000000"/>
          <w:sz w:val="24"/>
          <w:szCs w:val="24"/>
        </w:rPr>
        <w:t>变动方</w:t>
      </w:r>
      <w:r>
        <w:rPr>
          <w:color w:val="000000"/>
          <w:sz w:val="24"/>
          <w:szCs w:val="24"/>
        </w:rPr>
        <w:t>”</w:t>
      </w:r>
      <w:r>
        <w:rPr>
          <w:color w:val="000000"/>
          <w:sz w:val="24"/>
          <w:szCs w:val="24"/>
        </w:rPr>
        <w:t>），变动方应当在该变更发生后五</w:t>
      </w:r>
      <w:r>
        <w:rPr>
          <w:color w:val="000000"/>
          <w:sz w:val="24"/>
          <w:szCs w:val="24"/>
        </w:rPr>
        <w:t>(5)</w:t>
      </w:r>
      <w:r>
        <w:rPr>
          <w:color w:val="000000"/>
          <w:sz w:val="24"/>
          <w:szCs w:val="24"/>
        </w:rPr>
        <w:t>个工作日内通知其他方。在变动方的前述变动通知送达前，其他方按照</w:t>
      </w:r>
      <w:r>
        <w:rPr>
          <w:color w:val="000000"/>
          <w:sz w:val="24"/>
          <w:szCs w:val="24"/>
        </w:rPr>
        <w:lastRenderedPageBreak/>
        <w:t>本协议第</w:t>
      </w:r>
      <w:r>
        <w:rPr>
          <w:color w:val="000000"/>
          <w:sz w:val="24"/>
          <w:szCs w:val="24"/>
        </w:rPr>
        <w:t>1</w:t>
      </w:r>
      <w:r>
        <w:rPr>
          <w:rFonts w:hint="eastAsia"/>
          <w:color w:val="000000"/>
          <w:sz w:val="24"/>
          <w:szCs w:val="24"/>
        </w:rPr>
        <w:t>4</w:t>
      </w:r>
      <w:r>
        <w:rPr>
          <w:color w:val="000000"/>
          <w:sz w:val="24"/>
          <w:szCs w:val="24"/>
        </w:rPr>
        <w:t>.3</w:t>
      </w:r>
      <w:r>
        <w:rPr>
          <w:color w:val="000000"/>
          <w:sz w:val="24"/>
          <w:szCs w:val="24"/>
        </w:rPr>
        <w:t>条约定向变动前的地址、电子邮箱发送通知的，应视为有效送达</w:t>
      </w:r>
      <w:bookmarkEnd w:id="256"/>
      <w:r>
        <w:rPr>
          <w:color w:val="000000"/>
          <w:sz w:val="24"/>
          <w:szCs w:val="24"/>
        </w:rPr>
        <w:t>。</w:t>
      </w:r>
    </w:p>
    <w:p w14:paraId="0484A0B8" w14:textId="77777777" w:rsidR="004959E3" w:rsidRDefault="00000000">
      <w:pPr>
        <w:pStyle w:val="afd"/>
        <w:numPr>
          <w:ilvl w:val="1"/>
          <w:numId w:val="11"/>
        </w:numPr>
        <w:spacing w:line="360" w:lineRule="auto"/>
        <w:ind w:firstLine="480"/>
        <w:rPr>
          <w:color w:val="000000"/>
          <w:sz w:val="24"/>
          <w:szCs w:val="24"/>
        </w:rPr>
      </w:pPr>
      <w:r>
        <w:rPr>
          <w:color w:val="000000"/>
          <w:sz w:val="24"/>
          <w:szCs w:val="24"/>
        </w:rPr>
        <w:t>上述送达方式和地址的适用范围包括非诉阶段和争议进入仲裁、民事诉讼程序后的先行调解、一审、二审、再审和执行程序。在争议进入仲裁</w:t>
      </w:r>
      <w:r>
        <w:rPr>
          <w:color w:val="000000"/>
          <w:sz w:val="24"/>
          <w:szCs w:val="24"/>
        </w:rPr>
        <w:t>/</w:t>
      </w:r>
      <w:r>
        <w:rPr>
          <w:color w:val="000000"/>
          <w:sz w:val="24"/>
          <w:szCs w:val="24"/>
        </w:rPr>
        <w:t>诉讼程序后，仲裁机关或者法院可以按照本协议约定的送达方式和地址送达法律文书，如因一方提供信息不准确、变更后未及时通知、拒收等原因导致无法送达的仍视为有效送达，所造成的不利后果均由该方自行承担。</w:t>
      </w:r>
    </w:p>
    <w:p w14:paraId="53302F7B" w14:textId="77777777" w:rsidR="004959E3" w:rsidRDefault="00000000">
      <w:pPr>
        <w:pStyle w:val="afd"/>
        <w:numPr>
          <w:ilvl w:val="0"/>
          <w:numId w:val="4"/>
        </w:numPr>
        <w:tabs>
          <w:tab w:val="left" w:pos="851"/>
        </w:tabs>
        <w:spacing w:before="240" w:after="240" w:line="360" w:lineRule="auto"/>
        <w:ind w:firstLine="482"/>
        <w:outlineLvl w:val="0"/>
        <w:rPr>
          <w:b/>
          <w:color w:val="000000"/>
          <w:sz w:val="24"/>
          <w:szCs w:val="24"/>
        </w:rPr>
      </w:pPr>
      <w:bookmarkStart w:id="257" w:name="_Toc531343608"/>
      <w:bookmarkStart w:id="258" w:name="_Hlk531613205"/>
      <w:bookmarkEnd w:id="144"/>
      <w:r>
        <w:rPr>
          <w:b/>
          <w:color w:val="000000"/>
          <w:sz w:val="24"/>
          <w:szCs w:val="24"/>
        </w:rPr>
        <w:t>保密义务</w:t>
      </w:r>
      <w:bookmarkEnd w:id="257"/>
    </w:p>
    <w:p w14:paraId="0BF625D7" w14:textId="77777777" w:rsidR="004959E3" w:rsidRDefault="00000000">
      <w:pPr>
        <w:pStyle w:val="afd"/>
        <w:numPr>
          <w:ilvl w:val="1"/>
          <w:numId w:val="4"/>
        </w:numPr>
        <w:spacing w:line="360" w:lineRule="auto"/>
        <w:ind w:firstLine="480"/>
        <w:rPr>
          <w:color w:val="000000"/>
          <w:sz w:val="24"/>
          <w:szCs w:val="24"/>
        </w:rPr>
      </w:pPr>
      <w:r>
        <w:rPr>
          <w:color w:val="000000"/>
          <w:sz w:val="24"/>
          <w:szCs w:val="24"/>
        </w:rPr>
        <w:t>本协议各方对因签订和履行本协议而获悉的他方商业秘密负有保密义务。</w:t>
      </w:r>
    </w:p>
    <w:p w14:paraId="212C845B" w14:textId="77777777" w:rsidR="004959E3" w:rsidRDefault="00000000">
      <w:pPr>
        <w:pStyle w:val="afd"/>
        <w:numPr>
          <w:ilvl w:val="1"/>
          <w:numId w:val="4"/>
        </w:numPr>
        <w:spacing w:line="360" w:lineRule="auto"/>
        <w:ind w:firstLine="480"/>
        <w:rPr>
          <w:color w:val="000000"/>
          <w:sz w:val="24"/>
          <w:szCs w:val="24"/>
        </w:rPr>
      </w:pPr>
      <w:r>
        <w:rPr>
          <w:color w:val="000000"/>
          <w:sz w:val="24"/>
          <w:szCs w:val="24"/>
        </w:rPr>
        <w:t>在本协议他方的商业秘密成为公开信息前，未经本协议他方的事先书面同意，本协议任何一方不得将本协议他方的商业秘密用于履行本协议项下义务以外的任何用途，也不得向任何第三方披露或提供该等商业秘密，并采取所有必要的措施保证其现有和将来的高级管理人员、主管、员工和专业顾问等遵守上述保密义务，否则该方应承担本协议他方因此而遭受的损失。</w:t>
      </w:r>
    </w:p>
    <w:p w14:paraId="4F6C0A09" w14:textId="77777777" w:rsidR="004959E3" w:rsidRDefault="00000000">
      <w:pPr>
        <w:pStyle w:val="afd"/>
        <w:numPr>
          <w:ilvl w:val="1"/>
          <w:numId w:val="4"/>
        </w:numPr>
        <w:spacing w:line="360" w:lineRule="auto"/>
        <w:ind w:firstLine="480"/>
        <w:rPr>
          <w:color w:val="000000"/>
          <w:sz w:val="24"/>
          <w:szCs w:val="24"/>
        </w:rPr>
      </w:pPr>
      <w:r>
        <w:rPr>
          <w:color w:val="000000"/>
          <w:sz w:val="24"/>
          <w:szCs w:val="24"/>
        </w:rPr>
        <w:t>如果本协议任何一方应国家司法机关或其他公共管理机构的要求披露本协议他方的商业秘密，则不视为违反本条款项下的保密义务。</w:t>
      </w:r>
    </w:p>
    <w:p w14:paraId="088DA688" w14:textId="77777777" w:rsidR="004959E3" w:rsidRDefault="00000000">
      <w:pPr>
        <w:pStyle w:val="afd"/>
        <w:numPr>
          <w:ilvl w:val="1"/>
          <w:numId w:val="4"/>
        </w:numPr>
        <w:spacing w:line="360" w:lineRule="auto"/>
        <w:ind w:firstLine="480"/>
        <w:rPr>
          <w:color w:val="000000"/>
          <w:sz w:val="24"/>
          <w:szCs w:val="24"/>
        </w:rPr>
      </w:pPr>
      <w:r>
        <w:rPr>
          <w:color w:val="000000"/>
          <w:sz w:val="24"/>
          <w:szCs w:val="24"/>
        </w:rPr>
        <w:t>本协议的终止或解除不影响本条的有效性。</w:t>
      </w:r>
    </w:p>
    <w:p w14:paraId="65CF9695" w14:textId="77777777" w:rsidR="004959E3" w:rsidRDefault="00000000">
      <w:pPr>
        <w:pStyle w:val="afd"/>
        <w:numPr>
          <w:ilvl w:val="0"/>
          <w:numId w:val="4"/>
        </w:numPr>
        <w:tabs>
          <w:tab w:val="left" w:pos="851"/>
        </w:tabs>
        <w:spacing w:before="240" w:after="240" w:line="360" w:lineRule="auto"/>
        <w:ind w:firstLine="482"/>
        <w:outlineLvl w:val="0"/>
        <w:rPr>
          <w:b/>
          <w:color w:val="000000"/>
          <w:sz w:val="24"/>
          <w:szCs w:val="24"/>
        </w:rPr>
      </w:pPr>
      <w:bookmarkStart w:id="259" w:name="_Toc531343609"/>
      <w:bookmarkEnd w:id="258"/>
      <w:r>
        <w:rPr>
          <w:b/>
          <w:color w:val="000000"/>
          <w:sz w:val="24"/>
          <w:szCs w:val="24"/>
        </w:rPr>
        <w:t>不可抗力</w:t>
      </w:r>
      <w:bookmarkEnd w:id="259"/>
    </w:p>
    <w:p w14:paraId="7A0FDC5B" w14:textId="77777777" w:rsidR="004959E3" w:rsidRDefault="00000000">
      <w:pPr>
        <w:pStyle w:val="afd"/>
        <w:numPr>
          <w:ilvl w:val="1"/>
          <w:numId w:val="4"/>
        </w:numPr>
        <w:spacing w:line="360" w:lineRule="auto"/>
        <w:ind w:firstLine="480"/>
        <w:rPr>
          <w:color w:val="000000"/>
          <w:sz w:val="24"/>
          <w:szCs w:val="24"/>
        </w:rPr>
      </w:pPr>
      <w:r>
        <w:rPr>
          <w:color w:val="000000"/>
          <w:sz w:val="24"/>
          <w:szCs w:val="24"/>
        </w:rPr>
        <w:t>不可抗力系指发生在本协议签署日后各方不可预见、无法控制或虽可预见但不可避免的，且阻碍任何一方全部或部分履行本协议的任何事件。不可抗力事件包括但不限于非因一方疏忽或不当行为所引起的洪水、地震、台风或其他自然灾害、战争。由于国内外宏观经济状况发生变化、行业经营环境发生变化、国内外市场变化以及因一方自身经营所造成的事件，均不属于不可抗力。</w:t>
      </w:r>
    </w:p>
    <w:p w14:paraId="218D90CC" w14:textId="77777777" w:rsidR="004959E3" w:rsidRDefault="00000000">
      <w:pPr>
        <w:pStyle w:val="afd"/>
        <w:numPr>
          <w:ilvl w:val="1"/>
          <w:numId w:val="4"/>
        </w:numPr>
        <w:spacing w:line="360" w:lineRule="auto"/>
        <w:ind w:firstLine="480"/>
        <w:rPr>
          <w:color w:val="000000"/>
          <w:sz w:val="24"/>
          <w:szCs w:val="24"/>
        </w:rPr>
      </w:pPr>
      <w:r>
        <w:rPr>
          <w:color w:val="000000"/>
          <w:sz w:val="24"/>
          <w:szCs w:val="24"/>
        </w:rPr>
        <w:t>若发生不可抗力事件，则受到该不可抗力影响的一方可在不可抗力事件所造成影响的范围和期间内暂停履行其在本协议项下的义务，且其履行义务期限将自动延展，延展的时间相当于暂停履行义务的期限。主张不可抗力事件的一方应以电子邮件及时通知其他方，并提供该等不可抗力事件的发生、不利后果持续</w:t>
      </w:r>
      <w:r>
        <w:rPr>
          <w:color w:val="000000"/>
          <w:sz w:val="24"/>
          <w:szCs w:val="24"/>
        </w:rPr>
        <w:lastRenderedPageBreak/>
        <w:t>时间的适当证据。声称不可抗力的一方还应尽一切合理努力减少或消除不可抗力对其在本协议项下义务的影响。</w:t>
      </w:r>
    </w:p>
    <w:p w14:paraId="0E5921C6" w14:textId="77777777" w:rsidR="004959E3" w:rsidRDefault="00000000">
      <w:pPr>
        <w:pStyle w:val="afd"/>
        <w:numPr>
          <w:ilvl w:val="1"/>
          <w:numId w:val="4"/>
        </w:numPr>
        <w:spacing w:line="360" w:lineRule="auto"/>
        <w:ind w:firstLine="480"/>
        <w:rPr>
          <w:color w:val="000000"/>
          <w:sz w:val="24"/>
          <w:szCs w:val="24"/>
        </w:rPr>
      </w:pPr>
      <w:r>
        <w:rPr>
          <w:color w:val="000000"/>
          <w:sz w:val="24"/>
          <w:szCs w:val="24"/>
        </w:rPr>
        <w:t>若发生不可抗力事件，各方应立即相互协商以找出公平的解决办法并应尽一切合理努力减轻该等不可抗力事件的后果。因不可抗力事件形成的经营风险由各方共担；因不可抗力导致本协议的目的或相关条款不能实现时，各方应友好协商解决。</w:t>
      </w:r>
    </w:p>
    <w:p w14:paraId="6A1D1E39" w14:textId="77777777" w:rsidR="004959E3" w:rsidRDefault="00000000">
      <w:pPr>
        <w:pStyle w:val="afd"/>
        <w:numPr>
          <w:ilvl w:val="0"/>
          <w:numId w:val="4"/>
        </w:numPr>
        <w:tabs>
          <w:tab w:val="left" w:pos="851"/>
        </w:tabs>
        <w:spacing w:before="240" w:after="240" w:line="360" w:lineRule="auto"/>
        <w:ind w:firstLine="482"/>
        <w:outlineLvl w:val="0"/>
        <w:rPr>
          <w:b/>
          <w:color w:val="000000"/>
          <w:sz w:val="24"/>
          <w:szCs w:val="24"/>
        </w:rPr>
      </w:pPr>
      <w:bookmarkStart w:id="260" w:name="_Toc531343610"/>
      <w:bookmarkStart w:id="261" w:name="_Hlk531605219"/>
      <w:r>
        <w:rPr>
          <w:b/>
          <w:color w:val="000000"/>
          <w:sz w:val="24"/>
          <w:szCs w:val="24"/>
        </w:rPr>
        <w:t>违约责任</w:t>
      </w:r>
      <w:bookmarkEnd w:id="260"/>
    </w:p>
    <w:p w14:paraId="61FAD8EE" w14:textId="77777777" w:rsidR="004959E3" w:rsidRDefault="00000000">
      <w:pPr>
        <w:pStyle w:val="afd"/>
        <w:numPr>
          <w:ilvl w:val="1"/>
          <w:numId w:val="4"/>
        </w:numPr>
        <w:spacing w:line="360" w:lineRule="auto"/>
        <w:ind w:firstLine="480"/>
        <w:rPr>
          <w:color w:val="000000"/>
          <w:sz w:val="24"/>
          <w:szCs w:val="24"/>
        </w:rPr>
      </w:pPr>
      <w:r>
        <w:rPr>
          <w:color w:val="000000"/>
          <w:sz w:val="24"/>
          <w:szCs w:val="24"/>
        </w:rPr>
        <w:t>本协议签署后，任何一方（违约方）未能按本协议约定履行其在本协议项下的任何义务，或其作出任何的声明、保证及承诺被证实为虚假，则应被视为违约。违约方应赔偿因其违约而对其他方（守约方）造成的一切损失。</w:t>
      </w:r>
    </w:p>
    <w:p w14:paraId="7AA63B0A" w14:textId="77777777" w:rsidR="004959E3" w:rsidRDefault="00000000">
      <w:pPr>
        <w:pStyle w:val="afd"/>
        <w:numPr>
          <w:ilvl w:val="1"/>
          <w:numId w:val="4"/>
        </w:numPr>
        <w:spacing w:line="360" w:lineRule="auto"/>
        <w:ind w:firstLine="480"/>
        <w:rPr>
          <w:color w:val="000000"/>
          <w:sz w:val="24"/>
          <w:szCs w:val="24"/>
        </w:rPr>
      </w:pPr>
      <w:r>
        <w:rPr>
          <w:color w:val="000000"/>
          <w:sz w:val="24"/>
          <w:szCs w:val="24"/>
        </w:rPr>
        <w:t>任何一方因违反本协议约定而应承担的违约责任不因本协议的解除而免除。</w:t>
      </w:r>
    </w:p>
    <w:p w14:paraId="1CE0ECDE" w14:textId="77777777" w:rsidR="004959E3" w:rsidRDefault="00000000">
      <w:pPr>
        <w:pStyle w:val="afd"/>
        <w:numPr>
          <w:ilvl w:val="1"/>
          <w:numId w:val="4"/>
        </w:numPr>
        <w:spacing w:line="360" w:lineRule="auto"/>
        <w:ind w:firstLine="480"/>
        <w:rPr>
          <w:color w:val="000000"/>
          <w:sz w:val="24"/>
          <w:szCs w:val="24"/>
        </w:rPr>
      </w:pPr>
      <w:r>
        <w:rPr>
          <w:color w:val="000000"/>
          <w:sz w:val="24"/>
          <w:szCs w:val="24"/>
        </w:rPr>
        <w:t>任何一方违约时，守约方除有权要求违约方依据本协议之约定支付损害赔偿金外，还有权要求违约方继续履行本协议。</w:t>
      </w:r>
    </w:p>
    <w:p w14:paraId="5B3DE80D" w14:textId="77777777" w:rsidR="004959E3" w:rsidRDefault="00000000">
      <w:pPr>
        <w:numPr>
          <w:ilvl w:val="1"/>
          <w:numId w:val="12"/>
        </w:numPr>
        <w:spacing w:line="360" w:lineRule="auto"/>
        <w:ind w:firstLineChars="200" w:firstLine="480"/>
        <w:rPr>
          <w:color w:val="000000"/>
        </w:rPr>
      </w:pPr>
      <w:bookmarkStart w:id="262" w:name="_Hlk52184635"/>
      <w:bookmarkStart w:id="263" w:name="_Hlk52195481"/>
      <w:bookmarkStart w:id="264" w:name="_Hlk48570010"/>
      <w:r>
        <w:rPr>
          <w:color w:val="000000"/>
          <w:sz w:val="24"/>
          <w:szCs w:val="24"/>
        </w:rPr>
        <w:t>项目公司及</w:t>
      </w:r>
      <w:r>
        <w:rPr>
          <w:rFonts w:hint="eastAsia"/>
          <w:color w:val="000000"/>
          <w:sz w:val="24"/>
          <w:szCs w:val="24"/>
        </w:rPr>
        <w:t>丙方</w:t>
      </w:r>
      <w:r>
        <w:rPr>
          <w:color w:val="000000"/>
          <w:sz w:val="24"/>
          <w:szCs w:val="24"/>
        </w:rPr>
        <w:t>应当承担因其违约造成的</w:t>
      </w:r>
      <w:bookmarkEnd w:id="262"/>
      <w:bookmarkEnd w:id="263"/>
      <w:r>
        <w:rPr>
          <w:color w:val="000000"/>
          <w:sz w:val="24"/>
          <w:szCs w:val="24"/>
        </w:rPr>
        <w:t>损失以及费用（费用包括但不限于诉讼费用、仲裁费用、律师费用、公证费用、鉴定费用、公告费用、保全费用、保全担保费用、拍卖费用、评估费用、审计费用、强制执行费用、差旅费用等）。</w:t>
      </w:r>
    </w:p>
    <w:p w14:paraId="2A3FD3DF" w14:textId="77777777" w:rsidR="004959E3" w:rsidRDefault="00000000">
      <w:pPr>
        <w:pStyle w:val="afd"/>
        <w:numPr>
          <w:ilvl w:val="0"/>
          <w:numId w:val="4"/>
        </w:numPr>
        <w:tabs>
          <w:tab w:val="left" w:pos="851"/>
        </w:tabs>
        <w:spacing w:before="240" w:after="240" w:line="360" w:lineRule="auto"/>
        <w:ind w:firstLine="482"/>
        <w:outlineLvl w:val="0"/>
        <w:rPr>
          <w:b/>
          <w:color w:val="000000"/>
          <w:sz w:val="24"/>
          <w:szCs w:val="24"/>
        </w:rPr>
      </w:pPr>
      <w:bookmarkStart w:id="265" w:name="_Toc531343611"/>
      <w:bookmarkEnd w:id="264"/>
      <w:r>
        <w:rPr>
          <w:b/>
          <w:color w:val="000000"/>
          <w:sz w:val="24"/>
          <w:szCs w:val="24"/>
        </w:rPr>
        <w:t>适用法律及争议的解决</w:t>
      </w:r>
      <w:bookmarkEnd w:id="265"/>
    </w:p>
    <w:p w14:paraId="3F7A7A34" w14:textId="77777777" w:rsidR="004959E3" w:rsidRDefault="00000000">
      <w:pPr>
        <w:pStyle w:val="afd"/>
        <w:numPr>
          <w:ilvl w:val="1"/>
          <w:numId w:val="4"/>
        </w:numPr>
        <w:spacing w:line="360" w:lineRule="auto"/>
        <w:ind w:firstLine="480"/>
        <w:rPr>
          <w:color w:val="000000"/>
          <w:sz w:val="24"/>
          <w:szCs w:val="24"/>
        </w:rPr>
      </w:pPr>
      <w:r>
        <w:rPr>
          <w:color w:val="000000"/>
          <w:sz w:val="24"/>
          <w:szCs w:val="24"/>
        </w:rPr>
        <w:t>本协议的订立、效力、解释、履行及争议的解决均适用中国法律。</w:t>
      </w:r>
    </w:p>
    <w:p w14:paraId="22EF4B62" w14:textId="77777777" w:rsidR="004959E3" w:rsidRDefault="00000000">
      <w:pPr>
        <w:pStyle w:val="afd"/>
        <w:numPr>
          <w:ilvl w:val="1"/>
          <w:numId w:val="4"/>
        </w:numPr>
        <w:spacing w:line="360" w:lineRule="auto"/>
        <w:ind w:firstLine="480"/>
        <w:rPr>
          <w:color w:val="000000"/>
          <w:sz w:val="24"/>
          <w:szCs w:val="24"/>
        </w:rPr>
      </w:pPr>
      <w:r>
        <w:rPr>
          <w:color w:val="000000"/>
          <w:sz w:val="24"/>
          <w:szCs w:val="24"/>
        </w:rPr>
        <w:t>凡因履行本协议所发生的或与本协议有关的任何争议应提交本协议签署地有管辖权的人民法院诉讼解决。</w:t>
      </w:r>
    </w:p>
    <w:p w14:paraId="319FBF01" w14:textId="77777777" w:rsidR="004959E3" w:rsidRDefault="00000000">
      <w:pPr>
        <w:pStyle w:val="afd"/>
        <w:numPr>
          <w:ilvl w:val="1"/>
          <w:numId w:val="4"/>
        </w:numPr>
        <w:spacing w:line="360" w:lineRule="auto"/>
        <w:ind w:firstLine="480"/>
        <w:rPr>
          <w:color w:val="000000"/>
          <w:sz w:val="24"/>
          <w:szCs w:val="24"/>
        </w:rPr>
      </w:pPr>
      <w:r>
        <w:rPr>
          <w:color w:val="000000"/>
          <w:sz w:val="24"/>
          <w:szCs w:val="24"/>
        </w:rPr>
        <w:t>除本协议双方有争议正在协商或诉讼的部分外，各方均应继续履行本协议的其它部分。</w:t>
      </w:r>
    </w:p>
    <w:p w14:paraId="2A8D324F" w14:textId="77777777" w:rsidR="004959E3" w:rsidRDefault="00000000">
      <w:pPr>
        <w:pStyle w:val="afd"/>
        <w:numPr>
          <w:ilvl w:val="0"/>
          <w:numId w:val="4"/>
        </w:numPr>
        <w:tabs>
          <w:tab w:val="left" w:pos="851"/>
        </w:tabs>
        <w:spacing w:before="240" w:after="240" w:line="360" w:lineRule="auto"/>
        <w:ind w:firstLine="482"/>
        <w:outlineLvl w:val="0"/>
        <w:rPr>
          <w:b/>
          <w:color w:val="000000"/>
          <w:sz w:val="24"/>
          <w:szCs w:val="24"/>
        </w:rPr>
      </w:pPr>
      <w:bookmarkStart w:id="266" w:name="_Toc531343612"/>
      <w:bookmarkEnd w:id="261"/>
      <w:r>
        <w:rPr>
          <w:b/>
          <w:color w:val="000000"/>
          <w:sz w:val="24"/>
          <w:szCs w:val="24"/>
        </w:rPr>
        <w:t>其他事项</w:t>
      </w:r>
      <w:bookmarkEnd w:id="266"/>
      <w:r>
        <w:rPr>
          <w:b/>
          <w:color w:val="000000"/>
          <w:sz w:val="24"/>
          <w:szCs w:val="24"/>
        </w:rPr>
        <w:t xml:space="preserve">  </w:t>
      </w:r>
    </w:p>
    <w:p w14:paraId="2242CDCC" w14:textId="77777777" w:rsidR="004959E3" w:rsidRDefault="00000000">
      <w:pPr>
        <w:pStyle w:val="afd"/>
        <w:numPr>
          <w:ilvl w:val="1"/>
          <w:numId w:val="4"/>
        </w:numPr>
        <w:spacing w:line="360" w:lineRule="auto"/>
        <w:ind w:firstLine="480"/>
        <w:rPr>
          <w:color w:val="000000"/>
          <w:sz w:val="24"/>
          <w:szCs w:val="24"/>
        </w:rPr>
      </w:pPr>
      <w:r>
        <w:rPr>
          <w:color w:val="000000"/>
          <w:sz w:val="24"/>
          <w:szCs w:val="24"/>
        </w:rPr>
        <w:t>本协议自自然人签约方签字及非自然人签约方盖章后生效。</w:t>
      </w:r>
    </w:p>
    <w:p w14:paraId="622A1B53" w14:textId="77777777" w:rsidR="004959E3" w:rsidRDefault="00000000">
      <w:pPr>
        <w:pStyle w:val="afd"/>
        <w:numPr>
          <w:ilvl w:val="1"/>
          <w:numId w:val="4"/>
        </w:numPr>
        <w:spacing w:line="360" w:lineRule="auto"/>
        <w:ind w:firstLine="480"/>
        <w:rPr>
          <w:color w:val="000000"/>
          <w:sz w:val="24"/>
          <w:szCs w:val="24"/>
        </w:rPr>
      </w:pPr>
      <w:r>
        <w:rPr>
          <w:color w:val="000000"/>
          <w:sz w:val="24"/>
          <w:szCs w:val="24"/>
        </w:rPr>
        <w:lastRenderedPageBreak/>
        <w:t>如本协议中有关投资方权利的相关约定未能在公司章程中体现，则该部分约定以本协议为准，投资方继续拥有本协议约定的相关权利。</w:t>
      </w:r>
    </w:p>
    <w:p w14:paraId="3525182E" w14:textId="77777777" w:rsidR="004959E3" w:rsidRDefault="00000000">
      <w:pPr>
        <w:pStyle w:val="afd"/>
        <w:numPr>
          <w:ilvl w:val="1"/>
          <w:numId w:val="4"/>
        </w:numPr>
        <w:spacing w:line="360" w:lineRule="auto"/>
        <w:ind w:firstLine="480"/>
        <w:rPr>
          <w:color w:val="000000"/>
          <w:sz w:val="24"/>
          <w:szCs w:val="24"/>
        </w:rPr>
      </w:pPr>
      <w:r>
        <w:rPr>
          <w:color w:val="000000"/>
          <w:sz w:val="24"/>
          <w:szCs w:val="24"/>
        </w:rPr>
        <w:t>本协议或其附件中的任何条款无效，且其无效对本协议及其附件的履行不产生根本性影响时，该等条款的无效不影响本协议其它条款的效力。</w:t>
      </w:r>
    </w:p>
    <w:p w14:paraId="073C82BE" w14:textId="77777777" w:rsidR="004959E3" w:rsidRDefault="00000000">
      <w:pPr>
        <w:pStyle w:val="afd"/>
        <w:numPr>
          <w:ilvl w:val="1"/>
          <w:numId w:val="4"/>
        </w:numPr>
        <w:spacing w:line="360" w:lineRule="auto"/>
        <w:ind w:firstLine="480"/>
        <w:rPr>
          <w:color w:val="000000"/>
          <w:sz w:val="24"/>
          <w:szCs w:val="24"/>
        </w:rPr>
      </w:pPr>
      <w:r>
        <w:rPr>
          <w:color w:val="000000"/>
          <w:sz w:val="24"/>
          <w:szCs w:val="24"/>
        </w:rPr>
        <w:t>本协议正本一式</w:t>
      </w:r>
      <w:r>
        <w:rPr>
          <w:rFonts w:hint="eastAsia"/>
          <w:sz w:val="24"/>
          <w:szCs w:val="24"/>
        </w:rPr>
        <w:t>拾叁</w:t>
      </w:r>
      <w:r>
        <w:rPr>
          <w:color w:val="000000"/>
          <w:sz w:val="24"/>
          <w:szCs w:val="24"/>
        </w:rPr>
        <w:t>份，甲方持有</w:t>
      </w:r>
      <w:r>
        <w:rPr>
          <w:rFonts w:hint="eastAsia"/>
          <w:color w:val="000000"/>
          <w:sz w:val="24"/>
          <w:szCs w:val="24"/>
        </w:rPr>
        <w:t>二</w:t>
      </w:r>
      <w:r>
        <w:rPr>
          <w:color w:val="000000"/>
          <w:sz w:val="24"/>
          <w:szCs w:val="24"/>
        </w:rPr>
        <w:t>份</w:t>
      </w:r>
      <w:r>
        <w:rPr>
          <w:rFonts w:hint="eastAsia"/>
          <w:color w:val="000000"/>
          <w:sz w:val="24"/>
          <w:szCs w:val="24"/>
        </w:rPr>
        <w:t>，</w:t>
      </w:r>
      <w:r>
        <w:rPr>
          <w:color w:val="000000"/>
          <w:sz w:val="24"/>
          <w:szCs w:val="24"/>
        </w:rPr>
        <w:t>其他各方各持一份，一份用于办理工商变更登记，剩余存于项目公司备档，每份均具有同等法律效力。本协议内容与工商标准文本内容如有冲突，则以本协议为准。</w:t>
      </w:r>
    </w:p>
    <w:p w14:paraId="4CADF52E" w14:textId="77777777" w:rsidR="004959E3" w:rsidRDefault="00000000">
      <w:pPr>
        <w:spacing w:line="360" w:lineRule="auto"/>
        <w:ind w:rightChars="-50" w:right="-105" w:firstLineChars="200" w:firstLine="480"/>
        <w:rPr>
          <w:color w:val="000000"/>
          <w:sz w:val="24"/>
          <w:szCs w:val="24"/>
        </w:rPr>
      </w:pPr>
      <w:r>
        <w:rPr>
          <w:color w:val="000000"/>
          <w:sz w:val="24"/>
          <w:szCs w:val="24"/>
        </w:rPr>
        <w:t>（以下无正文，为签署页）</w:t>
      </w:r>
    </w:p>
    <w:p w14:paraId="7FD914F4" w14:textId="77777777" w:rsidR="004959E3" w:rsidRDefault="004959E3">
      <w:pPr>
        <w:spacing w:line="360" w:lineRule="auto"/>
        <w:ind w:rightChars="-50" w:right="-105" w:firstLineChars="200" w:firstLine="480"/>
        <w:rPr>
          <w:color w:val="000000"/>
          <w:sz w:val="24"/>
          <w:szCs w:val="24"/>
        </w:rPr>
      </w:pPr>
    </w:p>
    <w:p w14:paraId="735C0287" w14:textId="77777777" w:rsidR="004959E3" w:rsidRDefault="00000000">
      <w:pPr>
        <w:spacing w:line="360" w:lineRule="auto"/>
        <w:ind w:rightChars="-50" w:right="-105"/>
        <w:rPr>
          <w:rFonts w:ascii="SimSun" w:hAnsi="SimSun" w:cs="SimSun"/>
          <w:b/>
          <w:bCs/>
          <w:color w:val="000000"/>
          <w:sz w:val="24"/>
          <w:szCs w:val="24"/>
        </w:rPr>
      </w:pPr>
      <w:r>
        <w:rPr>
          <w:b/>
          <w:bCs/>
          <w:color w:val="000000"/>
          <w:sz w:val="24"/>
          <w:szCs w:val="24"/>
        </w:rPr>
        <w:br w:type="page"/>
      </w:r>
      <w:r>
        <w:rPr>
          <w:rFonts w:ascii="SimSun" w:hAnsi="SimSun" w:cs="SimSun" w:hint="eastAsia"/>
          <w:b/>
          <w:bCs/>
          <w:color w:val="000000"/>
          <w:sz w:val="24"/>
          <w:szCs w:val="24"/>
        </w:rPr>
        <w:lastRenderedPageBreak/>
        <w:t>（本页无正文，为《安徽中科微感科技有限公司股权投资合同》签署页）</w:t>
      </w:r>
    </w:p>
    <w:p w14:paraId="2115AFA1" w14:textId="77777777" w:rsidR="004959E3" w:rsidRDefault="004959E3">
      <w:pPr>
        <w:rPr>
          <w:rFonts w:ascii="SimSun" w:hAnsi="SimSun" w:cs="SimSun"/>
          <w:b/>
          <w:color w:val="000000"/>
          <w:sz w:val="24"/>
          <w:szCs w:val="24"/>
        </w:rPr>
      </w:pPr>
      <w:bookmarkStart w:id="267" w:name="_Hlk531270416"/>
      <w:bookmarkStart w:id="268" w:name="_Hlk531270360"/>
    </w:p>
    <w:p w14:paraId="4B031292" w14:textId="77777777" w:rsidR="004959E3" w:rsidRDefault="004959E3">
      <w:pPr>
        <w:rPr>
          <w:rFonts w:ascii="SimSun" w:hAnsi="SimSun" w:cs="SimSun"/>
          <w:b/>
          <w:color w:val="000000"/>
          <w:sz w:val="24"/>
          <w:szCs w:val="24"/>
        </w:rPr>
      </w:pPr>
    </w:p>
    <w:p w14:paraId="01AC8F88" w14:textId="77777777" w:rsidR="004959E3" w:rsidRDefault="00000000">
      <w:pPr>
        <w:rPr>
          <w:rFonts w:ascii="SimSun" w:hAnsi="SimSun" w:cs="SimSun"/>
          <w:b/>
          <w:kern w:val="1"/>
          <w:sz w:val="24"/>
        </w:rPr>
      </w:pPr>
      <w:r>
        <w:rPr>
          <w:rFonts w:ascii="SimSun" w:hAnsi="SimSun" w:cs="SimSun" w:hint="eastAsia"/>
          <w:b/>
          <w:color w:val="000000"/>
          <w:sz w:val="24"/>
          <w:szCs w:val="24"/>
        </w:rPr>
        <w:t>甲方（盖章）：</w:t>
      </w:r>
      <w:r>
        <w:rPr>
          <w:rFonts w:ascii="SimSun" w:hAnsi="SimSun" w:cs="SimSun"/>
          <w:b/>
          <w:kern w:val="1"/>
          <w:sz w:val="24"/>
        </w:rPr>
        <w:t xml:space="preserve"> </w:t>
      </w:r>
    </w:p>
    <w:p w14:paraId="4EEF626F" w14:textId="77777777" w:rsidR="004959E3" w:rsidRDefault="004959E3">
      <w:pPr>
        <w:pStyle w:val="a0"/>
        <w:ind w:firstLineChars="0" w:firstLine="0"/>
      </w:pPr>
    </w:p>
    <w:p w14:paraId="62FD8EB9" w14:textId="77777777" w:rsidR="004959E3" w:rsidRDefault="004959E3">
      <w:pPr>
        <w:pStyle w:val="a0"/>
        <w:ind w:firstLineChars="0" w:firstLine="0"/>
      </w:pPr>
      <w:bookmarkStart w:id="269" w:name="_Hlk531270736"/>
    </w:p>
    <w:p w14:paraId="46472EAE" w14:textId="77777777" w:rsidR="004959E3" w:rsidRDefault="00000000">
      <w:pPr>
        <w:rPr>
          <w:rFonts w:ascii="SimSun" w:hAnsi="SimSun" w:cs="SimSun"/>
          <w:i/>
          <w:color w:val="FF0000"/>
          <w:sz w:val="24"/>
          <w:szCs w:val="24"/>
        </w:rPr>
      </w:pPr>
      <w:r>
        <w:rPr>
          <w:rFonts w:ascii="SimSun" w:hAnsi="SimSun" w:cs="SimSun" w:hint="eastAsia"/>
          <w:color w:val="000000"/>
          <w:sz w:val="24"/>
          <w:szCs w:val="24"/>
        </w:rPr>
        <w:t>委派代表</w:t>
      </w:r>
      <w:bookmarkEnd w:id="269"/>
      <w:r>
        <w:rPr>
          <w:rFonts w:ascii="SimSun" w:hAnsi="SimSun" w:cs="SimSun" w:hint="eastAsia"/>
          <w:color w:val="000000"/>
          <w:sz w:val="24"/>
          <w:szCs w:val="24"/>
        </w:rPr>
        <w:t>（签字/盖章）：</w:t>
      </w:r>
      <w:bookmarkEnd w:id="267"/>
      <w:r>
        <w:rPr>
          <w:rFonts w:ascii="SimSun" w:hAnsi="SimSun" w:cs="SimSun" w:hint="eastAsia"/>
          <w:color w:val="000000"/>
          <w:sz w:val="24"/>
          <w:szCs w:val="24"/>
        </w:rPr>
        <w:t xml:space="preserve"> </w:t>
      </w:r>
      <w:r>
        <w:rPr>
          <w:rFonts w:ascii="SimSun" w:hAnsi="SimSun" w:cs="SimSun"/>
          <w:i/>
          <w:color w:val="FF0000"/>
          <w:sz w:val="24"/>
          <w:szCs w:val="24"/>
        </w:rPr>
        <w:t xml:space="preserve"> </w:t>
      </w:r>
      <w:r>
        <w:rPr>
          <w:rFonts w:ascii="SimSun" w:hint="eastAsia"/>
          <w:color w:val="000000"/>
          <w:sz w:val="24"/>
          <w:szCs w:val="24"/>
          <w:u w:val="single"/>
        </w:rPr>
        <w:t xml:space="preserve">                    </w:t>
      </w:r>
      <w:r>
        <w:rPr>
          <w:rFonts w:ascii="SimSun" w:hint="eastAsia"/>
          <w:color w:val="000000"/>
          <w:sz w:val="24"/>
          <w:szCs w:val="24"/>
        </w:rPr>
        <w:t xml:space="preserve">   日期：</w:t>
      </w:r>
      <w:r>
        <w:rPr>
          <w:rFonts w:ascii="SimSun" w:hint="eastAsia"/>
          <w:color w:val="000000"/>
          <w:sz w:val="24"/>
          <w:szCs w:val="24"/>
          <w:u w:val="single"/>
        </w:rPr>
        <w:t xml:space="preserve">               </w:t>
      </w:r>
    </w:p>
    <w:p w14:paraId="20E5FE60" w14:textId="77777777" w:rsidR="004959E3" w:rsidRDefault="004959E3">
      <w:pPr>
        <w:pStyle w:val="a0"/>
        <w:ind w:firstLineChars="0" w:firstLine="0"/>
      </w:pPr>
    </w:p>
    <w:p w14:paraId="3A8DC3C7" w14:textId="77777777" w:rsidR="004959E3" w:rsidRDefault="004959E3">
      <w:pPr>
        <w:pStyle w:val="a0"/>
        <w:ind w:firstLineChars="0" w:firstLine="0"/>
      </w:pPr>
    </w:p>
    <w:p w14:paraId="0F1D8A8E" w14:textId="77777777" w:rsidR="004959E3" w:rsidRDefault="004959E3">
      <w:pPr>
        <w:pStyle w:val="a0"/>
        <w:ind w:firstLineChars="0" w:firstLine="0"/>
      </w:pPr>
    </w:p>
    <w:bookmarkEnd w:id="268"/>
    <w:p w14:paraId="7C93011F" w14:textId="77777777" w:rsidR="004959E3" w:rsidRDefault="00000000">
      <w:pPr>
        <w:rPr>
          <w:rFonts w:ascii="SimSun" w:hAnsi="SimSun" w:cs="SimSun"/>
          <w:b/>
          <w:bCs/>
          <w:color w:val="000000"/>
          <w:sz w:val="24"/>
          <w:szCs w:val="24"/>
        </w:rPr>
      </w:pPr>
      <w:r>
        <w:rPr>
          <w:rFonts w:ascii="SimSun" w:hAnsi="SimSun" w:cs="SimSun" w:hint="eastAsia"/>
          <w:b/>
          <w:bCs/>
          <w:color w:val="000000"/>
          <w:sz w:val="24"/>
          <w:szCs w:val="24"/>
        </w:rPr>
        <w:t>乙方（盖章）：</w:t>
      </w:r>
      <w:r>
        <w:rPr>
          <w:rFonts w:ascii="SimSun" w:hAnsi="SimSun" w:cs="SimSun" w:hint="eastAsia"/>
          <w:b/>
          <w:bCs/>
          <w:sz w:val="24"/>
          <w:szCs w:val="24"/>
        </w:rPr>
        <w:t>安徽中科微感科技有限公司</w:t>
      </w:r>
    </w:p>
    <w:p w14:paraId="302ADB7C" w14:textId="77777777" w:rsidR="004959E3" w:rsidRDefault="004959E3">
      <w:pPr>
        <w:rPr>
          <w:rFonts w:ascii="SimSun" w:hAnsi="SimSun" w:cs="SimSun"/>
          <w:b/>
          <w:bCs/>
          <w:color w:val="000000"/>
          <w:sz w:val="24"/>
          <w:szCs w:val="24"/>
        </w:rPr>
      </w:pPr>
    </w:p>
    <w:p w14:paraId="1FB291B0" w14:textId="77777777" w:rsidR="004959E3" w:rsidRDefault="004959E3">
      <w:pPr>
        <w:pStyle w:val="a0"/>
        <w:ind w:firstLineChars="0" w:firstLine="0"/>
      </w:pPr>
    </w:p>
    <w:p w14:paraId="17A9526B" w14:textId="77777777" w:rsidR="004959E3" w:rsidRDefault="00000000">
      <w:pPr>
        <w:rPr>
          <w:rFonts w:ascii="SimSun"/>
          <w:color w:val="000000"/>
          <w:sz w:val="24"/>
          <w:szCs w:val="24"/>
        </w:rPr>
      </w:pPr>
      <w:r>
        <w:rPr>
          <w:rFonts w:ascii="SimSun" w:hAnsi="SimSun" w:cs="SimSun" w:hint="eastAsia"/>
          <w:color w:val="000000"/>
          <w:sz w:val="24"/>
          <w:szCs w:val="24"/>
        </w:rPr>
        <w:t>法定代表人（签字/盖章）：</w:t>
      </w:r>
      <w:r>
        <w:rPr>
          <w:rFonts w:ascii="SimSun" w:hint="eastAsia"/>
          <w:color w:val="000000"/>
          <w:sz w:val="24"/>
          <w:szCs w:val="24"/>
          <w:u w:val="single"/>
        </w:rPr>
        <w:t xml:space="preserve">                    </w:t>
      </w:r>
      <w:r>
        <w:rPr>
          <w:rFonts w:ascii="SimSun" w:hint="eastAsia"/>
          <w:color w:val="000000"/>
          <w:sz w:val="24"/>
          <w:szCs w:val="24"/>
        </w:rPr>
        <w:t xml:space="preserve">   日期：</w:t>
      </w:r>
      <w:r>
        <w:rPr>
          <w:rFonts w:ascii="SimSun" w:hint="eastAsia"/>
          <w:color w:val="000000"/>
          <w:sz w:val="24"/>
          <w:szCs w:val="24"/>
          <w:u w:val="single"/>
        </w:rPr>
        <w:t xml:space="preserve">               </w:t>
      </w:r>
    </w:p>
    <w:p w14:paraId="2513F991" w14:textId="77777777" w:rsidR="004959E3" w:rsidRDefault="004959E3">
      <w:pPr>
        <w:pStyle w:val="a0"/>
        <w:ind w:firstLineChars="0" w:firstLine="0"/>
      </w:pPr>
    </w:p>
    <w:p w14:paraId="3CD46A5C" w14:textId="77777777" w:rsidR="004959E3" w:rsidRDefault="004959E3">
      <w:pPr>
        <w:pStyle w:val="a0"/>
        <w:ind w:firstLineChars="0" w:firstLine="0"/>
      </w:pPr>
    </w:p>
    <w:p w14:paraId="2F72080A" w14:textId="77777777" w:rsidR="004959E3" w:rsidRDefault="00000000">
      <w:pPr>
        <w:pStyle w:val="a0"/>
        <w:ind w:firstLineChars="0" w:firstLine="0"/>
        <w:rPr>
          <w:rFonts w:ascii="SimSun" w:hAnsi="SimSun" w:cs="SimSun"/>
          <w:b/>
          <w:bCs/>
          <w:sz w:val="24"/>
          <w:u w:val="single"/>
        </w:rPr>
      </w:pPr>
      <w:r>
        <w:rPr>
          <w:rFonts w:ascii="SimSun" w:hAnsi="SimSun" w:cs="SimSun" w:hint="eastAsia"/>
          <w:b/>
          <w:bCs/>
          <w:sz w:val="24"/>
        </w:rPr>
        <w:t>丙方1：沈文锋（签字）</w:t>
      </w:r>
      <w:r>
        <w:rPr>
          <w:rFonts w:ascii="SimSun" w:hAnsi="SimSun" w:cs="SimSun" w:hint="eastAsia"/>
          <w:b/>
          <w:bCs/>
          <w:sz w:val="24"/>
          <w:u w:val="single"/>
        </w:rPr>
        <w:t xml:space="preserve">   </w:t>
      </w:r>
      <w:r>
        <w:rPr>
          <w:rFonts w:ascii="SimSun" w:hint="eastAsia"/>
          <w:color w:val="000000"/>
          <w:sz w:val="24"/>
          <w:u w:val="single"/>
        </w:rPr>
        <w:t xml:space="preserve">                    </w:t>
      </w:r>
      <w:r>
        <w:rPr>
          <w:rFonts w:ascii="SimSun" w:hint="eastAsia"/>
          <w:color w:val="000000"/>
          <w:sz w:val="24"/>
        </w:rPr>
        <w:t xml:space="preserve">   日期：</w:t>
      </w:r>
      <w:r>
        <w:rPr>
          <w:rFonts w:ascii="SimSun" w:hint="eastAsia"/>
          <w:color w:val="000000"/>
          <w:sz w:val="24"/>
          <w:u w:val="single"/>
        </w:rPr>
        <w:t xml:space="preserve">               </w:t>
      </w:r>
    </w:p>
    <w:p w14:paraId="0FC6C1AC" w14:textId="77777777" w:rsidR="004959E3" w:rsidRDefault="004959E3">
      <w:pPr>
        <w:pStyle w:val="a0"/>
        <w:ind w:firstLineChars="0" w:firstLine="0"/>
        <w:rPr>
          <w:rFonts w:ascii="SimSun" w:hAnsi="SimSun" w:cs="SimSun"/>
          <w:b/>
          <w:bCs/>
          <w:sz w:val="24"/>
        </w:rPr>
      </w:pPr>
    </w:p>
    <w:p w14:paraId="2C5B0A84" w14:textId="77777777" w:rsidR="004959E3" w:rsidRDefault="004959E3">
      <w:pPr>
        <w:pStyle w:val="a0"/>
        <w:ind w:firstLineChars="0" w:firstLine="0"/>
        <w:rPr>
          <w:rFonts w:ascii="SimSun" w:hAnsi="SimSun" w:cs="SimSun"/>
          <w:b/>
          <w:bCs/>
          <w:sz w:val="24"/>
        </w:rPr>
      </w:pPr>
    </w:p>
    <w:p w14:paraId="71B05AF8" w14:textId="77777777" w:rsidR="004959E3" w:rsidRDefault="004959E3">
      <w:pPr>
        <w:pStyle w:val="a0"/>
        <w:ind w:firstLineChars="0" w:firstLine="0"/>
        <w:rPr>
          <w:rFonts w:ascii="SimSun" w:hAnsi="SimSun" w:cs="SimSun"/>
          <w:b/>
          <w:bCs/>
          <w:sz w:val="24"/>
        </w:rPr>
      </w:pPr>
    </w:p>
    <w:p w14:paraId="58A67FEF" w14:textId="77777777" w:rsidR="004959E3" w:rsidRDefault="004959E3">
      <w:pPr>
        <w:pStyle w:val="a0"/>
        <w:ind w:firstLineChars="0" w:firstLine="0"/>
        <w:rPr>
          <w:rFonts w:ascii="SimSun" w:hAnsi="SimSun" w:cs="SimSun"/>
          <w:b/>
          <w:bCs/>
          <w:sz w:val="24"/>
        </w:rPr>
      </w:pPr>
    </w:p>
    <w:p w14:paraId="51870D20" w14:textId="77777777" w:rsidR="004959E3" w:rsidRDefault="00000000">
      <w:pPr>
        <w:pStyle w:val="a0"/>
        <w:ind w:firstLineChars="0" w:firstLine="0"/>
        <w:rPr>
          <w:rFonts w:ascii="SimSun" w:hAnsi="SimSun" w:cs="SimSun"/>
          <w:b/>
          <w:bCs/>
          <w:sz w:val="24"/>
        </w:rPr>
      </w:pPr>
      <w:r>
        <w:rPr>
          <w:rFonts w:ascii="SimSun" w:hAnsi="SimSun" w:cs="SimSun" w:hint="eastAsia"/>
          <w:b/>
          <w:bCs/>
          <w:sz w:val="24"/>
        </w:rPr>
        <w:t>丙方2（盖章）：中科微感（宁波）科技有限公司</w:t>
      </w:r>
    </w:p>
    <w:p w14:paraId="3B2DCDD2" w14:textId="77777777" w:rsidR="004959E3" w:rsidRDefault="004959E3">
      <w:pPr>
        <w:rPr>
          <w:rFonts w:ascii="SimSun" w:hAnsi="SimSun" w:cs="SimSun"/>
          <w:color w:val="000000"/>
          <w:sz w:val="24"/>
          <w:szCs w:val="24"/>
        </w:rPr>
      </w:pPr>
    </w:p>
    <w:p w14:paraId="59142223" w14:textId="77777777" w:rsidR="004959E3" w:rsidRDefault="004959E3">
      <w:pPr>
        <w:pStyle w:val="a0"/>
        <w:ind w:firstLineChars="0" w:firstLine="0"/>
      </w:pPr>
    </w:p>
    <w:p w14:paraId="296DE0E7" w14:textId="77777777" w:rsidR="004959E3" w:rsidRDefault="00000000">
      <w:pPr>
        <w:rPr>
          <w:rFonts w:ascii="SimSun"/>
          <w:color w:val="000000"/>
          <w:sz w:val="24"/>
          <w:szCs w:val="24"/>
        </w:rPr>
      </w:pPr>
      <w:r>
        <w:rPr>
          <w:rFonts w:ascii="SimSun" w:hAnsi="SimSun" w:cs="SimSun" w:hint="eastAsia"/>
          <w:color w:val="000000"/>
          <w:sz w:val="24"/>
          <w:szCs w:val="24"/>
        </w:rPr>
        <w:t>法定代表人（签字/盖章）：</w:t>
      </w:r>
      <w:r>
        <w:rPr>
          <w:rFonts w:ascii="SimSun" w:hint="eastAsia"/>
          <w:color w:val="000000"/>
          <w:sz w:val="24"/>
          <w:szCs w:val="24"/>
          <w:u w:val="single"/>
        </w:rPr>
        <w:t xml:space="preserve">                </w:t>
      </w:r>
      <w:r>
        <w:rPr>
          <w:rFonts w:ascii="SimSun" w:hint="eastAsia"/>
          <w:color w:val="000000"/>
          <w:sz w:val="24"/>
          <w:szCs w:val="24"/>
        </w:rPr>
        <w:t xml:space="preserve">   日期：</w:t>
      </w:r>
      <w:r>
        <w:rPr>
          <w:rFonts w:ascii="SimSun" w:hint="eastAsia"/>
          <w:color w:val="000000"/>
          <w:sz w:val="24"/>
          <w:szCs w:val="24"/>
          <w:u w:val="single"/>
        </w:rPr>
        <w:t xml:space="preserve">               </w:t>
      </w:r>
      <w:r>
        <w:rPr>
          <w:rFonts w:ascii="SimSun"/>
          <w:color w:val="000000"/>
          <w:sz w:val="24"/>
          <w:szCs w:val="24"/>
        </w:rPr>
        <w:t xml:space="preserve"> </w:t>
      </w:r>
    </w:p>
    <w:p w14:paraId="0D9A315A" w14:textId="77777777" w:rsidR="004959E3" w:rsidRDefault="004959E3">
      <w:pPr>
        <w:rPr>
          <w:rFonts w:ascii="SimSun"/>
          <w:color w:val="000000"/>
          <w:sz w:val="24"/>
          <w:szCs w:val="24"/>
        </w:rPr>
      </w:pPr>
    </w:p>
    <w:p w14:paraId="2F799D3F" w14:textId="77777777" w:rsidR="004959E3" w:rsidRDefault="004959E3">
      <w:pPr>
        <w:pStyle w:val="a0"/>
        <w:ind w:firstLineChars="0" w:firstLine="0"/>
        <w:rPr>
          <w:rFonts w:ascii="SimSun" w:hAnsi="SimSun" w:cs="SimSun"/>
          <w:b/>
          <w:bCs/>
          <w:sz w:val="24"/>
        </w:rPr>
      </w:pPr>
    </w:p>
    <w:p w14:paraId="1B82B93F" w14:textId="77777777" w:rsidR="004959E3" w:rsidRDefault="00000000">
      <w:pPr>
        <w:pStyle w:val="a0"/>
        <w:ind w:firstLineChars="0" w:firstLine="0"/>
        <w:rPr>
          <w:del w:id="270" w:author="TC-18" w:date="2026-07-20T20:55:00Z"/>
          <w:rFonts w:ascii="SimSun" w:hAnsi="SimSun" w:cs="SimSun"/>
          <w:b/>
          <w:bCs/>
          <w:sz w:val="24"/>
        </w:rPr>
      </w:pPr>
      <w:del w:id="271" w:author="TC-18" w:date="2026-07-20T20:55:00Z">
        <w:r>
          <w:rPr>
            <w:rFonts w:ascii="SimSun" w:hAnsi="SimSun" w:cs="SimSun" w:hint="eastAsia"/>
            <w:b/>
            <w:bCs/>
            <w:sz w:val="24"/>
          </w:rPr>
          <w:delText>丙方3（盖章）：北京大有汇泽科技有限公司</w:delText>
        </w:r>
      </w:del>
    </w:p>
    <w:p w14:paraId="04E05446" w14:textId="77777777" w:rsidR="004959E3" w:rsidRDefault="004959E3">
      <w:pPr>
        <w:pStyle w:val="a0"/>
        <w:ind w:firstLineChars="0" w:firstLine="0"/>
        <w:rPr>
          <w:del w:id="272" w:author="TC-18" w:date="2026-07-20T20:55:00Z"/>
        </w:rPr>
      </w:pPr>
    </w:p>
    <w:p w14:paraId="6596D607" w14:textId="77777777" w:rsidR="004959E3" w:rsidRDefault="004959E3">
      <w:pPr>
        <w:pStyle w:val="a0"/>
        <w:ind w:firstLineChars="0" w:firstLine="0"/>
        <w:rPr>
          <w:del w:id="273" w:author="TC-18" w:date="2026-07-20T20:55:00Z"/>
        </w:rPr>
      </w:pPr>
    </w:p>
    <w:p w14:paraId="1A674777" w14:textId="77777777" w:rsidR="004959E3" w:rsidRDefault="004959E3">
      <w:pPr>
        <w:pStyle w:val="a0"/>
        <w:ind w:firstLineChars="0" w:firstLine="0"/>
        <w:rPr>
          <w:del w:id="274" w:author="TC-18" w:date="2026-07-20T20:55:00Z"/>
        </w:rPr>
      </w:pPr>
    </w:p>
    <w:p w14:paraId="4BD67636" w14:textId="77777777" w:rsidR="004959E3" w:rsidRDefault="00000000">
      <w:pPr>
        <w:rPr>
          <w:del w:id="275" w:author="TC-18" w:date="2026-07-20T20:55:00Z"/>
          <w:rFonts w:ascii="SimSun"/>
          <w:color w:val="000000"/>
          <w:sz w:val="24"/>
          <w:szCs w:val="24"/>
        </w:rPr>
      </w:pPr>
      <w:del w:id="276" w:author="TC-18" w:date="2026-07-20T20:55:00Z">
        <w:r>
          <w:rPr>
            <w:rFonts w:ascii="SimSun" w:hAnsi="SimSun" w:cs="SimSun" w:hint="eastAsia"/>
            <w:color w:val="000000"/>
            <w:sz w:val="24"/>
            <w:szCs w:val="24"/>
          </w:rPr>
          <w:delText>法定代表人（签字/盖章）：</w:delText>
        </w:r>
        <w:r>
          <w:rPr>
            <w:rFonts w:ascii="SimSun" w:hint="eastAsia"/>
            <w:color w:val="000000"/>
            <w:sz w:val="24"/>
            <w:szCs w:val="24"/>
            <w:u w:val="single"/>
          </w:rPr>
          <w:delText xml:space="preserve">                </w:delText>
        </w:r>
        <w:r>
          <w:rPr>
            <w:rFonts w:ascii="SimSun" w:hint="eastAsia"/>
            <w:color w:val="000000"/>
            <w:sz w:val="24"/>
            <w:szCs w:val="24"/>
          </w:rPr>
          <w:delText xml:space="preserve">   日期：</w:delText>
        </w:r>
        <w:r>
          <w:rPr>
            <w:rFonts w:ascii="SimSun" w:hint="eastAsia"/>
            <w:color w:val="000000"/>
            <w:sz w:val="24"/>
            <w:szCs w:val="24"/>
            <w:u w:val="single"/>
          </w:rPr>
          <w:delText xml:space="preserve">              </w:delText>
        </w:r>
        <w:r>
          <w:rPr>
            <w:rFonts w:ascii="SimSun"/>
            <w:color w:val="000000"/>
            <w:sz w:val="24"/>
            <w:szCs w:val="24"/>
            <w:u w:val="single"/>
          </w:rPr>
          <w:delText xml:space="preserve"> </w:delText>
        </w:r>
      </w:del>
    </w:p>
    <w:p w14:paraId="650C31FB" w14:textId="77777777" w:rsidR="004959E3" w:rsidRDefault="004959E3">
      <w:pPr>
        <w:pStyle w:val="a0"/>
        <w:ind w:firstLineChars="0" w:firstLine="0"/>
        <w:rPr>
          <w:del w:id="277" w:author="TC-18" w:date="2026-07-20T20:55:00Z"/>
          <w:rFonts w:ascii="SimSun" w:hAnsi="SimSun" w:cs="SimSun"/>
          <w:b/>
          <w:bCs/>
          <w:sz w:val="24"/>
        </w:rPr>
      </w:pPr>
    </w:p>
    <w:p w14:paraId="29FC506D" w14:textId="77777777" w:rsidR="004959E3" w:rsidRDefault="004959E3">
      <w:pPr>
        <w:pStyle w:val="a0"/>
        <w:ind w:firstLineChars="0" w:firstLine="0"/>
        <w:rPr>
          <w:del w:id="278" w:author="TC-18" w:date="2026-07-20T20:55:00Z"/>
          <w:rFonts w:ascii="SimSun" w:hAnsi="SimSun" w:cs="SimSun"/>
          <w:b/>
          <w:bCs/>
          <w:sz w:val="24"/>
        </w:rPr>
      </w:pPr>
    </w:p>
    <w:p w14:paraId="5FDF4FAB" w14:textId="77777777" w:rsidR="004959E3" w:rsidRDefault="004959E3">
      <w:pPr>
        <w:pStyle w:val="a0"/>
        <w:ind w:firstLineChars="0" w:firstLine="0"/>
        <w:rPr>
          <w:del w:id="279" w:author="TC-18" w:date="2026-07-20T20:55:00Z"/>
          <w:rFonts w:ascii="SimSun" w:hAnsi="SimSun" w:cs="SimSun"/>
          <w:b/>
          <w:bCs/>
          <w:sz w:val="24"/>
        </w:rPr>
      </w:pPr>
    </w:p>
    <w:p w14:paraId="79AEA2A1" w14:textId="77777777" w:rsidR="004959E3" w:rsidRDefault="004959E3">
      <w:pPr>
        <w:pStyle w:val="a0"/>
        <w:ind w:firstLineChars="0" w:firstLine="0"/>
        <w:rPr>
          <w:del w:id="280" w:author="TC-18" w:date="2026-07-20T20:55:00Z"/>
          <w:rFonts w:ascii="SimSun" w:hAnsi="SimSun" w:cs="SimSun"/>
          <w:b/>
          <w:bCs/>
          <w:sz w:val="24"/>
        </w:rPr>
      </w:pPr>
    </w:p>
    <w:p w14:paraId="4BCFA125" w14:textId="77777777" w:rsidR="004959E3" w:rsidRDefault="00000000">
      <w:pPr>
        <w:pStyle w:val="a0"/>
        <w:ind w:firstLineChars="0" w:firstLine="0"/>
        <w:rPr>
          <w:del w:id="281" w:author="TC-18" w:date="2026-07-20T20:55:00Z"/>
          <w:rFonts w:ascii="SimSun" w:hAnsi="SimSun" w:cs="SimSun"/>
          <w:b/>
          <w:bCs/>
          <w:sz w:val="24"/>
        </w:rPr>
      </w:pPr>
      <w:del w:id="282" w:author="TC-18" w:date="2026-07-20T20:55:00Z">
        <w:r>
          <w:rPr>
            <w:rFonts w:ascii="SimSun" w:hAnsi="SimSun" w:cs="SimSun" w:hint="eastAsia"/>
            <w:b/>
            <w:bCs/>
            <w:sz w:val="24"/>
          </w:rPr>
          <w:delText>丙方4（盖章）：宁波骥志科技有限公司</w:delText>
        </w:r>
      </w:del>
    </w:p>
    <w:p w14:paraId="3F37DB13" w14:textId="77777777" w:rsidR="004959E3" w:rsidRDefault="004959E3">
      <w:pPr>
        <w:rPr>
          <w:del w:id="283" w:author="TC-18" w:date="2026-07-20T20:55:00Z"/>
          <w:rFonts w:ascii="SimSun" w:hAnsi="SimSun" w:cs="SimSun"/>
          <w:b/>
          <w:bCs/>
          <w:color w:val="000000"/>
          <w:sz w:val="24"/>
          <w:szCs w:val="24"/>
        </w:rPr>
      </w:pPr>
    </w:p>
    <w:p w14:paraId="389C4B1E" w14:textId="77777777" w:rsidR="004959E3" w:rsidRDefault="004959E3">
      <w:pPr>
        <w:pStyle w:val="a0"/>
        <w:ind w:firstLineChars="0" w:firstLine="0"/>
        <w:rPr>
          <w:del w:id="284" w:author="TC-18" w:date="2026-07-20T20:55:00Z"/>
          <w:rFonts w:ascii="SimSun" w:hAnsi="SimSun" w:cs="SimSun"/>
          <w:color w:val="000000"/>
          <w:sz w:val="24"/>
        </w:rPr>
      </w:pPr>
    </w:p>
    <w:p w14:paraId="36DF3ECF" w14:textId="77777777" w:rsidR="004959E3" w:rsidRDefault="00000000">
      <w:pPr>
        <w:pStyle w:val="a0"/>
        <w:ind w:firstLineChars="0" w:firstLine="0"/>
        <w:rPr>
          <w:del w:id="285" w:author="TC-18" w:date="2026-07-20T20:55:00Z"/>
          <w:rFonts w:ascii="SimSun" w:hAnsi="SimSun" w:cs="SimSun"/>
          <w:b/>
          <w:bCs/>
          <w:sz w:val="24"/>
        </w:rPr>
      </w:pPr>
      <w:del w:id="286" w:author="TC-18" w:date="2026-07-20T20:55:00Z">
        <w:r>
          <w:rPr>
            <w:rFonts w:ascii="SimSun" w:hAnsi="SimSun" w:cs="SimSun" w:hint="eastAsia"/>
            <w:color w:val="000000"/>
            <w:sz w:val="24"/>
          </w:rPr>
          <w:delText>法定代表人（签字/盖章）：</w:delText>
        </w:r>
        <w:r>
          <w:rPr>
            <w:rFonts w:ascii="SimSun" w:hint="eastAsia"/>
            <w:color w:val="000000"/>
            <w:sz w:val="24"/>
            <w:u w:val="single"/>
          </w:rPr>
          <w:delText xml:space="preserve">                    </w:delText>
        </w:r>
        <w:r>
          <w:rPr>
            <w:rFonts w:ascii="SimSun" w:hint="eastAsia"/>
            <w:color w:val="000000"/>
            <w:sz w:val="24"/>
          </w:rPr>
          <w:delText xml:space="preserve">   日期：</w:delText>
        </w:r>
        <w:r>
          <w:rPr>
            <w:rFonts w:ascii="SimSun" w:hint="eastAsia"/>
            <w:color w:val="000000"/>
            <w:sz w:val="24"/>
            <w:u w:val="single"/>
          </w:rPr>
          <w:delText xml:space="preserve">               </w:delText>
        </w:r>
      </w:del>
    </w:p>
    <w:p w14:paraId="3B88F90A" w14:textId="77777777" w:rsidR="004959E3" w:rsidRDefault="004959E3">
      <w:pPr>
        <w:pStyle w:val="a0"/>
        <w:ind w:firstLineChars="0" w:firstLine="0"/>
        <w:rPr>
          <w:del w:id="287" w:author="TC-18" w:date="2026-07-20T20:55:00Z"/>
          <w:rFonts w:ascii="SimSun" w:hAnsi="SimSun" w:cs="SimSun"/>
          <w:b/>
          <w:bCs/>
          <w:sz w:val="24"/>
        </w:rPr>
      </w:pPr>
    </w:p>
    <w:p w14:paraId="5D8EFA3A" w14:textId="77777777" w:rsidR="004959E3" w:rsidRDefault="004959E3">
      <w:pPr>
        <w:pStyle w:val="a0"/>
        <w:ind w:firstLineChars="0" w:firstLine="0"/>
        <w:rPr>
          <w:rFonts w:ascii="SimSun" w:hAnsi="SimSun" w:cs="SimSun"/>
          <w:b/>
          <w:bCs/>
          <w:sz w:val="24"/>
        </w:rPr>
      </w:pPr>
    </w:p>
    <w:p w14:paraId="1A7F3CAC" w14:textId="77777777" w:rsidR="004959E3" w:rsidRDefault="004959E3">
      <w:pPr>
        <w:pStyle w:val="a0"/>
        <w:ind w:firstLineChars="0" w:firstLine="0"/>
        <w:rPr>
          <w:rFonts w:ascii="SimSun" w:hAnsi="SimSun" w:cs="SimSun"/>
          <w:b/>
          <w:bCs/>
          <w:sz w:val="24"/>
        </w:rPr>
      </w:pPr>
    </w:p>
    <w:p w14:paraId="3B5185CB" w14:textId="77777777" w:rsidR="004959E3" w:rsidRDefault="00000000">
      <w:pPr>
        <w:pStyle w:val="a0"/>
        <w:ind w:firstLineChars="0" w:firstLine="0"/>
        <w:rPr>
          <w:ins w:id="288" w:author="TC-18" w:date="2026-07-20T20:55:00Z"/>
          <w:rFonts w:ascii="SimSun" w:hAnsi="SimSun" w:cs="SimSun"/>
          <w:b/>
          <w:bCs/>
          <w:sz w:val="24"/>
        </w:rPr>
      </w:pPr>
      <w:ins w:id="289" w:author="TC-18" w:date="2026-07-20T20:55:00Z">
        <w:r>
          <w:rPr>
            <w:rFonts w:ascii="SimSun" w:hAnsi="SimSun" w:cs="SimSun" w:hint="eastAsia"/>
            <w:b/>
            <w:bCs/>
            <w:sz w:val="24"/>
          </w:rPr>
          <w:t>丙方5：蚌埠智微数感企业管理合伙企业（有限合伙）</w:t>
        </w:r>
      </w:ins>
    </w:p>
    <w:p w14:paraId="41868281" w14:textId="77777777" w:rsidR="004959E3" w:rsidRDefault="004959E3">
      <w:pPr>
        <w:rPr>
          <w:ins w:id="290" w:author="TC-18" w:date="2026-07-20T20:55:00Z"/>
          <w:rFonts w:ascii="SimSun" w:hAnsi="SimSun" w:cs="SimSun"/>
          <w:b/>
          <w:bCs/>
          <w:color w:val="000000"/>
          <w:sz w:val="24"/>
          <w:szCs w:val="24"/>
        </w:rPr>
      </w:pPr>
    </w:p>
    <w:p w14:paraId="60496CD2" w14:textId="77777777" w:rsidR="004959E3" w:rsidRDefault="004959E3">
      <w:pPr>
        <w:pStyle w:val="a0"/>
        <w:ind w:firstLineChars="0" w:firstLine="0"/>
        <w:rPr>
          <w:ins w:id="291" w:author="TC-18" w:date="2026-07-20T20:55:00Z"/>
        </w:rPr>
      </w:pPr>
    </w:p>
    <w:p w14:paraId="7BE0ABF2" w14:textId="77777777" w:rsidR="004959E3" w:rsidRDefault="004959E3">
      <w:pPr>
        <w:pStyle w:val="a0"/>
        <w:ind w:firstLineChars="0" w:firstLine="0"/>
        <w:rPr>
          <w:ins w:id="292" w:author="TC-18" w:date="2026-07-20T20:55:00Z"/>
        </w:rPr>
      </w:pPr>
    </w:p>
    <w:p w14:paraId="7531662F" w14:textId="77777777" w:rsidR="004959E3" w:rsidRDefault="004959E3">
      <w:pPr>
        <w:pStyle w:val="a0"/>
        <w:ind w:firstLineChars="0" w:firstLine="0"/>
        <w:rPr>
          <w:ins w:id="293" w:author="TC-18" w:date="2026-07-20T20:55:00Z"/>
        </w:rPr>
      </w:pPr>
    </w:p>
    <w:p w14:paraId="032A2246" w14:textId="77777777" w:rsidR="004959E3" w:rsidRDefault="00000000">
      <w:pPr>
        <w:rPr>
          <w:ins w:id="294" w:author="TC-18" w:date="2026-07-20T20:55:00Z"/>
          <w:rFonts w:ascii="SimSun"/>
          <w:color w:val="000000"/>
          <w:sz w:val="24"/>
          <w:szCs w:val="24"/>
        </w:rPr>
      </w:pPr>
      <w:ins w:id="295" w:author="TC-18" w:date="2026-07-20T20:55:00Z">
        <w:r>
          <w:rPr>
            <w:rFonts w:ascii="SimSun" w:hAnsi="SimSun" w:cs="SimSun" w:hint="eastAsia"/>
            <w:color w:val="000000"/>
            <w:sz w:val="24"/>
            <w:szCs w:val="24"/>
          </w:rPr>
          <w:t>委派代表（签字/盖章）：</w:t>
        </w:r>
        <w:r>
          <w:rPr>
            <w:rFonts w:ascii="SimSun" w:hAnsi="SimSun" w:cs="SimSun" w:hint="eastAsia"/>
            <w:color w:val="000000"/>
            <w:sz w:val="24"/>
            <w:szCs w:val="24"/>
            <w:u w:val="single"/>
          </w:rPr>
          <w:t xml:space="preserve">      </w:t>
        </w:r>
        <w:r>
          <w:rPr>
            <w:rFonts w:ascii="SimSun" w:hint="eastAsia"/>
            <w:color w:val="000000"/>
            <w:sz w:val="24"/>
            <w:szCs w:val="24"/>
            <w:u w:val="single"/>
          </w:rPr>
          <w:t xml:space="preserve">                </w:t>
        </w:r>
        <w:r>
          <w:rPr>
            <w:rFonts w:ascii="SimSun" w:hint="eastAsia"/>
            <w:color w:val="000000"/>
            <w:sz w:val="24"/>
            <w:szCs w:val="24"/>
          </w:rPr>
          <w:t xml:space="preserve">   日期：</w:t>
        </w:r>
        <w:r>
          <w:rPr>
            <w:rFonts w:ascii="SimSun" w:hint="eastAsia"/>
            <w:color w:val="000000"/>
            <w:sz w:val="24"/>
            <w:szCs w:val="24"/>
            <w:u w:val="single"/>
          </w:rPr>
          <w:t xml:space="preserve">               </w:t>
        </w:r>
      </w:ins>
    </w:p>
    <w:p w14:paraId="762BF39D" w14:textId="77777777" w:rsidR="004959E3" w:rsidRDefault="004959E3">
      <w:pPr>
        <w:pStyle w:val="a0"/>
        <w:ind w:firstLineChars="0" w:firstLine="0"/>
        <w:rPr>
          <w:rFonts w:ascii="SimSun" w:hAnsi="SimSun" w:cs="SimSun"/>
          <w:b/>
          <w:bCs/>
          <w:sz w:val="24"/>
        </w:rPr>
      </w:pPr>
    </w:p>
    <w:p w14:paraId="46B08F54" w14:textId="77777777" w:rsidR="004959E3" w:rsidRDefault="004959E3">
      <w:pPr>
        <w:pStyle w:val="a0"/>
        <w:ind w:firstLineChars="0" w:firstLine="0"/>
        <w:rPr>
          <w:rFonts w:ascii="SimSun" w:hAnsi="SimSun" w:cs="SimSun"/>
          <w:b/>
          <w:bCs/>
          <w:sz w:val="24"/>
        </w:rPr>
      </w:pPr>
    </w:p>
    <w:p w14:paraId="4819706B" w14:textId="77777777" w:rsidR="004959E3" w:rsidRDefault="004959E3">
      <w:pPr>
        <w:pStyle w:val="a0"/>
        <w:ind w:firstLineChars="0" w:firstLine="0"/>
        <w:rPr>
          <w:rFonts w:ascii="SimSun" w:hAnsi="SimSun" w:cs="SimSun"/>
          <w:b/>
          <w:bCs/>
          <w:sz w:val="24"/>
        </w:rPr>
      </w:pPr>
    </w:p>
    <w:p w14:paraId="2667E6E1" w14:textId="77777777" w:rsidR="004959E3" w:rsidRDefault="00000000">
      <w:pPr>
        <w:spacing w:line="360" w:lineRule="auto"/>
        <w:ind w:rightChars="-50" w:right="-105"/>
        <w:rPr>
          <w:del w:id="296" w:author="TC-18" w:date="2026-07-20T20:56:00Z"/>
          <w:rFonts w:ascii="SimSun" w:hAnsi="SimSun" w:cs="SimSun"/>
          <w:b/>
          <w:bCs/>
          <w:color w:val="000000"/>
          <w:sz w:val="24"/>
          <w:szCs w:val="24"/>
        </w:rPr>
      </w:pPr>
      <w:del w:id="297" w:author="TC-18" w:date="2026-07-20T20:56:00Z">
        <w:r>
          <w:rPr>
            <w:rFonts w:ascii="SimSun" w:hAnsi="SimSun" w:cs="SimSun" w:hint="eastAsia"/>
            <w:b/>
            <w:bCs/>
            <w:color w:val="000000"/>
            <w:sz w:val="24"/>
            <w:szCs w:val="24"/>
          </w:rPr>
          <w:delText>（本页无正文，为《安徽中科微感科技有限公司股权投资合同》签署页）</w:delText>
        </w:r>
      </w:del>
    </w:p>
    <w:p w14:paraId="7595A62D" w14:textId="77777777" w:rsidR="004959E3" w:rsidRDefault="004959E3">
      <w:pPr>
        <w:pStyle w:val="a0"/>
        <w:ind w:firstLineChars="0" w:firstLine="0"/>
        <w:rPr>
          <w:rFonts w:ascii="SimSun" w:hAnsi="SimSun" w:cs="SimSun"/>
          <w:b/>
          <w:bCs/>
          <w:sz w:val="24"/>
        </w:rPr>
      </w:pPr>
    </w:p>
    <w:p w14:paraId="024362D9" w14:textId="77777777" w:rsidR="004959E3" w:rsidRDefault="004959E3">
      <w:pPr>
        <w:pStyle w:val="a0"/>
        <w:ind w:firstLineChars="0" w:firstLine="0"/>
        <w:rPr>
          <w:rFonts w:ascii="SimSun"/>
          <w:color w:val="000000"/>
          <w:sz w:val="24"/>
        </w:rPr>
      </w:pPr>
    </w:p>
    <w:p w14:paraId="69790C34" w14:textId="77777777" w:rsidR="004959E3" w:rsidRDefault="004959E3">
      <w:pPr>
        <w:pStyle w:val="a0"/>
        <w:ind w:firstLineChars="0" w:firstLine="0"/>
        <w:rPr>
          <w:rFonts w:ascii="SimSun" w:hAnsi="SimSun" w:cs="SimSun"/>
          <w:b/>
          <w:bCs/>
          <w:sz w:val="24"/>
        </w:rPr>
      </w:pPr>
    </w:p>
    <w:p w14:paraId="6BE675FE" w14:textId="77777777" w:rsidR="004959E3" w:rsidRDefault="00000000">
      <w:pPr>
        <w:pStyle w:val="a0"/>
        <w:ind w:firstLineChars="0" w:firstLine="0"/>
        <w:rPr>
          <w:del w:id="298" w:author="TC-18" w:date="2026-07-20T20:55:00Z"/>
          <w:rFonts w:ascii="SimSun" w:hAnsi="SimSun" w:cs="SimSun"/>
          <w:b/>
          <w:bCs/>
          <w:sz w:val="24"/>
        </w:rPr>
      </w:pPr>
      <w:del w:id="299" w:author="TC-18" w:date="2026-07-20T20:55:00Z">
        <w:r>
          <w:rPr>
            <w:rFonts w:ascii="SimSun" w:hAnsi="SimSun" w:cs="SimSun" w:hint="eastAsia"/>
            <w:b/>
            <w:bCs/>
            <w:sz w:val="24"/>
          </w:rPr>
          <w:delText>丙方5：蚌埠智微数感企业管理合伙企业（有限合伙）</w:delText>
        </w:r>
      </w:del>
    </w:p>
    <w:p w14:paraId="79893278" w14:textId="77777777" w:rsidR="004959E3" w:rsidRDefault="004959E3">
      <w:pPr>
        <w:rPr>
          <w:del w:id="300" w:author="TC-18" w:date="2026-07-20T20:55:00Z"/>
          <w:rFonts w:ascii="SimSun" w:hAnsi="SimSun" w:cs="SimSun"/>
          <w:b/>
          <w:bCs/>
          <w:color w:val="000000"/>
          <w:sz w:val="24"/>
          <w:szCs w:val="24"/>
        </w:rPr>
      </w:pPr>
    </w:p>
    <w:p w14:paraId="1B085557" w14:textId="77777777" w:rsidR="004959E3" w:rsidRDefault="004959E3">
      <w:pPr>
        <w:pStyle w:val="a0"/>
        <w:ind w:firstLineChars="0" w:firstLine="0"/>
        <w:rPr>
          <w:del w:id="301" w:author="TC-18" w:date="2026-07-20T20:55:00Z"/>
        </w:rPr>
      </w:pPr>
    </w:p>
    <w:p w14:paraId="5867E72A" w14:textId="77777777" w:rsidR="004959E3" w:rsidRDefault="004959E3">
      <w:pPr>
        <w:pStyle w:val="a0"/>
        <w:ind w:firstLineChars="0" w:firstLine="0"/>
        <w:rPr>
          <w:del w:id="302" w:author="TC-18" w:date="2026-07-20T20:55:00Z"/>
        </w:rPr>
      </w:pPr>
    </w:p>
    <w:p w14:paraId="241FE18F" w14:textId="77777777" w:rsidR="004959E3" w:rsidRDefault="004959E3">
      <w:pPr>
        <w:pStyle w:val="a0"/>
        <w:ind w:firstLineChars="0" w:firstLine="0"/>
        <w:rPr>
          <w:del w:id="303" w:author="TC-18" w:date="2026-07-20T20:55:00Z"/>
        </w:rPr>
      </w:pPr>
    </w:p>
    <w:p w14:paraId="57AB52B0" w14:textId="77777777" w:rsidR="004959E3" w:rsidRDefault="00000000">
      <w:pPr>
        <w:rPr>
          <w:del w:id="304" w:author="TC-18" w:date="2026-07-20T20:55:00Z"/>
          <w:rFonts w:ascii="SimSun"/>
          <w:color w:val="000000"/>
          <w:sz w:val="24"/>
          <w:szCs w:val="24"/>
        </w:rPr>
      </w:pPr>
      <w:del w:id="305" w:author="TC-18" w:date="2026-07-20T20:55:00Z">
        <w:r>
          <w:rPr>
            <w:rFonts w:ascii="SimSun" w:hAnsi="SimSun" w:cs="SimSun" w:hint="eastAsia"/>
            <w:color w:val="000000"/>
            <w:sz w:val="24"/>
            <w:szCs w:val="24"/>
          </w:rPr>
          <w:delText>委派代表（签字/盖章）：</w:delText>
        </w:r>
        <w:r>
          <w:rPr>
            <w:rFonts w:ascii="SimSun" w:hAnsi="SimSun" w:cs="SimSun" w:hint="eastAsia"/>
            <w:color w:val="000000"/>
            <w:sz w:val="24"/>
            <w:szCs w:val="24"/>
            <w:u w:val="single"/>
          </w:rPr>
          <w:delText xml:space="preserve">      </w:delText>
        </w:r>
        <w:r>
          <w:rPr>
            <w:rFonts w:ascii="SimSun" w:hint="eastAsia"/>
            <w:color w:val="000000"/>
            <w:sz w:val="24"/>
            <w:szCs w:val="24"/>
            <w:u w:val="single"/>
          </w:rPr>
          <w:delText xml:space="preserve">                </w:delText>
        </w:r>
        <w:r>
          <w:rPr>
            <w:rFonts w:ascii="SimSun" w:hint="eastAsia"/>
            <w:color w:val="000000"/>
            <w:sz w:val="24"/>
            <w:szCs w:val="24"/>
          </w:rPr>
          <w:delText xml:space="preserve">   日期：</w:delText>
        </w:r>
        <w:r>
          <w:rPr>
            <w:rFonts w:ascii="SimSun" w:hint="eastAsia"/>
            <w:color w:val="000000"/>
            <w:sz w:val="24"/>
            <w:szCs w:val="24"/>
            <w:u w:val="single"/>
          </w:rPr>
          <w:delText xml:space="preserve">               </w:delText>
        </w:r>
      </w:del>
    </w:p>
    <w:p w14:paraId="06CDFA34" w14:textId="77777777" w:rsidR="004959E3" w:rsidRDefault="004959E3">
      <w:pPr>
        <w:pStyle w:val="a0"/>
        <w:ind w:firstLineChars="0" w:firstLine="0"/>
        <w:rPr>
          <w:del w:id="306" w:author="TC-18" w:date="2026-07-20T20:55:00Z"/>
          <w:rFonts w:ascii="SimSun" w:hAnsi="SimSun" w:cs="SimSun"/>
          <w:b/>
          <w:bCs/>
          <w:sz w:val="24"/>
        </w:rPr>
      </w:pPr>
    </w:p>
    <w:p w14:paraId="0A3BCCB5" w14:textId="77777777" w:rsidR="004959E3" w:rsidRDefault="004959E3">
      <w:pPr>
        <w:rPr>
          <w:del w:id="307" w:author="TC-18" w:date="2026-07-20T20:55:00Z"/>
          <w:rFonts w:ascii="SimSun" w:hAnsi="SimSun" w:cs="SimSun"/>
          <w:b/>
          <w:color w:val="000000"/>
          <w:sz w:val="24"/>
          <w:szCs w:val="24"/>
        </w:rPr>
      </w:pPr>
    </w:p>
    <w:p w14:paraId="329B15C6" w14:textId="77777777" w:rsidR="004959E3" w:rsidRDefault="004959E3">
      <w:pPr>
        <w:pStyle w:val="a0"/>
        <w:ind w:firstLineChars="0" w:firstLine="0"/>
        <w:rPr>
          <w:del w:id="308" w:author="TC-18" w:date="2026-07-20T20:55:00Z"/>
        </w:rPr>
      </w:pPr>
    </w:p>
    <w:p w14:paraId="533909ED" w14:textId="77777777" w:rsidR="004959E3" w:rsidRDefault="00000000">
      <w:pPr>
        <w:rPr>
          <w:b/>
          <w:bCs/>
          <w:color w:val="000000"/>
          <w:sz w:val="24"/>
          <w:szCs w:val="24"/>
        </w:rPr>
      </w:pPr>
      <w:bookmarkStart w:id="309" w:name="_Toc289795171"/>
      <w:bookmarkStart w:id="310" w:name="_Toc282098720"/>
      <w:bookmarkStart w:id="311" w:name="_Toc282099324"/>
      <w:bookmarkStart w:id="312" w:name="_Toc476935578"/>
      <w:bookmarkStart w:id="313" w:name="_Toc282421808"/>
      <w:bookmarkStart w:id="314" w:name="_Toc282421436"/>
      <w:bookmarkStart w:id="315" w:name="_Toc282100329"/>
      <w:r>
        <w:rPr>
          <w:b/>
          <w:bCs/>
          <w:color w:val="000000"/>
          <w:sz w:val="24"/>
          <w:szCs w:val="24"/>
        </w:rPr>
        <w:br w:type="page"/>
      </w:r>
    </w:p>
    <w:p w14:paraId="5A82F06B" w14:textId="77777777" w:rsidR="004959E3" w:rsidRDefault="00000000">
      <w:pPr>
        <w:spacing w:beforeLines="50" w:before="156" w:afterLines="50" w:after="156" w:line="360" w:lineRule="auto"/>
        <w:rPr>
          <w:b/>
          <w:bCs/>
          <w:color w:val="000000"/>
          <w:sz w:val="24"/>
          <w:szCs w:val="24"/>
        </w:rPr>
      </w:pPr>
      <w:r>
        <w:rPr>
          <w:b/>
          <w:bCs/>
          <w:color w:val="000000"/>
          <w:sz w:val="24"/>
          <w:szCs w:val="24"/>
        </w:rPr>
        <w:lastRenderedPageBreak/>
        <w:t>附件</w:t>
      </w:r>
      <w:r>
        <w:rPr>
          <w:rFonts w:hint="eastAsia"/>
          <w:b/>
          <w:bCs/>
          <w:color w:val="000000"/>
          <w:sz w:val="24"/>
          <w:szCs w:val="24"/>
        </w:rPr>
        <w:t>1</w:t>
      </w:r>
      <w:r>
        <w:rPr>
          <w:b/>
          <w:bCs/>
          <w:color w:val="000000"/>
          <w:sz w:val="24"/>
          <w:szCs w:val="24"/>
        </w:rPr>
        <w:t xml:space="preserve">  </w:t>
      </w:r>
      <w:r>
        <w:rPr>
          <w:b/>
          <w:bCs/>
          <w:color w:val="000000"/>
          <w:sz w:val="24"/>
          <w:szCs w:val="24"/>
        </w:rPr>
        <w:t>高级管理人员和核心技术人员名单</w:t>
      </w:r>
      <w:bookmarkEnd w:id="309"/>
      <w:bookmarkEnd w:id="310"/>
      <w:bookmarkEnd w:id="311"/>
      <w:bookmarkEnd w:id="312"/>
      <w:bookmarkEnd w:id="313"/>
      <w:bookmarkEnd w:id="314"/>
      <w:bookmarkEnd w:id="315"/>
      <w:r>
        <w:rPr>
          <w:b/>
          <w:bCs/>
          <w:color w:val="000000"/>
          <w:sz w:val="24"/>
          <w:szCs w:val="24"/>
        </w:rPr>
        <w:t xml:space="preserve"> </w:t>
      </w:r>
    </w:p>
    <w:p w14:paraId="4EB68646" w14:textId="77777777" w:rsidR="004959E3" w:rsidRDefault="00000000">
      <w:pPr>
        <w:tabs>
          <w:tab w:val="left" w:pos="1134"/>
        </w:tabs>
        <w:spacing w:line="360" w:lineRule="auto"/>
        <w:ind w:rightChars="-50" w:right="-105"/>
        <w:rPr>
          <w:color w:val="000000"/>
          <w:sz w:val="24"/>
          <w:szCs w:val="24"/>
        </w:rPr>
      </w:pPr>
      <w:r>
        <w:rPr>
          <w:color w:val="000000"/>
          <w:sz w:val="24"/>
          <w:szCs w:val="24"/>
        </w:rPr>
        <w:t>公司</w:t>
      </w:r>
      <w:del w:id="316" w:author="TC-18" w:date="2026-07-20T20:58:00Z">
        <w:r>
          <w:rPr>
            <w:rFonts w:hint="eastAsia"/>
            <w:color w:val="000000"/>
            <w:sz w:val="24"/>
            <w:szCs w:val="24"/>
          </w:rPr>
          <w:delText>核心</w:delText>
        </w:r>
      </w:del>
      <w:ins w:id="317" w:author="TC-18" w:date="2026-07-20T20:58:00Z">
        <w:r>
          <w:rPr>
            <w:rFonts w:hint="eastAsia"/>
            <w:color w:val="000000"/>
            <w:sz w:val="24"/>
            <w:szCs w:val="24"/>
          </w:rPr>
          <w:t>科技团队</w:t>
        </w:r>
      </w:ins>
      <w:r>
        <w:rPr>
          <w:color w:val="000000"/>
          <w:sz w:val="24"/>
          <w:szCs w:val="24"/>
        </w:rPr>
        <w:t>人员表：</w:t>
      </w:r>
    </w:p>
    <w:tbl>
      <w:tblPr>
        <w:tblW w:w="8419" w:type="dxa"/>
        <w:tblInd w:w="108" w:type="dxa"/>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353"/>
        <w:gridCol w:w="950"/>
        <w:gridCol w:w="1107"/>
        <w:gridCol w:w="851"/>
        <w:gridCol w:w="1559"/>
        <w:gridCol w:w="3599"/>
      </w:tblGrid>
      <w:tr w:rsidR="004959E3" w14:paraId="3F8B8576" w14:textId="77777777">
        <w:trPr>
          <w:trHeight w:val="828"/>
          <w:del w:id="318" w:author="TC-18" w:date="2026-07-20T20:58:00Z"/>
        </w:trPr>
        <w:tc>
          <w:tcPr>
            <w:tcW w:w="353" w:type="dxa"/>
            <w:vAlign w:val="center"/>
          </w:tcPr>
          <w:tbl>
            <w:tblPr>
              <w:tblW w:w="8527" w:type="dxa"/>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461"/>
              <w:gridCol w:w="950"/>
              <w:gridCol w:w="1107"/>
              <w:gridCol w:w="851"/>
              <w:gridCol w:w="1559"/>
              <w:gridCol w:w="3599"/>
            </w:tblGrid>
            <w:tr w:rsidR="004959E3" w14:paraId="309AE80A" w14:textId="77777777">
              <w:trPr>
                <w:trHeight w:val="828"/>
                <w:ins w:id="319" w:author="TC-18" w:date="2026-07-20T20:58:00Z"/>
              </w:trPr>
              <w:tc>
                <w:tcPr>
                  <w:tcW w:w="461" w:type="dxa"/>
                  <w:vAlign w:val="center"/>
                </w:tcPr>
                <w:p w14:paraId="559D3041" w14:textId="77777777" w:rsidR="004959E3" w:rsidRDefault="00000000">
                  <w:pPr>
                    <w:jc w:val="center"/>
                    <w:rPr>
                      <w:ins w:id="320" w:author="TC-18" w:date="2026-07-20T20:58:00Z"/>
                      <w:b/>
                      <w:color w:val="000000"/>
                      <w:szCs w:val="24"/>
                    </w:rPr>
                  </w:pPr>
                  <w:ins w:id="321" w:author="TC-18" w:date="2026-07-20T20:58:00Z">
                    <w:r>
                      <w:rPr>
                        <w:b/>
                        <w:color w:val="000000"/>
                        <w:szCs w:val="24"/>
                      </w:rPr>
                      <w:t>序号</w:t>
                    </w:r>
                  </w:ins>
                </w:p>
              </w:tc>
              <w:tc>
                <w:tcPr>
                  <w:tcW w:w="950" w:type="dxa"/>
                  <w:vAlign w:val="center"/>
                </w:tcPr>
                <w:p w14:paraId="0A511372" w14:textId="77777777" w:rsidR="004959E3" w:rsidRDefault="00000000">
                  <w:pPr>
                    <w:jc w:val="center"/>
                    <w:rPr>
                      <w:ins w:id="322" w:author="TC-18" w:date="2026-07-20T20:58:00Z"/>
                      <w:b/>
                      <w:color w:val="000000"/>
                      <w:szCs w:val="24"/>
                    </w:rPr>
                  </w:pPr>
                  <w:ins w:id="323" w:author="TC-18" w:date="2026-07-20T20:58:00Z">
                    <w:r>
                      <w:rPr>
                        <w:b/>
                        <w:color w:val="000000"/>
                        <w:szCs w:val="24"/>
                      </w:rPr>
                      <w:t>姓名</w:t>
                    </w:r>
                  </w:ins>
                </w:p>
              </w:tc>
              <w:tc>
                <w:tcPr>
                  <w:tcW w:w="1107" w:type="dxa"/>
                  <w:vAlign w:val="center"/>
                </w:tcPr>
                <w:p w14:paraId="6363AA1E" w14:textId="77777777" w:rsidR="004959E3" w:rsidRDefault="00000000">
                  <w:pPr>
                    <w:jc w:val="center"/>
                    <w:rPr>
                      <w:ins w:id="324" w:author="TC-18" w:date="2026-07-20T20:58:00Z"/>
                      <w:b/>
                      <w:color w:val="000000"/>
                      <w:szCs w:val="24"/>
                    </w:rPr>
                  </w:pPr>
                  <w:ins w:id="325" w:author="TC-18" w:date="2026-07-20T20:58:00Z">
                    <w:r>
                      <w:rPr>
                        <w:b/>
                        <w:color w:val="000000"/>
                        <w:szCs w:val="24"/>
                      </w:rPr>
                      <w:t>身份证号</w:t>
                    </w:r>
                  </w:ins>
                </w:p>
              </w:tc>
              <w:tc>
                <w:tcPr>
                  <w:tcW w:w="851" w:type="dxa"/>
                  <w:vAlign w:val="center"/>
                </w:tcPr>
                <w:p w14:paraId="01823976" w14:textId="77777777" w:rsidR="004959E3" w:rsidRDefault="00000000">
                  <w:pPr>
                    <w:jc w:val="center"/>
                    <w:rPr>
                      <w:ins w:id="326" w:author="TC-18" w:date="2026-07-20T20:58:00Z"/>
                      <w:b/>
                      <w:color w:val="000000"/>
                      <w:szCs w:val="24"/>
                    </w:rPr>
                  </w:pPr>
                  <w:ins w:id="327" w:author="TC-18" w:date="2026-07-20T20:58:00Z">
                    <w:r>
                      <w:rPr>
                        <w:b/>
                        <w:color w:val="000000"/>
                        <w:szCs w:val="24"/>
                      </w:rPr>
                      <w:t>职务</w:t>
                    </w:r>
                  </w:ins>
                </w:p>
              </w:tc>
              <w:tc>
                <w:tcPr>
                  <w:tcW w:w="1559" w:type="dxa"/>
                  <w:vAlign w:val="center"/>
                </w:tcPr>
                <w:p w14:paraId="7BE3214E" w14:textId="77777777" w:rsidR="004959E3" w:rsidRDefault="00000000">
                  <w:pPr>
                    <w:jc w:val="center"/>
                    <w:rPr>
                      <w:ins w:id="328" w:author="TC-18" w:date="2026-07-20T20:58:00Z"/>
                      <w:b/>
                      <w:color w:val="000000"/>
                      <w:szCs w:val="24"/>
                    </w:rPr>
                  </w:pPr>
                  <w:ins w:id="329" w:author="TC-18" w:date="2026-07-20T20:58:00Z">
                    <w:r>
                      <w:rPr>
                        <w:rFonts w:ascii="Arial" w:hAnsi="Arial" w:cs="Arial" w:hint="eastAsia"/>
                        <w:b/>
                        <w:color w:val="000000"/>
                        <w:szCs w:val="24"/>
                      </w:rPr>
                      <w:t>主要学习经历</w:t>
                    </w:r>
                  </w:ins>
                </w:p>
              </w:tc>
              <w:tc>
                <w:tcPr>
                  <w:tcW w:w="3599" w:type="dxa"/>
                  <w:vAlign w:val="center"/>
                </w:tcPr>
                <w:p w14:paraId="5381AB71" w14:textId="77777777" w:rsidR="004959E3" w:rsidRDefault="00000000">
                  <w:pPr>
                    <w:jc w:val="center"/>
                    <w:rPr>
                      <w:ins w:id="330" w:author="TC-18" w:date="2026-07-20T20:58:00Z"/>
                      <w:b/>
                      <w:color w:val="000000"/>
                      <w:szCs w:val="24"/>
                    </w:rPr>
                  </w:pPr>
                  <w:ins w:id="331" w:author="TC-18" w:date="2026-07-20T20:58:00Z">
                    <w:r>
                      <w:rPr>
                        <w:rFonts w:ascii="Arial" w:hAnsi="Arial" w:cs="Arial" w:hint="eastAsia"/>
                        <w:b/>
                        <w:color w:val="000000"/>
                        <w:szCs w:val="24"/>
                      </w:rPr>
                      <w:t>主要工作经历</w:t>
                    </w:r>
                  </w:ins>
                </w:p>
              </w:tc>
            </w:tr>
            <w:tr w:rsidR="004959E3" w14:paraId="50F487F4" w14:textId="77777777">
              <w:trPr>
                <w:trHeight w:val="496"/>
                <w:ins w:id="332" w:author="TC-18" w:date="2026-07-20T20:58:00Z"/>
              </w:trPr>
              <w:tc>
                <w:tcPr>
                  <w:tcW w:w="461" w:type="dxa"/>
                  <w:vAlign w:val="center"/>
                </w:tcPr>
                <w:p w14:paraId="41C4A73E" w14:textId="77777777" w:rsidR="004959E3" w:rsidRDefault="00000000">
                  <w:pPr>
                    <w:spacing w:line="360" w:lineRule="auto"/>
                    <w:ind w:right="-87"/>
                    <w:jc w:val="center"/>
                    <w:rPr>
                      <w:ins w:id="333" w:author="TC-18" w:date="2026-07-20T20:58:00Z"/>
                      <w:bCs/>
                      <w:color w:val="000000"/>
                      <w:szCs w:val="24"/>
                    </w:rPr>
                  </w:pPr>
                  <w:ins w:id="334" w:author="TC-18" w:date="2026-07-20T20:58:00Z">
                    <w:r>
                      <w:rPr>
                        <w:rFonts w:ascii="Arial" w:hAnsi="Arial" w:cs="Arial"/>
                        <w:bCs/>
                        <w:szCs w:val="24"/>
                      </w:rPr>
                      <w:t>1</w:t>
                    </w:r>
                  </w:ins>
                </w:p>
              </w:tc>
              <w:tc>
                <w:tcPr>
                  <w:tcW w:w="950" w:type="dxa"/>
                  <w:vAlign w:val="center"/>
                </w:tcPr>
                <w:p w14:paraId="3050C6AC" w14:textId="77777777" w:rsidR="004959E3" w:rsidRDefault="00000000">
                  <w:pPr>
                    <w:spacing w:line="360" w:lineRule="auto"/>
                    <w:ind w:right="-87"/>
                    <w:rPr>
                      <w:ins w:id="335" w:author="TC-18" w:date="2026-07-20T20:58:00Z"/>
                      <w:bCs/>
                      <w:color w:val="000000"/>
                      <w:szCs w:val="24"/>
                    </w:rPr>
                  </w:pPr>
                  <w:ins w:id="336" w:author="TC-18" w:date="2026-07-20T20:58:00Z">
                    <w:r>
                      <w:rPr>
                        <w:rFonts w:ascii="Arial" w:hAnsi="Arial" w:cs="Arial" w:hint="eastAsia"/>
                        <w:bCs/>
                        <w:szCs w:val="24"/>
                      </w:rPr>
                      <w:t>沈文锋</w:t>
                    </w:r>
                  </w:ins>
                </w:p>
              </w:tc>
              <w:tc>
                <w:tcPr>
                  <w:tcW w:w="1107" w:type="dxa"/>
                  <w:vAlign w:val="center"/>
                </w:tcPr>
                <w:p w14:paraId="25E28376" w14:textId="77777777" w:rsidR="004959E3" w:rsidRDefault="00000000">
                  <w:pPr>
                    <w:spacing w:line="360" w:lineRule="auto"/>
                    <w:ind w:right="-87"/>
                    <w:rPr>
                      <w:ins w:id="337" w:author="TC-18" w:date="2026-07-20T20:58:00Z"/>
                      <w:bCs/>
                      <w:color w:val="000000"/>
                      <w:szCs w:val="24"/>
                    </w:rPr>
                  </w:pPr>
                  <w:ins w:id="338" w:author="TC-18" w:date="2026-07-20T20:58:00Z">
                    <w:r>
                      <w:rPr>
                        <w:rFonts w:ascii="Arial" w:hAnsi="Arial" w:cs="Arial" w:hint="eastAsia"/>
                        <w:bCs/>
                        <w:szCs w:val="24"/>
                      </w:rPr>
                      <w:t>330323197812044711</w:t>
                    </w:r>
                  </w:ins>
                </w:p>
              </w:tc>
              <w:tc>
                <w:tcPr>
                  <w:tcW w:w="851" w:type="dxa"/>
                  <w:vAlign w:val="center"/>
                </w:tcPr>
                <w:p w14:paraId="7DDA0A93" w14:textId="77777777" w:rsidR="004959E3" w:rsidRDefault="00000000">
                  <w:pPr>
                    <w:spacing w:line="360" w:lineRule="auto"/>
                    <w:ind w:right="-87"/>
                    <w:rPr>
                      <w:ins w:id="339" w:author="TC-18" w:date="2026-07-20T20:58:00Z"/>
                      <w:bCs/>
                      <w:color w:val="000000"/>
                      <w:szCs w:val="24"/>
                    </w:rPr>
                  </w:pPr>
                  <w:ins w:id="340" w:author="TC-18" w:date="2026-07-20T20:58:00Z">
                    <w:r>
                      <w:rPr>
                        <w:rFonts w:ascii="Arial" w:hAnsi="Arial" w:cs="Arial" w:hint="eastAsia"/>
                        <w:bCs/>
                        <w:szCs w:val="24"/>
                      </w:rPr>
                      <w:t>创始人</w:t>
                    </w:r>
                    <w:r>
                      <w:rPr>
                        <w:rFonts w:ascii="Arial" w:hAnsi="Arial" w:cs="Arial" w:hint="eastAsia"/>
                        <w:bCs/>
                        <w:szCs w:val="24"/>
                      </w:rPr>
                      <w:t>/</w:t>
                    </w:r>
                    <w:r>
                      <w:rPr>
                        <w:rFonts w:ascii="Arial" w:hAnsi="Arial" w:cs="Arial" w:hint="eastAsia"/>
                        <w:bCs/>
                        <w:szCs w:val="24"/>
                      </w:rPr>
                      <w:t>首席科学家</w:t>
                    </w:r>
                  </w:ins>
                </w:p>
              </w:tc>
              <w:tc>
                <w:tcPr>
                  <w:tcW w:w="1559" w:type="dxa"/>
                </w:tcPr>
                <w:p w14:paraId="30D498E6" w14:textId="77777777" w:rsidR="004959E3" w:rsidRDefault="00000000">
                  <w:pPr>
                    <w:spacing w:line="360" w:lineRule="auto"/>
                    <w:ind w:right="-87"/>
                    <w:jc w:val="left"/>
                    <w:rPr>
                      <w:ins w:id="341" w:author="TC-18" w:date="2026-07-20T20:58:00Z"/>
                      <w:rFonts w:ascii="Arial" w:hAnsi="Arial" w:cs="Arial"/>
                      <w:bCs/>
                      <w:szCs w:val="24"/>
                    </w:rPr>
                  </w:pPr>
                  <w:ins w:id="342" w:author="TC-18" w:date="2026-07-20T20:58:00Z">
                    <w:r>
                      <w:rPr>
                        <w:rFonts w:ascii="Arial" w:hAnsi="Arial" w:cs="Arial" w:hint="eastAsia"/>
                        <w:bCs/>
                        <w:szCs w:val="24"/>
                      </w:rPr>
                      <w:t>2010.3</w:t>
                    </w:r>
                  </w:ins>
                </w:p>
                <w:p w14:paraId="66FA6DD1" w14:textId="77777777" w:rsidR="004959E3" w:rsidRDefault="00000000">
                  <w:pPr>
                    <w:pStyle w:val="a0"/>
                    <w:jc w:val="left"/>
                    <w:rPr>
                      <w:ins w:id="343" w:author="TC-18" w:date="2026-07-20T20:58:00Z"/>
                      <w:bCs/>
                      <w:color w:val="000000"/>
                    </w:rPr>
                  </w:pPr>
                  <w:ins w:id="344" w:author="TC-18" w:date="2026-07-20T20:58:00Z">
                    <w:r>
                      <w:t>中国科学院金属研究所</w:t>
                    </w:r>
                  </w:ins>
                </w:p>
              </w:tc>
              <w:tc>
                <w:tcPr>
                  <w:tcW w:w="3599" w:type="dxa"/>
                  <w:vAlign w:val="center"/>
                </w:tcPr>
                <w:p w14:paraId="3053E8F5" w14:textId="77777777" w:rsidR="004959E3" w:rsidRDefault="00000000">
                  <w:pPr>
                    <w:spacing w:line="360" w:lineRule="auto"/>
                    <w:ind w:right="-87"/>
                    <w:rPr>
                      <w:ins w:id="345" w:author="TC-18" w:date="2026-07-20T20:58:00Z"/>
                    </w:rPr>
                  </w:pPr>
                  <w:ins w:id="346" w:author="TC-18" w:date="2026-07-20T20:58:00Z">
                    <w:r>
                      <w:rPr>
                        <w:rFonts w:ascii="Arial" w:hAnsi="Arial" w:cs="Arial" w:hint="eastAsia"/>
                        <w:bCs/>
                        <w:szCs w:val="24"/>
                      </w:rPr>
                      <w:t>2016.01</w:t>
                    </w:r>
                    <w:r>
                      <w:rPr>
                        <w:rFonts w:ascii="Arial" w:hAnsi="Arial" w:cs="Arial" w:hint="eastAsia"/>
                        <w:bCs/>
                        <w:szCs w:val="24"/>
                      </w:rPr>
                      <w:t>～至今：中国科学院宁波材料所，副研究员</w:t>
                    </w:r>
                  </w:ins>
                </w:p>
                <w:p w14:paraId="1E1CC66A" w14:textId="77777777" w:rsidR="004959E3" w:rsidRDefault="00000000">
                  <w:pPr>
                    <w:spacing w:line="360" w:lineRule="auto"/>
                    <w:ind w:right="-87"/>
                    <w:rPr>
                      <w:ins w:id="347" w:author="TC-18" w:date="2026-07-20T20:58:00Z"/>
                      <w:bCs/>
                      <w:color w:val="000000"/>
                      <w:szCs w:val="24"/>
                    </w:rPr>
                  </w:pPr>
                  <w:ins w:id="348" w:author="TC-18" w:date="2026-07-20T20:58:00Z">
                    <w:r>
                      <w:rPr>
                        <w:rFonts w:ascii="Arial" w:hAnsi="Arial" w:cs="Arial" w:hint="eastAsia"/>
                        <w:bCs/>
                        <w:szCs w:val="24"/>
                      </w:rPr>
                      <w:t>2023.05</w:t>
                    </w:r>
                    <w:r>
                      <w:rPr>
                        <w:rFonts w:ascii="Arial" w:hAnsi="Arial" w:cs="Arial" w:hint="eastAsia"/>
                        <w:bCs/>
                        <w:szCs w:val="24"/>
                      </w:rPr>
                      <w:t>～至今：中科微感（宁波）科技有限公司，创始人</w:t>
                    </w:r>
                    <w:r>
                      <w:rPr>
                        <w:rFonts w:ascii="Arial" w:hAnsi="Arial" w:cs="Arial" w:hint="eastAsia"/>
                        <w:bCs/>
                        <w:szCs w:val="24"/>
                      </w:rPr>
                      <w:t>/</w:t>
                    </w:r>
                    <w:r>
                      <w:rPr>
                        <w:rFonts w:ascii="Arial" w:hAnsi="Arial" w:cs="Arial" w:hint="eastAsia"/>
                        <w:bCs/>
                        <w:szCs w:val="24"/>
                      </w:rPr>
                      <w:t>总经理</w:t>
                    </w:r>
                  </w:ins>
                </w:p>
              </w:tc>
            </w:tr>
            <w:tr w:rsidR="004959E3" w14:paraId="1905F932" w14:textId="77777777">
              <w:trPr>
                <w:trHeight w:val="496"/>
                <w:ins w:id="349" w:author="TC-18" w:date="2026-07-20T20:58:00Z"/>
              </w:trPr>
              <w:tc>
                <w:tcPr>
                  <w:tcW w:w="461" w:type="dxa"/>
                  <w:vAlign w:val="center"/>
                </w:tcPr>
                <w:p w14:paraId="5010855D" w14:textId="77777777" w:rsidR="004959E3" w:rsidRDefault="00000000">
                  <w:pPr>
                    <w:spacing w:line="360" w:lineRule="auto"/>
                    <w:ind w:right="-87"/>
                    <w:jc w:val="center"/>
                    <w:rPr>
                      <w:ins w:id="350" w:author="TC-18" w:date="2026-07-20T20:58:00Z"/>
                      <w:bCs/>
                      <w:color w:val="000000"/>
                      <w:szCs w:val="24"/>
                    </w:rPr>
                  </w:pPr>
                  <w:ins w:id="351" w:author="TC-18" w:date="2026-07-20T20:58:00Z">
                    <w:r>
                      <w:rPr>
                        <w:rFonts w:ascii="Arial" w:hAnsi="Arial" w:cs="Arial"/>
                        <w:bCs/>
                        <w:szCs w:val="24"/>
                      </w:rPr>
                      <w:t>2</w:t>
                    </w:r>
                  </w:ins>
                </w:p>
              </w:tc>
              <w:tc>
                <w:tcPr>
                  <w:tcW w:w="950" w:type="dxa"/>
                  <w:vAlign w:val="center"/>
                </w:tcPr>
                <w:p w14:paraId="24D925F1" w14:textId="77777777" w:rsidR="004959E3" w:rsidRDefault="00000000">
                  <w:pPr>
                    <w:spacing w:line="360" w:lineRule="auto"/>
                    <w:ind w:right="-87"/>
                    <w:rPr>
                      <w:ins w:id="352" w:author="TC-18" w:date="2026-07-20T20:58:00Z"/>
                      <w:bCs/>
                      <w:color w:val="000000"/>
                      <w:szCs w:val="24"/>
                    </w:rPr>
                  </w:pPr>
                  <w:ins w:id="353" w:author="TC-18" w:date="2026-07-20T20:58:00Z">
                    <w:r>
                      <w:rPr>
                        <w:rFonts w:ascii="Arial" w:hAnsi="Arial" w:cs="Arial" w:hint="eastAsia"/>
                        <w:bCs/>
                        <w:szCs w:val="24"/>
                      </w:rPr>
                      <w:t>孙克</w:t>
                    </w:r>
                  </w:ins>
                </w:p>
              </w:tc>
              <w:tc>
                <w:tcPr>
                  <w:tcW w:w="1107" w:type="dxa"/>
                  <w:vAlign w:val="center"/>
                </w:tcPr>
                <w:p w14:paraId="39914A45" w14:textId="77777777" w:rsidR="004959E3" w:rsidRDefault="00000000">
                  <w:pPr>
                    <w:spacing w:line="360" w:lineRule="auto"/>
                    <w:ind w:right="-87"/>
                    <w:rPr>
                      <w:ins w:id="354" w:author="TC-18" w:date="2026-07-20T20:58:00Z"/>
                      <w:bCs/>
                      <w:color w:val="000000"/>
                      <w:szCs w:val="24"/>
                    </w:rPr>
                  </w:pPr>
                  <w:ins w:id="355" w:author="TC-18" w:date="2026-07-20T20:58:00Z">
                    <w:r>
                      <w:rPr>
                        <w:rFonts w:ascii="Arial" w:hAnsi="Arial" w:cs="Arial" w:hint="eastAsia"/>
                        <w:bCs/>
                        <w:szCs w:val="24"/>
                      </w:rPr>
                      <w:t>211203197302261559</w:t>
                    </w:r>
                  </w:ins>
                </w:p>
              </w:tc>
              <w:tc>
                <w:tcPr>
                  <w:tcW w:w="851" w:type="dxa"/>
                  <w:vAlign w:val="center"/>
                </w:tcPr>
                <w:p w14:paraId="15DB09FE" w14:textId="77777777" w:rsidR="004959E3" w:rsidRDefault="00000000">
                  <w:pPr>
                    <w:spacing w:line="360" w:lineRule="auto"/>
                    <w:ind w:right="-87"/>
                    <w:rPr>
                      <w:ins w:id="356" w:author="TC-18" w:date="2026-07-20T20:58:00Z"/>
                      <w:bCs/>
                      <w:color w:val="000000"/>
                      <w:szCs w:val="24"/>
                    </w:rPr>
                  </w:pPr>
                  <w:ins w:id="357" w:author="TC-18" w:date="2026-07-20T20:58:00Z">
                    <w:r>
                      <w:rPr>
                        <w:rFonts w:ascii="Arial" w:hAnsi="Arial" w:cs="Arial" w:hint="eastAsia"/>
                        <w:bCs/>
                        <w:szCs w:val="24"/>
                      </w:rPr>
                      <w:t>总经理</w:t>
                    </w:r>
                  </w:ins>
                </w:p>
              </w:tc>
              <w:tc>
                <w:tcPr>
                  <w:tcW w:w="1559" w:type="dxa"/>
                </w:tcPr>
                <w:p w14:paraId="0F1B0F59" w14:textId="77777777" w:rsidR="004959E3" w:rsidRDefault="00000000">
                  <w:pPr>
                    <w:spacing w:line="360" w:lineRule="auto"/>
                    <w:ind w:right="-87"/>
                    <w:rPr>
                      <w:ins w:id="358" w:author="TC-18" w:date="2026-07-20T20:58:00Z"/>
                      <w:rFonts w:ascii="Arial" w:hAnsi="Arial" w:cs="Arial"/>
                      <w:bCs/>
                      <w:szCs w:val="24"/>
                    </w:rPr>
                  </w:pPr>
                  <w:ins w:id="359" w:author="TC-18" w:date="2026-07-20T20:58:00Z">
                    <w:r>
                      <w:rPr>
                        <w:rFonts w:ascii="Arial" w:hAnsi="Arial" w:cs="Arial" w:hint="eastAsia"/>
                        <w:bCs/>
                        <w:szCs w:val="24"/>
                      </w:rPr>
                      <w:t>2006.3</w:t>
                    </w:r>
                  </w:ins>
                </w:p>
                <w:p w14:paraId="1C28740B" w14:textId="77777777" w:rsidR="004959E3" w:rsidRDefault="00000000">
                  <w:pPr>
                    <w:pStyle w:val="a0"/>
                    <w:rPr>
                      <w:ins w:id="360" w:author="TC-18" w:date="2026-07-20T20:58:00Z"/>
                      <w:bCs/>
                      <w:color w:val="000000"/>
                    </w:rPr>
                  </w:pPr>
                  <w:ins w:id="361" w:author="TC-18" w:date="2026-07-20T20:58:00Z">
                    <w:r>
                      <w:rPr>
                        <w:rFonts w:ascii="Arial" w:hAnsi="Arial" w:cs="Arial" w:hint="eastAsia"/>
                        <w:bCs/>
                      </w:rPr>
                      <w:t>东北大学</w:t>
                    </w:r>
                  </w:ins>
                </w:p>
              </w:tc>
              <w:tc>
                <w:tcPr>
                  <w:tcW w:w="3599" w:type="dxa"/>
                  <w:vAlign w:val="center"/>
                </w:tcPr>
                <w:p w14:paraId="56F89200" w14:textId="77777777" w:rsidR="004959E3" w:rsidRDefault="00000000">
                  <w:pPr>
                    <w:spacing w:line="360" w:lineRule="auto"/>
                    <w:ind w:right="-87"/>
                    <w:rPr>
                      <w:ins w:id="362" w:author="TC-18" w:date="2026-07-20T20:58:00Z"/>
                      <w:bCs/>
                      <w:color w:val="000000"/>
                      <w:szCs w:val="24"/>
                    </w:rPr>
                  </w:pPr>
                  <w:ins w:id="363" w:author="TC-18" w:date="2026-07-20T20:58:00Z">
                    <w:r>
                      <w:rPr>
                        <w:rFonts w:ascii="Arial" w:hAnsi="Arial" w:cs="Arial" w:hint="eastAsia"/>
                        <w:bCs/>
                        <w:szCs w:val="24"/>
                      </w:rPr>
                      <w:t>国家发改委高技术产业司工作</w:t>
                    </w:r>
                    <w:r>
                      <w:rPr>
                        <w:rFonts w:ascii="Arial" w:hAnsi="Arial" w:cs="Arial" w:hint="eastAsia"/>
                        <w:bCs/>
                        <w:szCs w:val="24"/>
                      </w:rPr>
                      <w:t xml:space="preserve"> 4 </w:t>
                    </w:r>
                    <w:r>
                      <w:rPr>
                        <w:rFonts w:ascii="Arial" w:hAnsi="Arial" w:cs="Arial" w:hint="eastAsia"/>
                        <w:bCs/>
                        <w:szCs w:val="24"/>
                      </w:rPr>
                      <w:t>年，</w:t>
                    </w:r>
                    <w:r>
                      <w:rPr>
                        <w:rFonts w:ascii="Arial" w:hAnsi="Arial" w:cs="Arial" w:hint="eastAsia"/>
                        <w:bCs/>
                        <w:szCs w:val="24"/>
                      </w:rPr>
                      <w:t xml:space="preserve">8 </w:t>
                    </w:r>
                    <w:r>
                      <w:rPr>
                        <w:rFonts w:ascii="Arial" w:hAnsi="Arial" w:cs="Arial" w:hint="eastAsia"/>
                        <w:bCs/>
                        <w:szCs w:val="24"/>
                      </w:rPr>
                      <w:t>年央企工作经验，</w:t>
                    </w:r>
                    <w:r>
                      <w:rPr>
                        <w:rFonts w:ascii="Arial" w:hAnsi="Arial" w:cs="Arial" w:hint="eastAsia"/>
                        <w:bCs/>
                        <w:szCs w:val="24"/>
                      </w:rPr>
                      <w:t xml:space="preserve">4 </w:t>
                    </w:r>
                    <w:r>
                      <w:rPr>
                        <w:rFonts w:ascii="Arial" w:hAnsi="Arial" w:cs="Arial" w:hint="eastAsia"/>
                        <w:bCs/>
                        <w:szCs w:val="24"/>
                      </w:rPr>
                      <w:t>年上市民企副总裁经历</w:t>
                    </w:r>
                  </w:ins>
                </w:p>
              </w:tc>
            </w:tr>
            <w:tr w:rsidR="004959E3" w14:paraId="01274B06" w14:textId="77777777">
              <w:trPr>
                <w:trHeight w:val="496"/>
                <w:ins w:id="364" w:author="TC-18" w:date="2026-07-20T20:58:00Z"/>
              </w:trPr>
              <w:tc>
                <w:tcPr>
                  <w:tcW w:w="461" w:type="dxa"/>
                  <w:vAlign w:val="center"/>
                </w:tcPr>
                <w:p w14:paraId="1535BBEC" w14:textId="77777777" w:rsidR="004959E3" w:rsidRDefault="00000000">
                  <w:pPr>
                    <w:spacing w:line="360" w:lineRule="auto"/>
                    <w:ind w:right="-87"/>
                    <w:jc w:val="center"/>
                    <w:rPr>
                      <w:ins w:id="365" w:author="TC-18" w:date="2026-07-20T20:58:00Z"/>
                      <w:bCs/>
                      <w:color w:val="000000"/>
                      <w:szCs w:val="24"/>
                    </w:rPr>
                  </w:pPr>
                  <w:ins w:id="366" w:author="TC-18" w:date="2026-07-20T20:58:00Z">
                    <w:r>
                      <w:rPr>
                        <w:rFonts w:ascii="Arial" w:hAnsi="Arial" w:cs="Arial"/>
                        <w:bCs/>
                        <w:szCs w:val="24"/>
                      </w:rPr>
                      <w:t>3</w:t>
                    </w:r>
                  </w:ins>
                </w:p>
              </w:tc>
              <w:tc>
                <w:tcPr>
                  <w:tcW w:w="950" w:type="dxa"/>
                  <w:vAlign w:val="center"/>
                </w:tcPr>
                <w:p w14:paraId="49770E85" w14:textId="77777777" w:rsidR="004959E3" w:rsidRDefault="00000000">
                  <w:pPr>
                    <w:spacing w:line="360" w:lineRule="auto"/>
                    <w:ind w:right="-87"/>
                    <w:rPr>
                      <w:ins w:id="367" w:author="TC-18" w:date="2026-07-20T20:58:00Z"/>
                      <w:bCs/>
                      <w:color w:val="000000"/>
                      <w:szCs w:val="24"/>
                    </w:rPr>
                  </w:pPr>
                  <w:ins w:id="368" w:author="TC-18" w:date="2026-07-20T20:58:00Z">
                    <w:r>
                      <w:rPr>
                        <w:rFonts w:ascii="Arial" w:hAnsi="Arial" w:cs="Arial" w:hint="eastAsia"/>
                        <w:bCs/>
                        <w:szCs w:val="24"/>
                      </w:rPr>
                      <w:t>孟征</w:t>
                    </w:r>
                  </w:ins>
                </w:p>
              </w:tc>
              <w:tc>
                <w:tcPr>
                  <w:tcW w:w="1107" w:type="dxa"/>
                  <w:vAlign w:val="center"/>
                </w:tcPr>
                <w:p w14:paraId="7774F096" w14:textId="77777777" w:rsidR="004959E3" w:rsidRDefault="00000000">
                  <w:pPr>
                    <w:spacing w:line="360" w:lineRule="auto"/>
                    <w:ind w:right="-87"/>
                    <w:rPr>
                      <w:ins w:id="369" w:author="TC-18" w:date="2026-07-20T20:58:00Z"/>
                      <w:bCs/>
                      <w:color w:val="000000"/>
                      <w:szCs w:val="24"/>
                    </w:rPr>
                  </w:pPr>
                  <w:ins w:id="370" w:author="TC-18" w:date="2026-07-20T20:58:00Z">
                    <w:r>
                      <w:rPr>
                        <w:rFonts w:ascii="Arial" w:hAnsi="Arial" w:cs="Arial" w:hint="eastAsia"/>
                        <w:bCs/>
                        <w:szCs w:val="24"/>
                      </w:rPr>
                      <w:t>420683198805085813</w:t>
                    </w:r>
                  </w:ins>
                </w:p>
              </w:tc>
              <w:tc>
                <w:tcPr>
                  <w:tcW w:w="851" w:type="dxa"/>
                  <w:vAlign w:val="center"/>
                </w:tcPr>
                <w:p w14:paraId="5C3E9663" w14:textId="77777777" w:rsidR="004959E3" w:rsidRDefault="00000000">
                  <w:pPr>
                    <w:spacing w:line="360" w:lineRule="auto"/>
                    <w:ind w:right="-87"/>
                    <w:rPr>
                      <w:ins w:id="371" w:author="TC-18" w:date="2026-07-20T20:58:00Z"/>
                      <w:bCs/>
                      <w:color w:val="000000"/>
                      <w:szCs w:val="24"/>
                    </w:rPr>
                  </w:pPr>
                  <w:ins w:id="372" w:author="TC-18" w:date="2026-07-20T20:58:00Z">
                    <w:r>
                      <w:rPr>
                        <w:rFonts w:ascii="Arial" w:hAnsi="Arial" w:cs="Arial" w:hint="eastAsia"/>
                        <w:bCs/>
                        <w:szCs w:val="24"/>
                      </w:rPr>
                      <w:t>传感材料研发专家顾问</w:t>
                    </w:r>
                  </w:ins>
                </w:p>
              </w:tc>
              <w:tc>
                <w:tcPr>
                  <w:tcW w:w="1559" w:type="dxa"/>
                </w:tcPr>
                <w:p w14:paraId="681C4362" w14:textId="77777777" w:rsidR="004959E3" w:rsidRDefault="00000000">
                  <w:pPr>
                    <w:spacing w:line="360" w:lineRule="auto"/>
                    <w:ind w:right="-87"/>
                    <w:rPr>
                      <w:ins w:id="373" w:author="TC-18" w:date="2026-07-20T20:58:00Z"/>
                      <w:rFonts w:ascii="Arial" w:hAnsi="Arial" w:cs="Arial"/>
                      <w:bCs/>
                      <w:szCs w:val="24"/>
                    </w:rPr>
                  </w:pPr>
                  <w:ins w:id="374" w:author="TC-18" w:date="2026-07-20T20:58:00Z">
                    <w:r>
                      <w:rPr>
                        <w:rFonts w:ascii="Arial" w:hAnsi="Arial" w:cs="Arial" w:hint="eastAsia"/>
                        <w:bCs/>
                        <w:szCs w:val="24"/>
                      </w:rPr>
                      <w:t>2016.7</w:t>
                    </w:r>
                  </w:ins>
                </w:p>
                <w:p w14:paraId="1F51E444" w14:textId="77777777" w:rsidR="004959E3" w:rsidRDefault="00000000">
                  <w:pPr>
                    <w:pStyle w:val="a0"/>
                    <w:rPr>
                      <w:ins w:id="375" w:author="TC-18" w:date="2026-07-20T20:58:00Z"/>
                      <w:bCs/>
                      <w:color w:val="000000"/>
                    </w:rPr>
                  </w:pPr>
                  <w:ins w:id="376" w:author="TC-18" w:date="2026-07-20T20:58:00Z">
                    <w:r>
                      <w:rPr>
                        <w:rFonts w:ascii="Arial" w:hAnsi="Arial" w:cs="Arial" w:hint="eastAsia"/>
                        <w:bCs/>
                      </w:rPr>
                      <w:t>中国科学院大学</w:t>
                    </w:r>
                  </w:ins>
                </w:p>
              </w:tc>
              <w:tc>
                <w:tcPr>
                  <w:tcW w:w="3599" w:type="dxa"/>
                  <w:vAlign w:val="center"/>
                </w:tcPr>
                <w:p w14:paraId="23AEBA21" w14:textId="77777777" w:rsidR="004959E3" w:rsidRDefault="00000000">
                  <w:pPr>
                    <w:spacing w:line="360" w:lineRule="auto"/>
                    <w:ind w:right="-87"/>
                    <w:rPr>
                      <w:ins w:id="377" w:author="TC-18" w:date="2026-07-20T20:58:00Z"/>
                      <w:bCs/>
                      <w:color w:val="000000"/>
                      <w:szCs w:val="24"/>
                    </w:rPr>
                  </w:pPr>
                  <w:ins w:id="378" w:author="TC-18" w:date="2026-07-20T20:58:00Z">
                    <w:r>
                      <w:rPr>
                        <w:rFonts w:ascii="Arial" w:hAnsi="Arial" w:cs="Arial" w:hint="eastAsia"/>
                        <w:bCs/>
                        <w:szCs w:val="24"/>
                      </w:rPr>
                      <w:t>中国科学技术大学特任教授，国家优秀青年科学基金（海外）获得者</w:t>
                    </w:r>
                  </w:ins>
                </w:p>
              </w:tc>
            </w:tr>
            <w:tr w:rsidR="004959E3" w14:paraId="0BB45430" w14:textId="77777777">
              <w:trPr>
                <w:trHeight w:val="496"/>
                <w:ins w:id="379" w:author="TC-18" w:date="2026-07-20T20:58:00Z"/>
              </w:trPr>
              <w:tc>
                <w:tcPr>
                  <w:tcW w:w="461" w:type="dxa"/>
                  <w:vAlign w:val="center"/>
                </w:tcPr>
                <w:p w14:paraId="5B75E026" w14:textId="77777777" w:rsidR="004959E3" w:rsidRDefault="00000000">
                  <w:pPr>
                    <w:spacing w:line="360" w:lineRule="auto"/>
                    <w:ind w:right="-87"/>
                    <w:jc w:val="center"/>
                    <w:rPr>
                      <w:ins w:id="380" w:author="TC-18" w:date="2026-07-20T20:58:00Z"/>
                      <w:bCs/>
                      <w:color w:val="000000"/>
                      <w:szCs w:val="24"/>
                    </w:rPr>
                  </w:pPr>
                  <w:ins w:id="381" w:author="TC-18" w:date="2026-07-20T20:58:00Z">
                    <w:r>
                      <w:rPr>
                        <w:rFonts w:ascii="Arial" w:hAnsi="Arial" w:cs="Arial"/>
                        <w:bCs/>
                        <w:szCs w:val="24"/>
                      </w:rPr>
                      <w:t>4</w:t>
                    </w:r>
                  </w:ins>
                </w:p>
              </w:tc>
              <w:tc>
                <w:tcPr>
                  <w:tcW w:w="950" w:type="dxa"/>
                  <w:vAlign w:val="center"/>
                </w:tcPr>
                <w:p w14:paraId="5424E9C5" w14:textId="77777777" w:rsidR="004959E3" w:rsidRDefault="00000000">
                  <w:pPr>
                    <w:spacing w:line="360" w:lineRule="auto"/>
                    <w:ind w:right="-87"/>
                    <w:rPr>
                      <w:ins w:id="382" w:author="TC-18" w:date="2026-07-20T20:58:00Z"/>
                      <w:bCs/>
                      <w:color w:val="000000"/>
                      <w:szCs w:val="24"/>
                    </w:rPr>
                  </w:pPr>
                  <w:ins w:id="383" w:author="TC-18" w:date="2026-07-20T20:58:00Z">
                    <w:r>
                      <w:rPr>
                        <w:rFonts w:ascii="Arial" w:hAnsi="Arial" w:cs="Arial" w:hint="eastAsia"/>
                        <w:bCs/>
                        <w:szCs w:val="24"/>
                      </w:rPr>
                      <w:t>尚晓博</w:t>
                    </w:r>
                  </w:ins>
                </w:p>
              </w:tc>
              <w:tc>
                <w:tcPr>
                  <w:tcW w:w="1107" w:type="dxa"/>
                  <w:vAlign w:val="center"/>
                </w:tcPr>
                <w:p w14:paraId="27291950" w14:textId="77777777" w:rsidR="004959E3" w:rsidRDefault="00000000">
                  <w:pPr>
                    <w:spacing w:line="360" w:lineRule="auto"/>
                    <w:ind w:right="-87"/>
                    <w:rPr>
                      <w:ins w:id="384" w:author="TC-18" w:date="2026-07-20T20:58:00Z"/>
                      <w:bCs/>
                      <w:color w:val="000000"/>
                      <w:szCs w:val="24"/>
                    </w:rPr>
                  </w:pPr>
                  <w:ins w:id="385" w:author="TC-18" w:date="2026-07-20T20:58:00Z">
                    <w:r>
                      <w:rPr>
                        <w:rFonts w:ascii="Arial" w:hAnsi="Arial" w:cs="Arial" w:hint="eastAsia"/>
                        <w:bCs/>
                        <w:szCs w:val="24"/>
                      </w:rPr>
                      <w:t>410901198701084015</w:t>
                    </w:r>
                  </w:ins>
                </w:p>
              </w:tc>
              <w:tc>
                <w:tcPr>
                  <w:tcW w:w="851" w:type="dxa"/>
                  <w:vAlign w:val="center"/>
                </w:tcPr>
                <w:p w14:paraId="6EBCD75E" w14:textId="77777777" w:rsidR="004959E3" w:rsidRDefault="00000000">
                  <w:pPr>
                    <w:spacing w:line="360" w:lineRule="auto"/>
                    <w:ind w:right="-87"/>
                    <w:rPr>
                      <w:ins w:id="386" w:author="TC-18" w:date="2026-07-20T20:58:00Z"/>
                      <w:bCs/>
                      <w:color w:val="000000"/>
                      <w:szCs w:val="24"/>
                    </w:rPr>
                  </w:pPr>
                  <w:ins w:id="387" w:author="TC-18" w:date="2026-07-20T20:58:00Z">
                    <w:r>
                      <w:rPr>
                        <w:rFonts w:ascii="Arial" w:hAnsi="Arial" w:cs="Arial" w:hint="eastAsia"/>
                        <w:bCs/>
                        <w:szCs w:val="24"/>
                      </w:rPr>
                      <w:t>传感材料研发专家顾问</w:t>
                    </w:r>
                  </w:ins>
                </w:p>
              </w:tc>
              <w:tc>
                <w:tcPr>
                  <w:tcW w:w="1559" w:type="dxa"/>
                </w:tcPr>
                <w:p w14:paraId="5D9F3206" w14:textId="77777777" w:rsidR="004959E3" w:rsidRDefault="00000000">
                  <w:pPr>
                    <w:spacing w:line="360" w:lineRule="auto"/>
                    <w:ind w:right="-87"/>
                    <w:rPr>
                      <w:ins w:id="388" w:author="TC-18" w:date="2026-07-20T20:58:00Z"/>
                      <w:rFonts w:ascii="Arial" w:hAnsi="Arial" w:cs="Arial"/>
                      <w:bCs/>
                      <w:szCs w:val="24"/>
                    </w:rPr>
                  </w:pPr>
                  <w:ins w:id="389" w:author="TC-18" w:date="2026-07-20T20:58:00Z">
                    <w:r>
                      <w:rPr>
                        <w:rFonts w:ascii="Arial" w:hAnsi="Arial" w:cs="Arial" w:hint="eastAsia"/>
                        <w:bCs/>
                        <w:szCs w:val="24"/>
                      </w:rPr>
                      <w:t>2014.6</w:t>
                    </w:r>
                  </w:ins>
                </w:p>
                <w:p w14:paraId="3F4EFA34" w14:textId="77777777" w:rsidR="004959E3" w:rsidRDefault="00000000">
                  <w:pPr>
                    <w:pStyle w:val="a0"/>
                    <w:rPr>
                      <w:ins w:id="390" w:author="TC-18" w:date="2026-07-20T20:58:00Z"/>
                      <w:bCs/>
                      <w:color w:val="000000"/>
                    </w:rPr>
                  </w:pPr>
                  <w:ins w:id="391" w:author="TC-18" w:date="2026-07-20T20:58:00Z">
                    <w:r>
                      <w:t>浙江大学</w:t>
                    </w:r>
                  </w:ins>
                </w:p>
              </w:tc>
              <w:tc>
                <w:tcPr>
                  <w:tcW w:w="3599" w:type="dxa"/>
                  <w:vAlign w:val="center"/>
                </w:tcPr>
                <w:p w14:paraId="53E1778E" w14:textId="77777777" w:rsidR="004959E3" w:rsidRDefault="00000000">
                  <w:pPr>
                    <w:spacing w:line="360" w:lineRule="auto"/>
                    <w:ind w:right="-87"/>
                    <w:rPr>
                      <w:ins w:id="392" w:author="TC-18" w:date="2026-07-20T20:58:00Z"/>
                      <w:bCs/>
                      <w:color w:val="000000"/>
                      <w:szCs w:val="24"/>
                    </w:rPr>
                  </w:pPr>
                  <w:ins w:id="393" w:author="TC-18" w:date="2026-07-20T20:58:00Z">
                    <w:r>
                      <w:rPr>
                        <w:rFonts w:ascii="Arial" w:hAnsi="Arial" w:cs="Arial" w:hint="eastAsia"/>
                        <w:bCs/>
                        <w:szCs w:val="24"/>
                      </w:rPr>
                      <w:t>西安交通大学特聘研究员</w:t>
                    </w:r>
                  </w:ins>
                </w:p>
              </w:tc>
            </w:tr>
            <w:tr w:rsidR="004959E3" w14:paraId="556F1F37" w14:textId="77777777">
              <w:trPr>
                <w:trHeight w:val="496"/>
                <w:ins w:id="394" w:author="TC-18" w:date="2026-07-20T20:58:00Z"/>
              </w:trPr>
              <w:tc>
                <w:tcPr>
                  <w:tcW w:w="461" w:type="dxa"/>
                  <w:vAlign w:val="center"/>
                </w:tcPr>
                <w:p w14:paraId="200E617F" w14:textId="77777777" w:rsidR="004959E3" w:rsidRDefault="00000000">
                  <w:pPr>
                    <w:spacing w:line="360" w:lineRule="auto"/>
                    <w:ind w:right="-87"/>
                    <w:jc w:val="center"/>
                    <w:rPr>
                      <w:ins w:id="395" w:author="TC-18" w:date="2026-07-20T20:58:00Z"/>
                      <w:bCs/>
                      <w:color w:val="000000"/>
                      <w:szCs w:val="24"/>
                    </w:rPr>
                  </w:pPr>
                  <w:ins w:id="396" w:author="TC-18" w:date="2026-07-20T20:58:00Z">
                    <w:r>
                      <w:rPr>
                        <w:rFonts w:ascii="Arial" w:hAnsi="Arial" w:cs="Arial"/>
                        <w:bCs/>
                        <w:szCs w:val="24"/>
                      </w:rPr>
                      <w:t>5</w:t>
                    </w:r>
                  </w:ins>
                </w:p>
              </w:tc>
              <w:tc>
                <w:tcPr>
                  <w:tcW w:w="950" w:type="dxa"/>
                  <w:vAlign w:val="center"/>
                </w:tcPr>
                <w:p w14:paraId="62BF177B" w14:textId="77777777" w:rsidR="004959E3" w:rsidRDefault="00000000">
                  <w:pPr>
                    <w:spacing w:line="360" w:lineRule="auto"/>
                    <w:ind w:right="-87"/>
                    <w:rPr>
                      <w:ins w:id="397" w:author="TC-18" w:date="2026-07-20T20:58:00Z"/>
                      <w:bCs/>
                      <w:color w:val="000000"/>
                      <w:szCs w:val="24"/>
                    </w:rPr>
                  </w:pPr>
                  <w:ins w:id="398" w:author="TC-18" w:date="2026-07-20T20:58:00Z">
                    <w:r>
                      <w:rPr>
                        <w:rFonts w:ascii="Arial" w:hAnsi="Arial" w:cs="Arial" w:hint="eastAsia"/>
                        <w:bCs/>
                        <w:szCs w:val="24"/>
                      </w:rPr>
                      <w:t>韩国涛</w:t>
                    </w:r>
                  </w:ins>
                </w:p>
              </w:tc>
              <w:tc>
                <w:tcPr>
                  <w:tcW w:w="1107" w:type="dxa"/>
                  <w:vAlign w:val="center"/>
                </w:tcPr>
                <w:p w14:paraId="57F4BB6C" w14:textId="77777777" w:rsidR="004959E3" w:rsidRDefault="00000000">
                  <w:pPr>
                    <w:spacing w:line="360" w:lineRule="auto"/>
                    <w:ind w:right="-87"/>
                    <w:rPr>
                      <w:ins w:id="399" w:author="TC-18" w:date="2026-07-20T20:58:00Z"/>
                      <w:bCs/>
                      <w:color w:val="000000"/>
                      <w:szCs w:val="24"/>
                    </w:rPr>
                  </w:pPr>
                  <w:ins w:id="400" w:author="TC-18" w:date="2026-07-20T20:58:00Z">
                    <w:r>
                      <w:rPr>
                        <w:rFonts w:ascii="Arial" w:hAnsi="Arial" w:cs="Arial" w:hint="eastAsia"/>
                        <w:bCs/>
                        <w:szCs w:val="24"/>
                      </w:rPr>
                      <w:t>522321198506020016</w:t>
                    </w:r>
                  </w:ins>
                </w:p>
              </w:tc>
              <w:tc>
                <w:tcPr>
                  <w:tcW w:w="851" w:type="dxa"/>
                  <w:vAlign w:val="center"/>
                </w:tcPr>
                <w:p w14:paraId="62C71418" w14:textId="77777777" w:rsidR="004959E3" w:rsidRDefault="00000000">
                  <w:pPr>
                    <w:spacing w:line="360" w:lineRule="auto"/>
                    <w:ind w:right="-87"/>
                    <w:rPr>
                      <w:ins w:id="401" w:author="TC-18" w:date="2026-07-20T20:58:00Z"/>
                      <w:bCs/>
                      <w:color w:val="000000"/>
                      <w:szCs w:val="24"/>
                    </w:rPr>
                  </w:pPr>
                  <w:ins w:id="402" w:author="TC-18" w:date="2026-07-20T20:58:00Z">
                    <w:r>
                      <w:rPr>
                        <w:rFonts w:ascii="Arial" w:hAnsi="Arial" w:cs="Arial" w:hint="eastAsia"/>
                        <w:bCs/>
                        <w:szCs w:val="24"/>
                      </w:rPr>
                      <w:t>销售总监</w:t>
                    </w:r>
                  </w:ins>
                </w:p>
              </w:tc>
              <w:tc>
                <w:tcPr>
                  <w:tcW w:w="1559" w:type="dxa"/>
                </w:tcPr>
                <w:p w14:paraId="0A5AD236" w14:textId="77777777" w:rsidR="004959E3" w:rsidRDefault="00000000">
                  <w:pPr>
                    <w:spacing w:line="360" w:lineRule="auto"/>
                    <w:ind w:right="-87"/>
                    <w:rPr>
                      <w:ins w:id="403" w:author="TC-18" w:date="2026-07-20T20:58:00Z"/>
                      <w:rFonts w:ascii="Arial" w:hAnsi="Arial" w:cs="Arial"/>
                      <w:bCs/>
                      <w:szCs w:val="24"/>
                    </w:rPr>
                  </w:pPr>
                  <w:ins w:id="404" w:author="TC-18" w:date="2026-07-20T20:58:00Z">
                    <w:r>
                      <w:rPr>
                        <w:rFonts w:ascii="Arial" w:hAnsi="Arial" w:cs="Arial" w:hint="eastAsia"/>
                        <w:bCs/>
                        <w:szCs w:val="24"/>
                      </w:rPr>
                      <w:t>2007.7</w:t>
                    </w:r>
                  </w:ins>
                </w:p>
                <w:p w14:paraId="593F0DE6" w14:textId="77777777" w:rsidR="004959E3" w:rsidRDefault="00000000">
                  <w:pPr>
                    <w:pStyle w:val="a0"/>
                    <w:rPr>
                      <w:ins w:id="405" w:author="TC-18" w:date="2026-07-20T20:58:00Z"/>
                      <w:bCs/>
                      <w:color w:val="000000"/>
                    </w:rPr>
                  </w:pPr>
                  <w:ins w:id="406" w:author="TC-18" w:date="2026-07-20T20:58:00Z">
                    <w:r>
                      <w:t>南京农业大学</w:t>
                    </w:r>
                  </w:ins>
                </w:p>
              </w:tc>
              <w:tc>
                <w:tcPr>
                  <w:tcW w:w="3599" w:type="dxa"/>
                  <w:vAlign w:val="center"/>
                </w:tcPr>
                <w:p w14:paraId="630517CE" w14:textId="77777777" w:rsidR="004959E3" w:rsidRDefault="00000000">
                  <w:pPr>
                    <w:spacing w:line="360" w:lineRule="auto"/>
                    <w:ind w:right="-87"/>
                    <w:rPr>
                      <w:ins w:id="407" w:author="TC-18" w:date="2026-07-20T20:58:00Z"/>
                      <w:bCs/>
                      <w:color w:val="000000"/>
                      <w:szCs w:val="24"/>
                    </w:rPr>
                  </w:pPr>
                  <w:ins w:id="408" w:author="TC-18" w:date="2026-07-20T20:58:00Z">
                    <w:r>
                      <w:rPr>
                        <w:rFonts w:ascii="Arial" w:hAnsi="Arial" w:cs="Arial" w:hint="eastAsia"/>
                        <w:bCs/>
                        <w:szCs w:val="24"/>
                      </w:rPr>
                      <w:t>18</w:t>
                    </w:r>
                    <w:r>
                      <w:rPr>
                        <w:rFonts w:ascii="Arial" w:hAnsi="Arial" w:cs="Arial" w:hint="eastAsia"/>
                        <w:bCs/>
                        <w:szCs w:val="24"/>
                      </w:rPr>
                      <w:t>年技术商业化经验，曾主导商汤科技</w:t>
                    </w:r>
                    <w:r>
                      <w:rPr>
                        <w:rFonts w:ascii="Arial" w:hAnsi="Arial" w:cs="Arial" w:hint="eastAsia"/>
                        <w:bCs/>
                        <w:szCs w:val="24"/>
                      </w:rPr>
                      <w:t>AI</w:t>
                    </w:r>
                    <w:r>
                      <w:rPr>
                        <w:rFonts w:ascii="Arial" w:hAnsi="Arial" w:cs="Arial" w:hint="eastAsia"/>
                        <w:bCs/>
                        <w:szCs w:val="24"/>
                      </w:rPr>
                      <w:t>产品落地能源</w:t>
                    </w:r>
                    <w:r>
                      <w:rPr>
                        <w:rFonts w:ascii="Arial" w:hAnsi="Arial" w:cs="Arial" w:hint="eastAsia"/>
                        <w:bCs/>
                        <w:szCs w:val="24"/>
                      </w:rPr>
                      <w:t>/</w:t>
                    </w:r>
                    <w:r>
                      <w:rPr>
                        <w:rFonts w:ascii="Arial" w:hAnsi="Arial" w:cs="Arial" w:hint="eastAsia"/>
                        <w:bCs/>
                        <w:szCs w:val="24"/>
                      </w:rPr>
                      <w:t>制造行业</w:t>
                    </w:r>
                  </w:ins>
                </w:p>
              </w:tc>
            </w:tr>
            <w:tr w:rsidR="004959E3" w14:paraId="53875917" w14:textId="77777777">
              <w:trPr>
                <w:trHeight w:val="496"/>
                <w:ins w:id="409" w:author="TC-18" w:date="2026-07-20T20:58:00Z"/>
              </w:trPr>
              <w:tc>
                <w:tcPr>
                  <w:tcW w:w="461" w:type="dxa"/>
                  <w:vAlign w:val="center"/>
                </w:tcPr>
                <w:p w14:paraId="230D519B" w14:textId="77777777" w:rsidR="004959E3" w:rsidRDefault="00000000">
                  <w:pPr>
                    <w:spacing w:line="360" w:lineRule="auto"/>
                    <w:ind w:right="-87"/>
                    <w:jc w:val="center"/>
                    <w:rPr>
                      <w:ins w:id="410" w:author="TC-18" w:date="2026-07-20T20:58:00Z"/>
                      <w:rFonts w:ascii="Arial" w:hAnsi="Arial" w:cs="Arial"/>
                      <w:bCs/>
                      <w:szCs w:val="24"/>
                    </w:rPr>
                  </w:pPr>
                  <w:ins w:id="411" w:author="TC-18" w:date="2026-07-20T20:58:00Z">
                    <w:r>
                      <w:rPr>
                        <w:rFonts w:ascii="Arial" w:hAnsi="Arial" w:cs="Arial"/>
                        <w:bCs/>
                        <w:szCs w:val="24"/>
                      </w:rPr>
                      <w:t>6</w:t>
                    </w:r>
                  </w:ins>
                </w:p>
              </w:tc>
              <w:tc>
                <w:tcPr>
                  <w:tcW w:w="950" w:type="dxa"/>
                  <w:vAlign w:val="center"/>
                </w:tcPr>
                <w:p w14:paraId="51006BDE" w14:textId="77777777" w:rsidR="004959E3" w:rsidRDefault="00000000">
                  <w:pPr>
                    <w:spacing w:line="360" w:lineRule="auto"/>
                    <w:ind w:right="-87"/>
                    <w:rPr>
                      <w:ins w:id="412" w:author="TC-18" w:date="2026-07-20T20:58:00Z"/>
                      <w:rFonts w:ascii="Arial" w:hAnsi="Arial" w:cs="Arial"/>
                      <w:bCs/>
                      <w:szCs w:val="24"/>
                    </w:rPr>
                  </w:pPr>
                  <w:ins w:id="413" w:author="TC-18" w:date="2026-07-20T20:58:00Z">
                    <w:r>
                      <w:rPr>
                        <w:rFonts w:ascii="Arial" w:hAnsi="Arial" w:cs="Arial" w:hint="eastAsia"/>
                        <w:bCs/>
                        <w:szCs w:val="24"/>
                      </w:rPr>
                      <w:t>王俊挺</w:t>
                    </w:r>
                  </w:ins>
                </w:p>
              </w:tc>
              <w:tc>
                <w:tcPr>
                  <w:tcW w:w="1107" w:type="dxa"/>
                  <w:vAlign w:val="center"/>
                </w:tcPr>
                <w:p w14:paraId="18370535" w14:textId="77777777" w:rsidR="004959E3" w:rsidRDefault="00000000">
                  <w:pPr>
                    <w:spacing w:line="360" w:lineRule="auto"/>
                    <w:ind w:right="-87"/>
                    <w:rPr>
                      <w:ins w:id="414" w:author="TC-18" w:date="2026-07-20T20:58:00Z"/>
                      <w:rFonts w:ascii="Arial" w:hAnsi="Arial" w:cs="Arial"/>
                      <w:bCs/>
                      <w:szCs w:val="24"/>
                    </w:rPr>
                  </w:pPr>
                  <w:ins w:id="415" w:author="TC-18" w:date="2026-07-20T20:58:00Z">
                    <w:r>
                      <w:rPr>
                        <w:rFonts w:ascii="Arial" w:hAnsi="Arial" w:cs="Arial" w:hint="eastAsia"/>
                        <w:bCs/>
                        <w:szCs w:val="24"/>
                      </w:rPr>
                      <w:t>330382198907034713</w:t>
                    </w:r>
                  </w:ins>
                </w:p>
              </w:tc>
              <w:tc>
                <w:tcPr>
                  <w:tcW w:w="851" w:type="dxa"/>
                  <w:vAlign w:val="center"/>
                </w:tcPr>
                <w:p w14:paraId="11CF88C4" w14:textId="77777777" w:rsidR="004959E3" w:rsidRDefault="00000000">
                  <w:pPr>
                    <w:spacing w:line="360" w:lineRule="auto"/>
                    <w:ind w:right="-87"/>
                    <w:rPr>
                      <w:ins w:id="416" w:author="TC-18" w:date="2026-07-20T20:58:00Z"/>
                      <w:rFonts w:ascii="Arial" w:hAnsi="Arial" w:cs="Arial"/>
                      <w:bCs/>
                      <w:szCs w:val="24"/>
                    </w:rPr>
                  </w:pPr>
                  <w:ins w:id="417" w:author="TC-18" w:date="2026-07-20T20:58:00Z">
                    <w:r>
                      <w:rPr>
                        <w:rFonts w:ascii="Arial" w:hAnsi="Arial" w:cs="Arial" w:hint="eastAsia"/>
                        <w:bCs/>
                        <w:szCs w:val="24"/>
                      </w:rPr>
                      <w:t>运营总监</w:t>
                    </w:r>
                  </w:ins>
                </w:p>
              </w:tc>
              <w:tc>
                <w:tcPr>
                  <w:tcW w:w="1559" w:type="dxa"/>
                </w:tcPr>
                <w:p w14:paraId="61BE77C1" w14:textId="77777777" w:rsidR="004959E3" w:rsidRDefault="00000000">
                  <w:pPr>
                    <w:spacing w:line="360" w:lineRule="auto"/>
                    <w:ind w:right="-87"/>
                    <w:rPr>
                      <w:ins w:id="418" w:author="TC-18" w:date="2026-07-20T20:58:00Z"/>
                      <w:rFonts w:ascii="Arial" w:hAnsi="Arial" w:cs="Arial"/>
                      <w:bCs/>
                      <w:szCs w:val="24"/>
                    </w:rPr>
                  </w:pPr>
                  <w:ins w:id="419" w:author="TC-18" w:date="2026-07-20T20:58:00Z">
                    <w:r>
                      <w:rPr>
                        <w:rFonts w:ascii="Arial" w:hAnsi="Arial" w:cs="Arial" w:hint="eastAsia"/>
                        <w:bCs/>
                        <w:szCs w:val="24"/>
                      </w:rPr>
                      <w:t>2012.6</w:t>
                    </w:r>
                  </w:ins>
                </w:p>
                <w:p w14:paraId="63051BED" w14:textId="77777777" w:rsidR="004959E3" w:rsidRDefault="00000000">
                  <w:pPr>
                    <w:pStyle w:val="a0"/>
                    <w:rPr>
                      <w:ins w:id="420" w:author="TC-18" w:date="2026-07-20T20:58:00Z"/>
                    </w:rPr>
                  </w:pPr>
                  <w:ins w:id="421" w:author="TC-18" w:date="2026-07-20T20:58:00Z">
                    <w:r>
                      <w:t>埃迪斯科文大学</w:t>
                    </w:r>
                  </w:ins>
                </w:p>
              </w:tc>
              <w:tc>
                <w:tcPr>
                  <w:tcW w:w="3599" w:type="dxa"/>
                  <w:vAlign w:val="center"/>
                </w:tcPr>
                <w:p w14:paraId="560D33C1" w14:textId="77777777" w:rsidR="004959E3" w:rsidRDefault="00000000">
                  <w:pPr>
                    <w:spacing w:line="360" w:lineRule="auto"/>
                    <w:ind w:right="-87"/>
                    <w:rPr>
                      <w:ins w:id="422" w:author="TC-18" w:date="2026-07-20T20:58:00Z"/>
                      <w:rFonts w:ascii="Arial" w:hAnsi="Arial" w:cs="Arial"/>
                      <w:bCs/>
                      <w:szCs w:val="24"/>
                    </w:rPr>
                  </w:pPr>
                  <w:ins w:id="423" w:author="TC-18" w:date="2026-07-20T20:58:00Z">
                    <w:r>
                      <w:rPr>
                        <w:rFonts w:ascii="Arial" w:hAnsi="Arial" w:cs="Arial" w:hint="eastAsia"/>
                        <w:bCs/>
                        <w:szCs w:val="24"/>
                      </w:rPr>
                      <w:t xml:space="preserve">10 </w:t>
                    </w:r>
                    <w:r>
                      <w:rPr>
                        <w:rFonts w:ascii="Arial" w:hAnsi="Arial" w:cs="Arial" w:hint="eastAsia"/>
                        <w:bCs/>
                        <w:szCs w:val="24"/>
                      </w:rPr>
                      <w:t>余年跨融资租赁、银行业务、零售运营及制造业生产管理的复合型管理经验</w:t>
                    </w:r>
                  </w:ins>
                </w:p>
              </w:tc>
            </w:tr>
            <w:tr w:rsidR="004959E3" w14:paraId="56AD7520" w14:textId="77777777">
              <w:trPr>
                <w:trHeight w:val="496"/>
                <w:ins w:id="424" w:author="TC-18" w:date="2026-07-20T20:58:00Z"/>
              </w:trPr>
              <w:tc>
                <w:tcPr>
                  <w:tcW w:w="461" w:type="dxa"/>
                  <w:vAlign w:val="center"/>
                </w:tcPr>
                <w:p w14:paraId="0A71A95E" w14:textId="77777777" w:rsidR="004959E3" w:rsidRDefault="00000000">
                  <w:pPr>
                    <w:spacing w:line="360" w:lineRule="auto"/>
                    <w:ind w:right="-87"/>
                    <w:jc w:val="center"/>
                    <w:rPr>
                      <w:ins w:id="425" w:author="TC-18" w:date="2026-07-20T20:58:00Z"/>
                      <w:rFonts w:ascii="Arial" w:hAnsi="Arial" w:cs="Arial"/>
                      <w:bCs/>
                      <w:szCs w:val="24"/>
                    </w:rPr>
                  </w:pPr>
                  <w:ins w:id="426" w:author="TC-18" w:date="2026-07-20T20:58:00Z">
                    <w:r>
                      <w:rPr>
                        <w:rFonts w:ascii="Arial" w:hAnsi="Arial" w:cs="Arial"/>
                        <w:bCs/>
                        <w:szCs w:val="24"/>
                      </w:rPr>
                      <w:t>7</w:t>
                    </w:r>
                  </w:ins>
                </w:p>
              </w:tc>
              <w:tc>
                <w:tcPr>
                  <w:tcW w:w="950" w:type="dxa"/>
                  <w:vAlign w:val="center"/>
                </w:tcPr>
                <w:p w14:paraId="457B1EBD" w14:textId="77777777" w:rsidR="004959E3" w:rsidRDefault="00000000">
                  <w:pPr>
                    <w:spacing w:line="360" w:lineRule="auto"/>
                    <w:ind w:right="-87"/>
                    <w:rPr>
                      <w:ins w:id="427" w:author="TC-18" w:date="2026-07-20T20:58:00Z"/>
                      <w:rFonts w:ascii="Arial" w:hAnsi="Arial" w:cs="Arial"/>
                      <w:bCs/>
                      <w:szCs w:val="24"/>
                    </w:rPr>
                  </w:pPr>
                  <w:ins w:id="428" w:author="TC-18" w:date="2026-07-20T20:58:00Z">
                    <w:r>
                      <w:rPr>
                        <w:rFonts w:ascii="Arial" w:hAnsi="Arial" w:cs="Arial" w:hint="eastAsia"/>
                        <w:bCs/>
                        <w:szCs w:val="24"/>
                      </w:rPr>
                      <w:t>王汉斌</w:t>
                    </w:r>
                  </w:ins>
                </w:p>
              </w:tc>
              <w:tc>
                <w:tcPr>
                  <w:tcW w:w="1107" w:type="dxa"/>
                  <w:vAlign w:val="center"/>
                </w:tcPr>
                <w:p w14:paraId="1F571D37" w14:textId="77777777" w:rsidR="004959E3" w:rsidRDefault="00000000">
                  <w:pPr>
                    <w:spacing w:line="360" w:lineRule="auto"/>
                    <w:ind w:right="-87"/>
                    <w:rPr>
                      <w:ins w:id="429" w:author="TC-18" w:date="2026-07-20T20:58:00Z"/>
                      <w:rFonts w:ascii="Arial" w:hAnsi="Arial" w:cs="Arial"/>
                      <w:bCs/>
                      <w:szCs w:val="24"/>
                    </w:rPr>
                  </w:pPr>
                  <w:ins w:id="430" w:author="TC-18" w:date="2026-07-20T20:58:00Z">
                    <w:r>
                      <w:rPr>
                        <w:rFonts w:ascii="Arial" w:hAnsi="Arial" w:cs="Arial" w:hint="eastAsia"/>
                        <w:bCs/>
                        <w:szCs w:val="24"/>
                      </w:rPr>
                      <w:t>142303199309294553</w:t>
                    </w:r>
                  </w:ins>
                </w:p>
              </w:tc>
              <w:tc>
                <w:tcPr>
                  <w:tcW w:w="851" w:type="dxa"/>
                  <w:vAlign w:val="center"/>
                </w:tcPr>
                <w:p w14:paraId="6C0897AD" w14:textId="77777777" w:rsidR="004959E3" w:rsidRDefault="00000000">
                  <w:pPr>
                    <w:spacing w:line="360" w:lineRule="auto"/>
                    <w:ind w:right="-87"/>
                    <w:rPr>
                      <w:ins w:id="431" w:author="TC-18" w:date="2026-07-20T20:58:00Z"/>
                      <w:rFonts w:ascii="Arial" w:hAnsi="Arial" w:cs="Arial"/>
                      <w:bCs/>
                      <w:szCs w:val="24"/>
                    </w:rPr>
                  </w:pPr>
                  <w:ins w:id="432" w:author="TC-18" w:date="2026-07-20T20:58:00Z">
                    <w:r>
                      <w:rPr>
                        <w:rFonts w:ascii="Arial" w:hAnsi="Arial" w:cs="Arial" w:hint="eastAsia"/>
                        <w:bCs/>
                        <w:szCs w:val="24"/>
                      </w:rPr>
                      <w:t>设备工程师</w:t>
                    </w:r>
                  </w:ins>
                </w:p>
              </w:tc>
              <w:tc>
                <w:tcPr>
                  <w:tcW w:w="1559" w:type="dxa"/>
                </w:tcPr>
                <w:p w14:paraId="20AFB9BE" w14:textId="77777777" w:rsidR="004959E3" w:rsidRDefault="00000000">
                  <w:pPr>
                    <w:spacing w:line="360" w:lineRule="auto"/>
                    <w:ind w:right="-87"/>
                    <w:rPr>
                      <w:ins w:id="433" w:author="TC-18" w:date="2026-07-20T20:58:00Z"/>
                      <w:rFonts w:ascii="Arial" w:hAnsi="Arial" w:cs="Arial"/>
                      <w:bCs/>
                      <w:szCs w:val="24"/>
                    </w:rPr>
                  </w:pPr>
                  <w:ins w:id="434" w:author="TC-18" w:date="2026-07-20T20:58:00Z">
                    <w:r>
                      <w:rPr>
                        <w:rFonts w:ascii="Arial" w:hAnsi="Arial" w:cs="Arial" w:hint="eastAsia"/>
                        <w:bCs/>
                        <w:szCs w:val="24"/>
                      </w:rPr>
                      <w:t>2011.7</w:t>
                    </w:r>
                  </w:ins>
                </w:p>
                <w:p w14:paraId="10756519" w14:textId="77777777" w:rsidR="004959E3" w:rsidRDefault="00000000">
                  <w:pPr>
                    <w:pStyle w:val="a0"/>
                    <w:rPr>
                      <w:ins w:id="435" w:author="TC-18" w:date="2026-07-20T20:58:00Z"/>
                    </w:rPr>
                  </w:pPr>
                  <w:ins w:id="436" w:author="TC-18" w:date="2026-07-20T20:58:00Z">
                    <w:r>
                      <w:t>山西省劳动保障技校</w:t>
                    </w:r>
                  </w:ins>
                </w:p>
              </w:tc>
              <w:tc>
                <w:tcPr>
                  <w:tcW w:w="3599" w:type="dxa"/>
                  <w:vAlign w:val="center"/>
                </w:tcPr>
                <w:p w14:paraId="02B436F8" w14:textId="77777777" w:rsidR="004959E3" w:rsidRDefault="00000000">
                  <w:pPr>
                    <w:spacing w:line="360" w:lineRule="auto"/>
                    <w:ind w:right="-87"/>
                    <w:rPr>
                      <w:ins w:id="437" w:author="TC-18" w:date="2026-07-20T20:58:00Z"/>
                      <w:rFonts w:ascii="Arial" w:hAnsi="Arial" w:cs="Arial"/>
                      <w:bCs/>
                      <w:szCs w:val="24"/>
                    </w:rPr>
                  </w:pPr>
                  <w:ins w:id="438" w:author="TC-18" w:date="2026-07-20T20:58:00Z">
                    <w:r>
                      <w:rPr>
                        <w:rFonts w:ascii="Arial" w:hAnsi="Arial" w:cs="Arial" w:hint="eastAsia"/>
                        <w:bCs/>
                        <w:szCs w:val="24"/>
                      </w:rPr>
                      <w:t>10</w:t>
                    </w:r>
                    <w:r>
                      <w:rPr>
                        <w:rFonts w:ascii="Arial" w:hAnsi="Arial" w:cs="Arial" w:hint="eastAsia"/>
                        <w:bCs/>
                        <w:szCs w:val="24"/>
                      </w:rPr>
                      <w:t>年机电领域实战经验，擅长产品生产全流程保障与测试维护</w:t>
                    </w:r>
                  </w:ins>
                </w:p>
              </w:tc>
            </w:tr>
            <w:tr w:rsidR="004959E3" w14:paraId="6678BF6B" w14:textId="77777777">
              <w:trPr>
                <w:trHeight w:val="496"/>
                <w:ins w:id="439" w:author="TC-18" w:date="2026-07-20T20:58:00Z"/>
              </w:trPr>
              <w:tc>
                <w:tcPr>
                  <w:tcW w:w="461" w:type="dxa"/>
                  <w:vAlign w:val="center"/>
                </w:tcPr>
                <w:p w14:paraId="57732CD6" w14:textId="77777777" w:rsidR="004959E3" w:rsidRDefault="00000000">
                  <w:pPr>
                    <w:spacing w:line="360" w:lineRule="auto"/>
                    <w:ind w:right="-87"/>
                    <w:jc w:val="center"/>
                    <w:rPr>
                      <w:ins w:id="440" w:author="TC-18" w:date="2026-07-20T20:58:00Z"/>
                      <w:rFonts w:ascii="Arial" w:hAnsi="Arial" w:cs="Arial"/>
                      <w:bCs/>
                      <w:szCs w:val="24"/>
                    </w:rPr>
                  </w:pPr>
                  <w:ins w:id="441" w:author="TC-18" w:date="2026-07-20T20:58:00Z">
                    <w:r>
                      <w:rPr>
                        <w:rFonts w:ascii="Arial" w:hAnsi="Arial" w:cs="Arial"/>
                        <w:bCs/>
                        <w:szCs w:val="24"/>
                      </w:rPr>
                      <w:t>8</w:t>
                    </w:r>
                  </w:ins>
                </w:p>
              </w:tc>
              <w:tc>
                <w:tcPr>
                  <w:tcW w:w="950" w:type="dxa"/>
                  <w:vAlign w:val="center"/>
                </w:tcPr>
                <w:p w14:paraId="788BE0E9" w14:textId="77777777" w:rsidR="004959E3" w:rsidRDefault="00000000">
                  <w:pPr>
                    <w:spacing w:line="360" w:lineRule="auto"/>
                    <w:ind w:right="-87"/>
                    <w:rPr>
                      <w:ins w:id="442" w:author="TC-18" w:date="2026-07-20T20:58:00Z"/>
                      <w:rFonts w:ascii="Arial" w:hAnsi="Arial" w:cs="Arial"/>
                      <w:bCs/>
                      <w:szCs w:val="24"/>
                    </w:rPr>
                  </w:pPr>
                  <w:ins w:id="443" w:author="TC-18" w:date="2026-07-20T20:58:00Z">
                    <w:r>
                      <w:rPr>
                        <w:rFonts w:ascii="Arial" w:hAnsi="Arial" w:cs="Arial" w:hint="eastAsia"/>
                        <w:bCs/>
                        <w:szCs w:val="24"/>
                      </w:rPr>
                      <w:t>田少儒</w:t>
                    </w:r>
                  </w:ins>
                </w:p>
              </w:tc>
              <w:tc>
                <w:tcPr>
                  <w:tcW w:w="1107" w:type="dxa"/>
                  <w:vAlign w:val="center"/>
                </w:tcPr>
                <w:p w14:paraId="29403C50" w14:textId="77777777" w:rsidR="004959E3" w:rsidRDefault="00000000">
                  <w:pPr>
                    <w:spacing w:line="360" w:lineRule="auto"/>
                    <w:ind w:right="-87"/>
                    <w:rPr>
                      <w:ins w:id="444" w:author="TC-18" w:date="2026-07-20T20:58:00Z"/>
                      <w:rFonts w:ascii="Arial" w:hAnsi="Arial" w:cs="Arial"/>
                      <w:bCs/>
                      <w:szCs w:val="24"/>
                    </w:rPr>
                  </w:pPr>
                  <w:ins w:id="445" w:author="TC-18" w:date="2026-07-20T20:58:00Z">
                    <w:r>
                      <w:rPr>
                        <w:rFonts w:ascii="Arial" w:hAnsi="Arial" w:cs="Arial" w:hint="eastAsia"/>
                        <w:bCs/>
                        <w:szCs w:val="24"/>
                      </w:rPr>
                      <w:t>37032119820303391X</w:t>
                    </w:r>
                  </w:ins>
                </w:p>
              </w:tc>
              <w:tc>
                <w:tcPr>
                  <w:tcW w:w="851" w:type="dxa"/>
                  <w:vAlign w:val="center"/>
                </w:tcPr>
                <w:p w14:paraId="205691AC" w14:textId="77777777" w:rsidR="004959E3" w:rsidRDefault="00000000">
                  <w:pPr>
                    <w:spacing w:line="360" w:lineRule="auto"/>
                    <w:ind w:right="-87"/>
                    <w:rPr>
                      <w:ins w:id="446" w:author="TC-18" w:date="2026-07-20T20:58:00Z"/>
                      <w:rFonts w:ascii="Arial" w:hAnsi="Arial" w:cs="Arial"/>
                      <w:bCs/>
                      <w:szCs w:val="24"/>
                    </w:rPr>
                  </w:pPr>
                  <w:ins w:id="447" w:author="TC-18" w:date="2026-07-20T20:58:00Z">
                    <w:r>
                      <w:rPr>
                        <w:rFonts w:ascii="Arial" w:hAnsi="Arial" w:cs="Arial" w:hint="eastAsia"/>
                        <w:bCs/>
                        <w:szCs w:val="24"/>
                      </w:rPr>
                      <w:t>总经理助理</w:t>
                    </w:r>
                  </w:ins>
                </w:p>
              </w:tc>
              <w:tc>
                <w:tcPr>
                  <w:tcW w:w="1559" w:type="dxa"/>
                </w:tcPr>
                <w:p w14:paraId="341F2756" w14:textId="77777777" w:rsidR="004959E3" w:rsidRDefault="00000000">
                  <w:pPr>
                    <w:spacing w:line="360" w:lineRule="auto"/>
                    <w:ind w:right="-87"/>
                    <w:rPr>
                      <w:ins w:id="448" w:author="TC-18" w:date="2026-07-20T20:58:00Z"/>
                      <w:rFonts w:ascii="Arial" w:hAnsi="Arial" w:cs="Arial"/>
                      <w:bCs/>
                      <w:szCs w:val="24"/>
                    </w:rPr>
                  </w:pPr>
                  <w:ins w:id="449" w:author="TC-18" w:date="2026-07-20T20:58:00Z">
                    <w:r>
                      <w:rPr>
                        <w:rFonts w:ascii="Arial" w:hAnsi="Arial" w:cs="Arial" w:hint="eastAsia"/>
                        <w:bCs/>
                        <w:szCs w:val="24"/>
                      </w:rPr>
                      <w:t>2010.1</w:t>
                    </w:r>
                  </w:ins>
                </w:p>
                <w:p w14:paraId="2A34DC65" w14:textId="77777777" w:rsidR="004959E3" w:rsidRDefault="00000000">
                  <w:pPr>
                    <w:pStyle w:val="a0"/>
                    <w:rPr>
                      <w:ins w:id="450" w:author="TC-18" w:date="2026-07-20T20:58:00Z"/>
                    </w:rPr>
                  </w:pPr>
                  <w:ins w:id="451" w:author="TC-18" w:date="2026-07-20T20:58:00Z">
                    <w:r>
                      <w:t>乌克兰敖德萨国立理工大学</w:t>
                    </w:r>
                  </w:ins>
                </w:p>
              </w:tc>
              <w:tc>
                <w:tcPr>
                  <w:tcW w:w="3599" w:type="dxa"/>
                  <w:vAlign w:val="center"/>
                </w:tcPr>
                <w:p w14:paraId="48F7D37A" w14:textId="77777777" w:rsidR="004959E3" w:rsidRDefault="00000000">
                  <w:pPr>
                    <w:spacing w:line="360" w:lineRule="auto"/>
                    <w:ind w:right="-87"/>
                    <w:rPr>
                      <w:ins w:id="452" w:author="TC-18" w:date="2026-07-20T20:58:00Z"/>
                      <w:rFonts w:ascii="Arial" w:hAnsi="Arial" w:cs="Arial"/>
                      <w:bCs/>
                      <w:szCs w:val="24"/>
                    </w:rPr>
                  </w:pPr>
                  <w:ins w:id="453" w:author="TC-18" w:date="2026-07-20T20:58:00Z">
                    <w:r>
                      <w:rPr>
                        <w:rFonts w:ascii="Arial" w:hAnsi="Arial" w:cs="Arial" w:hint="eastAsia"/>
                        <w:bCs/>
                        <w:szCs w:val="24"/>
                      </w:rPr>
                      <w:t>15</w:t>
                    </w:r>
                    <w:r>
                      <w:rPr>
                        <w:rFonts w:ascii="Arial" w:hAnsi="Arial" w:cs="Arial" w:hint="eastAsia"/>
                        <w:bCs/>
                        <w:szCs w:val="24"/>
                      </w:rPr>
                      <w:t>年高科技与能源行业复合型经验</w:t>
                    </w:r>
                  </w:ins>
                </w:p>
              </w:tc>
            </w:tr>
            <w:tr w:rsidR="004959E3" w14:paraId="50D02DA4" w14:textId="77777777">
              <w:trPr>
                <w:trHeight w:val="496"/>
                <w:ins w:id="454" w:author="TC-18" w:date="2026-07-20T20:58:00Z"/>
              </w:trPr>
              <w:tc>
                <w:tcPr>
                  <w:tcW w:w="461" w:type="dxa"/>
                  <w:vAlign w:val="center"/>
                </w:tcPr>
                <w:p w14:paraId="41544C61" w14:textId="77777777" w:rsidR="004959E3" w:rsidRDefault="00000000">
                  <w:pPr>
                    <w:spacing w:line="360" w:lineRule="auto"/>
                    <w:ind w:right="-87"/>
                    <w:jc w:val="center"/>
                    <w:rPr>
                      <w:ins w:id="455" w:author="TC-18" w:date="2026-07-20T20:58:00Z"/>
                      <w:rFonts w:ascii="Arial" w:hAnsi="Arial" w:cs="Arial"/>
                      <w:bCs/>
                      <w:szCs w:val="24"/>
                    </w:rPr>
                  </w:pPr>
                  <w:ins w:id="456" w:author="TC-18" w:date="2026-07-20T20:58:00Z">
                    <w:r>
                      <w:rPr>
                        <w:rFonts w:ascii="Arial" w:hAnsi="Arial" w:cs="Arial"/>
                        <w:bCs/>
                        <w:szCs w:val="24"/>
                      </w:rPr>
                      <w:t>9</w:t>
                    </w:r>
                  </w:ins>
                </w:p>
              </w:tc>
              <w:tc>
                <w:tcPr>
                  <w:tcW w:w="950" w:type="dxa"/>
                  <w:vAlign w:val="center"/>
                </w:tcPr>
                <w:p w14:paraId="5A02FD47" w14:textId="77777777" w:rsidR="004959E3" w:rsidRDefault="00000000">
                  <w:pPr>
                    <w:spacing w:line="360" w:lineRule="auto"/>
                    <w:ind w:right="-87"/>
                    <w:rPr>
                      <w:ins w:id="457" w:author="TC-18" w:date="2026-07-20T20:58:00Z"/>
                      <w:rFonts w:ascii="Arial" w:hAnsi="Arial" w:cs="Arial"/>
                      <w:bCs/>
                      <w:szCs w:val="24"/>
                    </w:rPr>
                  </w:pPr>
                  <w:ins w:id="458" w:author="TC-18" w:date="2026-07-20T20:58:00Z">
                    <w:r>
                      <w:rPr>
                        <w:rFonts w:ascii="Arial" w:hAnsi="Arial" w:cs="Arial" w:hint="eastAsia"/>
                        <w:bCs/>
                        <w:szCs w:val="24"/>
                      </w:rPr>
                      <w:t>张国栋</w:t>
                    </w:r>
                  </w:ins>
                </w:p>
              </w:tc>
              <w:tc>
                <w:tcPr>
                  <w:tcW w:w="1107" w:type="dxa"/>
                  <w:vAlign w:val="center"/>
                </w:tcPr>
                <w:p w14:paraId="3FBB770B" w14:textId="77777777" w:rsidR="004959E3" w:rsidRDefault="00000000">
                  <w:pPr>
                    <w:spacing w:line="360" w:lineRule="auto"/>
                    <w:ind w:right="-87"/>
                    <w:rPr>
                      <w:ins w:id="459" w:author="TC-18" w:date="2026-07-20T20:58:00Z"/>
                      <w:rFonts w:ascii="Arial" w:hAnsi="Arial" w:cs="Arial"/>
                      <w:bCs/>
                      <w:szCs w:val="24"/>
                    </w:rPr>
                  </w:pPr>
                  <w:ins w:id="460" w:author="TC-18" w:date="2026-07-20T20:58:00Z">
                    <w:r>
                      <w:rPr>
                        <w:rFonts w:ascii="Arial" w:hAnsi="Arial" w:cs="Arial" w:hint="eastAsia"/>
                        <w:bCs/>
                        <w:szCs w:val="24"/>
                      </w:rPr>
                      <w:t>340121200210130738</w:t>
                    </w:r>
                  </w:ins>
                </w:p>
              </w:tc>
              <w:tc>
                <w:tcPr>
                  <w:tcW w:w="851" w:type="dxa"/>
                  <w:vAlign w:val="center"/>
                </w:tcPr>
                <w:p w14:paraId="15D2AA34" w14:textId="77777777" w:rsidR="004959E3" w:rsidRDefault="00000000">
                  <w:pPr>
                    <w:spacing w:line="360" w:lineRule="auto"/>
                    <w:ind w:right="-87"/>
                    <w:rPr>
                      <w:ins w:id="461" w:author="TC-18" w:date="2026-07-20T20:58:00Z"/>
                      <w:rFonts w:ascii="Arial" w:hAnsi="Arial" w:cs="Arial"/>
                      <w:bCs/>
                      <w:szCs w:val="24"/>
                    </w:rPr>
                  </w:pPr>
                  <w:ins w:id="462" w:author="TC-18" w:date="2026-07-20T20:58:00Z">
                    <w:r>
                      <w:rPr>
                        <w:rFonts w:ascii="Arial" w:hAnsi="Arial" w:cs="Arial" w:hint="eastAsia"/>
                        <w:bCs/>
                        <w:szCs w:val="24"/>
                      </w:rPr>
                      <w:t>测试工程师</w:t>
                    </w:r>
                  </w:ins>
                </w:p>
              </w:tc>
              <w:tc>
                <w:tcPr>
                  <w:tcW w:w="1559" w:type="dxa"/>
                </w:tcPr>
                <w:p w14:paraId="4DD85220" w14:textId="77777777" w:rsidR="004959E3" w:rsidRDefault="00000000">
                  <w:pPr>
                    <w:spacing w:line="360" w:lineRule="auto"/>
                    <w:ind w:right="-87"/>
                    <w:rPr>
                      <w:ins w:id="463" w:author="TC-18" w:date="2026-07-20T20:58:00Z"/>
                      <w:rFonts w:ascii="Arial" w:hAnsi="Arial" w:cs="Arial"/>
                      <w:bCs/>
                      <w:szCs w:val="24"/>
                    </w:rPr>
                  </w:pPr>
                  <w:ins w:id="464" w:author="TC-18" w:date="2026-07-20T20:58:00Z">
                    <w:r>
                      <w:rPr>
                        <w:rFonts w:ascii="Arial" w:hAnsi="Arial" w:cs="Arial" w:hint="eastAsia"/>
                        <w:bCs/>
                        <w:szCs w:val="24"/>
                      </w:rPr>
                      <w:t>2025.6</w:t>
                    </w:r>
                  </w:ins>
                </w:p>
                <w:p w14:paraId="7ED3692B" w14:textId="77777777" w:rsidR="004959E3" w:rsidRDefault="00000000">
                  <w:pPr>
                    <w:pStyle w:val="a0"/>
                    <w:rPr>
                      <w:ins w:id="465" w:author="TC-18" w:date="2026-07-20T20:58:00Z"/>
                    </w:rPr>
                  </w:pPr>
                  <w:ins w:id="466" w:author="TC-18" w:date="2026-07-20T20:58:00Z">
                    <w:r>
                      <w:t>安徽理工大学</w:t>
                    </w:r>
                  </w:ins>
                </w:p>
              </w:tc>
              <w:tc>
                <w:tcPr>
                  <w:tcW w:w="3599" w:type="dxa"/>
                  <w:vAlign w:val="center"/>
                </w:tcPr>
                <w:p w14:paraId="0F7684C5" w14:textId="77777777" w:rsidR="004959E3" w:rsidRDefault="004959E3">
                  <w:pPr>
                    <w:spacing w:line="360" w:lineRule="auto"/>
                    <w:ind w:right="-87"/>
                    <w:rPr>
                      <w:ins w:id="467" w:author="TC-18" w:date="2026-07-20T20:58:00Z"/>
                      <w:rFonts w:ascii="Arial" w:hAnsi="Arial" w:cs="Arial"/>
                      <w:bCs/>
                      <w:szCs w:val="24"/>
                    </w:rPr>
                  </w:pPr>
                </w:p>
              </w:tc>
            </w:tr>
            <w:tr w:rsidR="004959E3" w14:paraId="27B28EBA" w14:textId="77777777">
              <w:trPr>
                <w:trHeight w:val="496"/>
                <w:ins w:id="468" w:author="TC-18" w:date="2026-07-20T20:58:00Z"/>
              </w:trPr>
              <w:tc>
                <w:tcPr>
                  <w:tcW w:w="461" w:type="dxa"/>
                  <w:vAlign w:val="center"/>
                </w:tcPr>
                <w:p w14:paraId="5D73CFA2" w14:textId="77777777" w:rsidR="004959E3" w:rsidRDefault="00000000">
                  <w:pPr>
                    <w:spacing w:line="360" w:lineRule="auto"/>
                    <w:ind w:right="-87"/>
                    <w:jc w:val="center"/>
                    <w:rPr>
                      <w:ins w:id="469" w:author="TC-18" w:date="2026-07-20T20:58:00Z"/>
                      <w:rFonts w:ascii="Arial" w:hAnsi="Arial" w:cs="Arial"/>
                      <w:bCs/>
                      <w:szCs w:val="24"/>
                    </w:rPr>
                  </w:pPr>
                  <w:ins w:id="470" w:author="TC-18" w:date="2026-07-20T20:58:00Z">
                    <w:r>
                      <w:rPr>
                        <w:rFonts w:ascii="Arial" w:hAnsi="Arial" w:cs="Arial"/>
                        <w:bCs/>
                        <w:szCs w:val="24"/>
                      </w:rPr>
                      <w:t>10</w:t>
                    </w:r>
                  </w:ins>
                </w:p>
              </w:tc>
              <w:tc>
                <w:tcPr>
                  <w:tcW w:w="950" w:type="dxa"/>
                  <w:vAlign w:val="center"/>
                </w:tcPr>
                <w:p w14:paraId="3EF158A3" w14:textId="77777777" w:rsidR="004959E3" w:rsidRDefault="00000000">
                  <w:pPr>
                    <w:spacing w:line="360" w:lineRule="auto"/>
                    <w:ind w:right="-87"/>
                    <w:rPr>
                      <w:ins w:id="471" w:author="TC-18" w:date="2026-07-20T20:58:00Z"/>
                      <w:rFonts w:ascii="Arial" w:hAnsi="Arial" w:cs="Arial"/>
                      <w:bCs/>
                      <w:szCs w:val="24"/>
                    </w:rPr>
                  </w:pPr>
                  <w:ins w:id="472" w:author="TC-18" w:date="2026-07-20T20:58:00Z">
                    <w:r>
                      <w:rPr>
                        <w:rFonts w:ascii="Arial" w:hAnsi="Arial" w:cs="Arial" w:hint="eastAsia"/>
                        <w:bCs/>
                        <w:szCs w:val="24"/>
                      </w:rPr>
                      <w:t>代奥强</w:t>
                    </w:r>
                  </w:ins>
                </w:p>
              </w:tc>
              <w:tc>
                <w:tcPr>
                  <w:tcW w:w="1107" w:type="dxa"/>
                  <w:vAlign w:val="center"/>
                </w:tcPr>
                <w:p w14:paraId="4BE23670" w14:textId="77777777" w:rsidR="004959E3" w:rsidRDefault="00000000">
                  <w:pPr>
                    <w:spacing w:line="360" w:lineRule="auto"/>
                    <w:ind w:right="-87"/>
                    <w:rPr>
                      <w:ins w:id="473" w:author="TC-18" w:date="2026-07-20T20:58:00Z"/>
                      <w:rFonts w:ascii="Arial" w:hAnsi="Arial" w:cs="Arial"/>
                      <w:bCs/>
                      <w:szCs w:val="24"/>
                    </w:rPr>
                  </w:pPr>
                  <w:ins w:id="474" w:author="TC-18" w:date="2026-07-20T20:58:00Z">
                    <w:r>
                      <w:rPr>
                        <w:rFonts w:ascii="Arial" w:hAnsi="Arial" w:cs="Arial" w:hint="eastAsia"/>
                        <w:bCs/>
                        <w:szCs w:val="24"/>
                      </w:rPr>
                      <w:t>340322200103086011</w:t>
                    </w:r>
                  </w:ins>
                </w:p>
              </w:tc>
              <w:tc>
                <w:tcPr>
                  <w:tcW w:w="851" w:type="dxa"/>
                  <w:vAlign w:val="center"/>
                </w:tcPr>
                <w:p w14:paraId="404F3CA1" w14:textId="77777777" w:rsidR="004959E3" w:rsidRDefault="00000000">
                  <w:pPr>
                    <w:spacing w:line="360" w:lineRule="auto"/>
                    <w:ind w:right="-87"/>
                    <w:rPr>
                      <w:ins w:id="475" w:author="TC-18" w:date="2026-07-20T20:58:00Z"/>
                      <w:rFonts w:ascii="Arial" w:hAnsi="Arial" w:cs="Arial"/>
                      <w:bCs/>
                      <w:szCs w:val="24"/>
                    </w:rPr>
                  </w:pPr>
                  <w:ins w:id="476" w:author="TC-18" w:date="2026-07-20T20:58:00Z">
                    <w:r>
                      <w:rPr>
                        <w:rFonts w:ascii="Arial" w:hAnsi="Arial" w:cs="Arial" w:hint="eastAsia"/>
                        <w:bCs/>
                        <w:szCs w:val="24"/>
                      </w:rPr>
                      <w:t>测试工程师</w:t>
                    </w:r>
                  </w:ins>
                </w:p>
              </w:tc>
              <w:tc>
                <w:tcPr>
                  <w:tcW w:w="1559" w:type="dxa"/>
                </w:tcPr>
                <w:p w14:paraId="3AD5D371" w14:textId="77777777" w:rsidR="004959E3" w:rsidRDefault="00000000">
                  <w:pPr>
                    <w:spacing w:line="360" w:lineRule="auto"/>
                    <w:ind w:right="-87"/>
                    <w:rPr>
                      <w:ins w:id="477" w:author="TC-18" w:date="2026-07-20T20:58:00Z"/>
                      <w:rFonts w:ascii="Arial" w:hAnsi="Arial" w:cs="Arial"/>
                      <w:bCs/>
                      <w:szCs w:val="24"/>
                    </w:rPr>
                  </w:pPr>
                  <w:ins w:id="478" w:author="TC-18" w:date="2026-07-20T20:58:00Z">
                    <w:r>
                      <w:rPr>
                        <w:rFonts w:ascii="Arial" w:hAnsi="Arial" w:cs="Arial" w:hint="eastAsia"/>
                        <w:bCs/>
                        <w:szCs w:val="24"/>
                      </w:rPr>
                      <w:t>2025.7</w:t>
                    </w:r>
                  </w:ins>
                </w:p>
                <w:p w14:paraId="381D5F8E" w14:textId="77777777" w:rsidR="004959E3" w:rsidRDefault="00000000">
                  <w:pPr>
                    <w:pStyle w:val="a0"/>
                    <w:rPr>
                      <w:ins w:id="479" w:author="TC-18" w:date="2026-07-20T20:58:00Z"/>
                    </w:rPr>
                  </w:pPr>
                  <w:ins w:id="480" w:author="TC-18" w:date="2026-07-20T20:58:00Z">
                    <w:r>
                      <w:t>安徽农业大学</w:t>
                    </w:r>
                  </w:ins>
                </w:p>
              </w:tc>
              <w:tc>
                <w:tcPr>
                  <w:tcW w:w="3599" w:type="dxa"/>
                  <w:vAlign w:val="center"/>
                </w:tcPr>
                <w:p w14:paraId="59E7ABB1" w14:textId="77777777" w:rsidR="004959E3" w:rsidRDefault="004959E3">
                  <w:pPr>
                    <w:spacing w:line="360" w:lineRule="auto"/>
                    <w:ind w:right="-87"/>
                    <w:rPr>
                      <w:ins w:id="481" w:author="TC-18" w:date="2026-07-20T20:58:00Z"/>
                      <w:rFonts w:ascii="Arial" w:hAnsi="Arial" w:cs="Arial"/>
                      <w:bCs/>
                      <w:szCs w:val="24"/>
                    </w:rPr>
                  </w:pPr>
                </w:p>
              </w:tc>
            </w:tr>
            <w:tr w:rsidR="004959E3" w14:paraId="5B91D003" w14:textId="77777777">
              <w:trPr>
                <w:trHeight w:val="496"/>
                <w:ins w:id="482" w:author="TC-18" w:date="2026-07-20T20:58:00Z"/>
              </w:trPr>
              <w:tc>
                <w:tcPr>
                  <w:tcW w:w="461" w:type="dxa"/>
                  <w:vAlign w:val="center"/>
                </w:tcPr>
                <w:p w14:paraId="081A3EDB" w14:textId="77777777" w:rsidR="004959E3" w:rsidRDefault="00000000">
                  <w:pPr>
                    <w:spacing w:line="360" w:lineRule="auto"/>
                    <w:ind w:right="-87"/>
                    <w:jc w:val="center"/>
                    <w:rPr>
                      <w:ins w:id="483" w:author="TC-18" w:date="2026-07-20T20:58:00Z"/>
                      <w:rFonts w:ascii="Arial" w:hAnsi="Arial" w:cs="Arial"/>
                      <w:bCs/>
                      <w:szCs w:val="24"/>
                    </w:rPr>
                  </w:pPr>
                  <w:ins w:id="484" w:author="TC-18" w:date="2026-07-20T20:58:00Z">
                    <w:r>
                      <w:rPr>
                        <w:rFonts w:ascii="Arial" w:hAnsi="Arial" w:cs="Arial" w:hint="eastAsia"/>
                        <w:bCs/>
                        <w:szCs w:val="24"/>
                      </w:rPr>
                      <w:t>11</w:t>
                    </w:r>
                  </w:ins>
                </w:p>
              </w:tc>
              <w:tc>
                <w:tcPr>
                  <w:tcW w:w="950" w:type="dxa"/>
                  <w:vAlign w:val="center"/>
                </w:tcPr>
                <w:p w14:paraId="71E9FD65" w14:textId="77777777" w:rsidR="004959E3" w:rsidRDefault="00000000">
                  <w:pPr>
                    <w:spacing w:line="360" w:lineRule="auto"/>
                    <w:ind w:right="-87"/>
                    <w:rPr>
                      <w:ins w:id="485" w:author="TC-18" w:date="2026-07-20T20:58:00Z"/>
                      <w:rFonts w:ascii="Arial" w:hAnsi="Arial" w:cs="Arial"/>
                      <w:bCs/>
                      <w:szCs w:val="24"/>
                    </w:rPr>
                  </w:pPr>
                  <w:ins w:id="486" w:author="TC-18" w:date="2026-07-20T20:58:00Z">
                    <w:r>
                      <w:rPr>
                        <w:rFonts w:ascii="Arial" w:hAnsi="Arial" w:cs="Arial" w:hint="eastAsia"/>
                        <w:bCs/>
                        <w:szCs w:val="24"/>
                      </w:rPr>
                      <w:t>王文洋</w:t>
                    </w:r>
                  </w:ins>
                </w:p>
              </w:tc>
              <w:tc>
                <w:tcPr>
                  <w:tcW w:w="1107" w:type="dxa"/>
                  <w:vAlign w:val="center"/>
                </w:tcPr>
                <w:p w14:paraId="38AB017B" w14:textId="77777777" w:rsidR="004959E3" w:rsidRDefault="00000000">
                  <w:pPr>
                    <w:spacing w:line="360" w:lineRule="auto"/>
                    <w:ind w:right="-87"/>
                    <w:rPr>
                      <w:ins w:id="487" w:author="TC-18" w:date="2026-07-20T20:58:00Z"/>
                      <w:rFonts w:ascii="Arial" w:hAnsi="Arial" w:cs="Arial"/>
                      <w:bCs/>
                      <w:szCs w:val="24"/>
                    </w:rPr>
                  </w:pPr>
                  <w:ins w:id="488" w:author="TC-18" w:date="2026-07-20T20:58:00Z">
                    <w:r>
                      <w:rPr>
                        <w:rFonts w:ascii="Arial" w:hAnsi="Arial" w:cs="Arial" w:hint="eastAsia"/>
                        <w:bCs/>
                        <w:szCs w:val="24"/>
                      </w:rPr>
                      <w:t>34112619970710281X</w:t>
                    </w:r>
                  </w:ins>
                </w:p>
              </w:tc>
              <w:tc>
                <w:tcPr>
                  <w:tcW w:w="851" w:type="dxa"/>
                  <w:vAlign w:val="center"/>
                </w:tcPr>
                <w:p w14:paraId="136493D8" w14:textId="77777777" w:rsidR="004959E3" w:rsidRDefault="00000000">
                  <w:pPr>
                    <w:spacing w:line="360" w:lineRule="auto"/>
                    <w:ind w:right="-87"/>
                    <w:rPr>
                      <w:ins w:id="489" w:author="TC-18" w:date="2026-07-20T20:58:00Z"/>
                      <w:rFonts w:ascii="Arial" w:hAnsi="Arial" w:cs="Arial"/>
                      <w:bCs/>
                      <w:szCs w:val="24"/>
                    </w:rPr>
                  </w:pPr>
                  <w:ins w:id="490" w:author="TC-18" w:date="2026-07-20T20:58:00Z">
                    <w:r>
                      <w:rPr>
                        <w:rFonts w:ascii="Arial" w:hAnsi="Arial" w:cs="Arial" w:hint="eastAsia"/>
                        <w:bCs/>
                        <w:szCs w:val="24"/>
                      </w:rPr>
                      <w:t>算法工程师</w:t>
                    </w:r>
                  </w:ins>
                </w:p>
              </w:tc>
              <w:tc>
                <w:tcPr>
                  <w:tcW w:w="1559" w:type="dxa"/>
                </w:tcPr>
                <w:p w14:paraId="148875E0" w14:textId="77777777" w:rsidR="004959E3" w:rsidRDefault="00000000">
                  <w:pPr>
                    <w:spacing w:line="360" w:lineRule="auto"/>
                    <w:ind w:right="-87"/>
                    <w:rPr>
                      <w:ins w:id="491" w:author="TC-18" w:date="2026-07-20T20:58:00Z"/>
                      <w:rFonts w:ascii="Arial" w:hAnsi="Arial" w:cs="Arial"/>
                      <w:bCs/>
                      <w:szCs w:val="24"/>
                    </w:rPr>
                  </w:pPr>
                  <w:ins w:id="492" w:author="TC-18" w:date="2026-07-20T20:58:00Z">
                    <w:r>
                      <w:rPr>
                        <w:rFonts w:ascii="Arial" w:hAnsi="Arial" w:cs="Arial" w:hint="eastAsia"/>
                        <w:bCs/>
                        <w:szCs w:val="24"/>
                      </w:rPr>
                      <w:t>2025.6</w:t>
                    </w:r>
                  </w:ins>
                </w:p>
                <w:p w14:paraId="521ED2E3" w14:textId="77777777" w:rsidR="004959E3" w:rsidRDefault="00000000">
                  <w:pPr>
                    <w:pStyle w:val="a0"/>
                    <w:rPr>
                      <w:ins w:id="493" w:author="TC-18" w:date="2026-07-20T20:58:00Z"/>
                    </w:rPr>
                  </w:pPr>
                  <w:ins w:id="494" w:author="TC-18" w:date="2026-07-20T20:58:00Z">
                    <w:r>
                      <w:t>安徽理工大学</w:t>
                    </w:r>
                  </w:ins>
                </w:p>
              </w:tc>
              <w:tc>
                <w:tcPr>
                  <w:tcW w:w="3599" w:type="dxa"/>
                  <w:vAlign w:val="center"/>
                </w:tcPr>
                <w:p w14:paraId="038D375E" w14:textId="77777777" w:rsidR="004959E3" w:rsidRDefault="004959E3">
                  <w:pPr>
                    <w:spacing w:line="360" w:lineRule="auto"/>
                    <w:ind w:right="-87"/>
                    <w:rPr>
                      <w:ins w:id="495" w:author="TC-18" w:date="2026-07-20T20:58:00Z"/>
                      <w:rFonts w:ascii="Arial" w:hAnsi="Arial" w:cs="Arial"/>
                      <w:bCs/>
                      <w:szCs w:val="24"/>
                    </w:rPr>
                  </w:pPr>
                </w:p>
              </w:tc>
            </w:tr>
          </w:tbl>
          <w:p w14:paraId="0FE6B975" w14:textId="77777777" w:rsidR="004959E3" w:rsidRDefault="00000000">
            <w:pPr>
              <w:jc w:val="center"/>
              <w:rPr>
                <w:del w:id="496" w:author="TC-18" w:date="2026-07-20T20:58:00Z"/>
                <w:b/>
                <w:color w:val="000000"/>
                <w:szCs w:val="24"/>
              </w:rPr>
            </w:pPr>
            <w:del w:id="497" w:author="TC-18" w:date="2026-07-20T20:58:00Z">
              <w:r>
                <w:rPr>
                  <w:b/>
                  <w:color w:val="000000"/>
                  <w:szCs w:val="24"/>
                </w:rPr>
                <w:delText>序号</w:delText>
              </w:r>
            </w:del>
          </w:p>
        </w:tc>
        <w:tc>
          <w:tcPr>
            <w:tcW w:w="950" w:type="dxa"/>
            <w:vAlign w:val="center"/>
          </w:tcPr>
          <w:p w14:paraId="4BA2A79B" w14:textId="77777777" w:rsidR="004959E3" w:rsidRDefault="00000000">
            <w:pPr>
              <w:jc w:val="center"/>
              <w:rPr>
                <w:del w:id="498" w:author="TC-18" w:date="2026-07-20T20:58:00Z"/>
                <w:b/>
                <w:color w:val="000000"/>
                <w:szCs w:val="24"/>
              </w:rPr>
            </w:pPr>
            <w:del w:id="499" w:author="TC-18" w:date="2026-07-20T20:58:00Z">
              <w:r>
                <w:rPr>
                  <w:b/>
                  <w:color w:val="000000"/>
                  <w:szCs w:val="24"/>
                </w:rPr>
                <w:delText>姓名</w:delText>
              </w:r>
            </w:del>
          </w:p>
        </w:tc>
        <w:tc>
          <w:tcPr>
            <w:tcW w:w="1107" w:type="dxa"/>
            <w:vAlign w:val="center"/>
          </w:tcPr>
          <w:p w14:paraId="375F84D5" w14:textId="77777777" w:rsidR="004959E3" w:rsidRDefault="00000000">
            <w:pPr>
              <w:jc w:val="center"/>
              <w:rPr>
                <w:del w:id="500" w:author="TC-18" w:date="2026-07-20T20:58:00Z"/>
                <w:b/>
                <w:color w:val="000000"/>
                <w:szCs w:val="24"/>
              </w:rPr>
            </w:pPr>
            <w:del w:id="501" w:author="TC-18" w:date="2026-07-20T20:58:00Z">
              <w:r>
                <w:rPr>
                  <w:b/>
                  <w:color w:val="000000"/>
                  <w:szCs w:val="24"/>
                </w:rPr>
                <w:delText>身份证号</w:delText>
              </w:r>
            </w:del>
          </w:p>
        </w:tc>
        <w:tc>
          <w:tcPr>
            <w:tcW w:w="851" w:type="dxa"/>
            <w:vAlign w:val="center"/>
          </w:tcPr>
          <w:p w14:paraId="4809DF15" w14:textId="77777777" w:rsidR="004959E3" w:rsidRDefault="00000000">
            <w:pPr>
              <w:jc w:val="center"/>
              <w:rPr>
                <w:del w:id="502" w:author="TC-18" w:date="2026-07-20T20:58:00Z"/>
                <w:b/>
                <w:color w:val="000000"/>
                <w:szCs w:val="24"/>
              </w:rPr>
            </w:pPr>
            <w:del w:id="503" w:author="TC-18" w:date="2026-07-20T20:58:00Z">
              <w:r>
                <w:rPr>
                  <w:b/>
                  <w:color w:val="000000"/>
                  <w:szCs w:val="24"/>
                </w:rPr>
                <w:delText>职务</w:delText>
              </w:r>
            </w:del>
          </w:p>
        </w:tc>
        <w:tc>
          <w:tcPr>
            <w:tcW w:w="1559" w:type="dxa"/>
            <w:vAlign w:val="center"/>
          </w:tcPr>
          <w:p w14:paraId="3FDF8215" w14:textId="77777777" w:rsidR="004959E3" w:rsidRDefault="00000000">
            <w:pPr>
              <w:jc w:val="center"/>
              <w:rPr>
                <w:del w:id="504" w:author="TC-18" w:date="2026-07-20T20:58:00Z"/>
                <w:b/>
                <w:color w:val="000000"/>
                <w:szCs w:val="24"/>
              </w:rPr>
            </w:pPr>
            <w:del w:id="505" w:author="TC-18" w:date="2026-07-20T20:58:00Z">
              <w:r>
                <w:rPr>
                  <w:rFonts w:ascii="Arial" w:hAnsi="Arial" w:cs="Arial" w:hint="eastAsia"/>
                  <w:b/>
                  <w:color w:val="000000"/>
                  <w:szCs w:val="24"/>
                </w:rPr>
                <w:delText>主要学习经历</w:delText>
              </w:r>
            </w:del>
          </w:p>
        </w:tc>
        <w:tc>
          <w:tcPr>
            <w:tcW w:w="3599" w:type="dxa"/>
            <w:vAlign w:val="center"/>
          </w:tcPr>
          <w:p w14:paraId="651BD8F7" w14:textId="77777777" w:rsidR="004959E3" w:rsidRDefault="00000000">
            <w:pPr>
              <w:jc w:val="center"/>
              <w:rPr>
                <w:del w:id="506" w:author="TC-18" w:date="2026-07-20T20:58:00Z"/>
                <w:b/>
                <w:color w:val="000000"/>
                <w:szCs w:val="24"/>
              </w:rPr>
            </w:pPr>
            <w:del w:id="507" w:author="TC-18" w:date="2026-07-20T20:58:00Z">
              <w:r>
                <w:rPr>
                  <w:rFonts w:ascii="Arial" w:hAnsi="Arial" w:cs="Arial" w:hint="eastAsia"/>
                  <w:b/>
                  <w:color w:val="000000"/>
                  <w:szCs w:val="24"/>
                </w:rPr>
                <w:delText>主要工作经历</w:delText>
              </w:r>
            </w:del>
          </w:p>
        </w:tc>
      </w:tr>
      <w:tr w:rsidR="004959E3" w14:paraId="519E0004" w14:textId="77777777">
        <w:trPr>
          <w:trHeight w:val="496"/>
          <w:del w:id="508" w:author="TC-18" w:date="2026-07-20T20:58:00Z"/>
        </w:trPr>
        <w:tc>
          <w:tcPr>
            <w:tcW w:w="353" w:type="dxa"/>
            <w:vAlign w:val="center"/>
          </w:tcPr>
          <w:p w14:paraId="0CB68B03" w14:textId="77777777" w:rsidR="004959E3" w:rsidRDefault="00000000">
            <w:pPr>
              <w:spacing w:line="360" w:lineRule="auto"/>
              <w:ind w:right="-87"/>
              <w:jc w:val="center"/>
              <w:rPr>
                <w:del w:id="509" w:author="TC-18" w:date="2026-07-20T20:58:00Z"/>
                <w:bCs/>
                <w:color w:val="000000"/>
                <w:szCs w:val="24"/>
              </w:rPr>
            </w:pPr>
            <w:del w:id="510" w:author="TC-18" w:date="2026-07-20T20:58:00Z">
              <w:r>
                <w:rPr>
                  <w:rFonts w:ascii="Arial" w:hAnsi="Arial" w:cs="Arial"/>
                  <w:bCs/>
                  <w:szCs w:val="24"/>
                </w:rPr>
                <w:delText>1</w:delText>
              </w:r>
            </w:del>
          </w:p>
        </w:tc>
        <w:tc>
          <w:tcPr>
            <w:tcW w:w="950" w:type="dxa"/>
            <w:vAlign w:val="center"/>
          </w:tcPr>
          <w:p w14:paraId="4328498F" w14:textId="77777777" w:rsidR="004959E3" w:rsidRDefault="00000000">
            <w:pPr>
              <w:spacing w:line="360" w:lineRule="auto"/>
              <w:ind w:right="-87"/>
              <w:rPr>
                <w:del w:id="511" w:author="TC-18" w:date="2026-07-20T20:58:00Z"/>
                <w:bCs/>
                <w:color w:val="000000"/>
                <w:szCs w:val="24"/>
              </w:rPr>
            </w:pPr>
            <w:del w:id="512" w:author="TC-18" w:date="2026-07-20T20:58:00Z">
              <w:r>
                <w:rPr>
                  <w:rFonts w:ascii="Arial" w:hAnsi="Arial" w:cs="Arial" w:hint="eastAsia"/>
                  <w:bCs/>
                  <w:szCs w:val="24"/>
                </w:rPr>
                <w:delText>沈文锋</w:delText>
              </w:r>
            </w:del>
          </w:p>
        </w:tc>
        <w:tc>
          <w:tcPr>
            <w:tcW w:w="1107" w:type="dxa"/>
            <w:vAlign w:val="center"/>
          </w:tcPr>
          <w:p w14:paraId="5FF76F86" w14:textId="77777777" w:rsidR="004959E3" w:rsidRDefault="00000000">
            <w:pPr>
              <w:spacing w:line="360" w:lineRule="auto"/>
              <w:ind w:right="-87"/>
              <w:rPr>
                <w:del w:id="513" w:author="TC-18" w:date="2026-07-20T20:58:00Z"/>
                <w:bCs/>
                <w:color w:val="000000"/>
                <w:szCs w:val="24"/>
              </w:rPr>
            </w:pPr>
            <w:del w:id="514" w:author="TC-18" w:date="2026-07-20T20:58:00Z">
              <w:r>
                <w:rPr>
                  <w:rFonts w:ascii="Arial" w:hAnsi="Arial" w:cs="Arial" w:hint="eastAsia"/>
                  <w:bCs/>
                  <w:szCs w:val="24"/>
                </w:rPr>
                <w:delText>330323197812044711</w:delText>
              </w:r>
            </w:del>
          </w:p>
        </w:tc>
        <w:tc>
          <w:tcPr>
            <w:tcW w:w="851" w:type="dxa"/>
            <w:vAlign w:val="center"/>
          </w:tcPr>
          <w:p w14:paraId="5F32A514" w14:textId="77777777" w:rsidR="004959E3" w:rsidRDefault="00000000">
            <w:pPr>
              <w:spacing w:line="360" w:lineRule="auto"/>
              <w:ind w:right="-87"/>
              <w:rPr>
                <w:del w:id="515" w:author="TC-18" w:date="2026-07-20T20:58:00Z"/>
                <w:bCs/>
                <w:color w:val="000000"/>
                <w:szCs w:val="24"/>
              </w:rPr>
            </w:pPr>
            <w:del w:id="516" w:author="TC-18" w:date="2026-07-20T20:58:00Z">
              <w:r>
                <w:rPr>
                  <w:rFonts w:ascii="Arial" w:hAnsi="Arial" w:cs="Arial" w:hint="eastAsia"/>
                  <w:bCs/>
                  <w:szCs w:val="24"/>
                </w:rPr>
                <w:delText>创始人</w:delText>
              </w:r>
              <w:r>
                <w:rPr>
                  <w:rFonts w:ascii="Arial" w:hAnsi="Arial" w:cs="Arial" w:hint="eastAsia"/>
                  <w:bCs/>
                  <w:szCs w:val="24"/>
                </w:rPr>
                <w:delText>/</w:delText>
              </w:r>
              <w:r>
                <w:rPr>
                  <w:rFonts w:ascii="Arial" w:hAnsi="Arial" w:cs="Arial" w:hint="eastAsia"/>
                  <w:bCs/>
                  <w:szCs w:val="24"/>
                </w:rPr>
                <w:delText>首席科学家</w:delText>
              </w:r>
            </w:del>
          </w:p>
        </w:tc>
        <w:tc>
          <w:tcPr>
            <w:tcW w:w="1559" w:type="dxa"/>
          </w:tcPr>
          <w:p w14:paraId="51546446" w14:textId="77777777" w:rsidR="004959E3" w:rsidRDefault="00000000">
            <w:pPr>
              <w:spacing w:line="360" w:lineRule="auto"/>
              <w:ind w:right="-87"/>
              <w:jc w:val="left"/>
              <w:rPr>
                <w:del w:id="517" w:author="TC-18" w:date="2026-07-20T20:58:00Z"/>
                <w:rFonts w:ascii="Arial" w:hAnsi="Arial" w:cs="Arial"/>
                <w:bCs/>
                <w:szCs w:val="24"/>
              </w:rPr>
            </w:pPr>
            <w:del w:id="518" w:author="TC-18" w:date="2026-07-20T20:58:00Z">
              <w:r>
                <w:rPr>
                  <w:rFonts w:ascii="Arial" w:hAnsi="Arial" w:cs="Arial" w:hint="eastAsia"/>
                  <w:bCs/>
                  <w:szCs w:val="24"/>
                </w:rPr>
                <w:delText>2010.3</w:delText>
              </w:r>
            </w:del>
          </w:p>
          <w:p w14:paraId="6A11E28F" w14:textId="77777777" w:rsidR="004959E3" w:rsidRDefault="00000000">
            <w:pPr>
              <w:pStyle w:val="a0"/>
              <w:jc w:val="left"/>
              <w:rPr>
                <w:del w:id="519" w:author="TC-18" w:date="2026-07-20T20:58:00Z"/>
                <w:bCs/>
                <w:color w:val="000000"/>
              </w:rPr>
            </w:pPr>
            <w:del w:id="520" w:author="TC-18" w:date="2026-07-20T20:58:00Z">
              <w:r>
                <w:delText>中国科学院金属研究所</w:delText>
              </w:r>
            </w:del>
          </w:p>
        </w:tc>
        <w:tc>
          <w:tcPr>
            <w:tcW w:w="3599" w:type="dxa"/>
            <w:vAlign w:val="center"/>
          </w:tcPr>
          <w:p w14:paraId="4C639E31" w14:textId="77777777" w:rsidR="004959E3" w:rsidRDefault="00000000">
            <w:pPr>
              <w:spacing w:line="360" w:lineRule="auto"/>
              <w:ind w:right="-87"/>
              <w:rPr>
                <w:del w:id="521" w:author="TC-18" w:date="2026-07-20T20:58:00Z"/>
              </w:rPr>
            </w:pPr>
            <w:del w:id="522" w:author="TC-18" w:date="2026-07-20T20:58:00Z">
              <w:r>
                <w:rPr>
                  <w:rFonts w:ascii="Arial" w:hAnsi="Arial" w:cs="Arial" w:hint="eastAsia"/>
                  <w:bCs/>
                  <w:szCs w:val="24"/>
                </w:rPr>
                <w:delText>2016.01</w:delText>
              </w:r>
              <w:r>
                <w:rPr>
                  <w:rFonts w:ascii="Arial" w:hAnsi="Arial" w:cs="Arial" w:hint="eastAsia"/>
                  <w:bCs/>
                  <w:szCs w:val="24"/>
                </w:rPr>
                <w:delText>～至今：中国科学院宁波材料所，副研究员</w:delText>
              </w:r>
            </w:del>
          </w:p>
          <w:p w14:paraId="415115A0" w14:textId="77777777" w:rsidR="004959E3" w:rsidRDefault="00000000">
            <w:pPr>
              <w:spacing w:line="360" w:lineRule="auto"/>
              <w:ind w:right="-87"/>
              <w:rPr>
                <w:del w:id="523" w:author="TC-18" w:date="2026-07-20T20:58:00Z"/>
                <w:bCs/>
                <w:color w:val="000000"/>
                <w:szCs w:val="24"/>
              </w:rPr>
            </w:pPr>
            <w:del w:id="524" w:author="TC-18" w:date="2026-07-20T20:58:00Z">
              <w:r>
                <w:rPr>
                  <w:rFonts w:ascii="Arial" w:hAnsi="Arial" w:cs="Arial" w:hint="eastAsia"/>
                  <w:bCs/>
                  <w:szCs w:val="24"/>
                </w:rPr>
                <w:delText>2023.05</w:delText>
              </w:r>
              <w:r>
                <w:rPr>
                  <w:rFonts w:ascii="Arial" w:hAnsi="Arial" w:cs="Arial" w:hint="eastAsia"/>
                  <w:bCs/>
                  <w:szCs w:val="24"/>
                </w:rPr>
                <w:delText>～至今：中科微感（宁波）科技有限公司，创始人</w:delText>
              </w:r>
              <w:r>
                <w:rPr>
                  <w:rFonts w:ascii="Arial" w:hAnsi="Arial" w:cs="Arial" w:hint="eastAsia"/>
                  <w:bCs/>
                  <w:szCs w:val="24"/>
                </w:rPr>
                <w:delText>/</w:delText>
              </w:r>
              <w:r>
                <w:rPr>
                  <w:rFonts w:ascii="Arial" w:hAnsi="Arial" w:cs="Arial" w:hint="eastAsia"/>
                  <w:bCs/>
                  <w:szCs w:val="24"/>
                </w:rPr>
                <w:delText>总经理</w:delText>
              </w:r>
            </w:del>
          </w:p>
        </w:tc>
      </w:tr>
      <w:tr w:rsidR="004959E3" w14:paraId="58EFE08E" w14:textId="77777777">
        <w:trPr>
          <w:trHeight w:val="496"/>
          <w:ins w:id="525" w:author="TC-18" w:date="2026-07-20T20:58:00Z"/>
        </w:trPr>
        <w:tc>
          <w:tcPr>
            <w:tcW w:w="353" w:type="dxa"/>
            <w:tcBorders>
              <w:top w:val="dotted" w:sz="4" w:space="0" w:color="auto"/>
              <w:bottom w:val="dotted" w:sz="4" w:space="0" w:color="auto"/>
              <w:right w:val="dotted" w:sz="4" w:space="0" w:color="auto"/>
            </w:tcBorders>
            <w:vAlign w:val="center"/>
          </w:tcPr>
          <w:p w14:paraId="38221376" w14:textId="77777777" w:rsidR="004959E3" w:rsidRDefault="00000000">
            <w:pPr>
              <w:jc w:val="center"/>
              <w:rPr>
                <w:ins w:id="526" w:author="TC-18" w:date="2026-07-20T20:58:00Z"/>
                <w:rFonts w:ascii="Arial" w:hAnsi="Arial" w:cs="Arial"/>
                <w:bCs/>
                <w:szCs w:val="24"/>
              </w:rPr>
            </w:pPr>
            <w:ins w:id="527" w:author="TC-18" w:date="2026-07-20T20:58:00Z">
              <w:r>
                <w:rPr>
                  <w:rFonts w:ascii="Arial" w:hAnsi="Arial" w:cs="Arial"/>
                  <w:bCs/>
                  <w:szCs w:val="24"/>
                </w:rPr>
                <w:t>序号</w:t>
              </w:r>
            </w:ins>
          </w:p>
        </w:tc>
        <w:tc>
          <w:tcPr>
            <w:tcW w:w="950" w:type="dxa"/>
            <w:tcBorders>
              <w:top w:val="dotted" w:sz="4" w:space="0" w:color="auto"/>
              <w:left w:val="dotted" w:sz="4" w:space="0" w:color="auto"/>
              <w:bottom w:val="dotted" w:sz="4" w:space="0" w:color="auto"/>
              <w:right w:val="dotted" w:sz="4" w:space="0" w:color="auto"/>
            </w:tcBorders>
            <w:vAlign w:val="center"/>
          </w:tcPr>
          <w:p w14:paraId="0E515E1A" w14:textId="77777777" w:rsidR="004959E3" w:rsidRDefault="00000000">
            <w:pPr>
              <w:jc w:val="center"/>
              <w:rPr>
                <w:ins w:id="528" w:author="TC-18" w:date="2026-07-20T20:58:00Z"/>
                <w:rFonts w:ascii="Arial" w:hAnsi="Arial" w:cs="Arial"/>
                <w:bCs/>
                <w:szCs w:val="24"/>
              </w:rPr>
            </w:pPr>
            <w:ins w:id="529" w:author="TC-18" w:date="2026-07-20T20:58:00Z">
              <w:r>
                <w:rPr>
                  <w:rFonts w:ascii="Arial" w:hAnsi="Arial" w:cs="Arial"/>
                  <w:bCs/>
                  <w:szCs w:val="24"/>
                </w:rPr>
                <w:t>姓名</w:t>
              </w:r>
            </w:ins>
          </w:p>
        </w:tc>
        <w:tc>
          <w:tcPr>
            <w:tcW w:w="1107" w:type="dxa"/>
            <w:tcBorders>
              <w:top w:val="dotted" w:sz="4" w:space="0" w:color="auto"/>
              <w:left w:val="dotted" w:sz="4" w:space="0" w:color="auto"/>
              <w:bottom w:val="dotted" w:sz="4" w:space="0" w:color="auto"/>
              <w:right w:val="dotted" w:sz="4" w:space="0" w:color="auto"/>
            </w:tcBorders>
            <w:vAlign w:val="center"/>
          </w:tcPr>
          <w:p w14:paraId="6293C2D1" w14:textId="77777777" w:rsidR="004959E3" w:rsidRDefault="00000000">
            <w:pPr>
              <w:jc w:val="center"/>
              <w:rPr>
                <w:ins w:id="530" w:author="TC-18" w:date="2026-07-20T20:58:00Z"/>
                <w:rFonts w:ascii="Arial" w:hAnsi="Arial" w:cs="Arial"/>
                <w:bCs/>
                <w:szCs w:val="24"/>
              </w:rPr>
            </w:pPr>
            <w:ins w:id="531" w:author="TC-18" w:date="2026-07-20T20:58:00Z">
              <w:r>
                <w:rPr>
                  <w:rFonts w:ascii="Arial" w:hAnsi="Arial" w:cs="Arial"/>
                  <w:bCs/>
                  <w:szCs w:val="24"/>
                </w:rPr>
                <w:t>身份证号</w:t>
              </w:r>
            </w:ins>
          </w:p>
        </w:tc>
        <w:tc>
          <w:tcPr>
            <w:tcW w:w="851" w:type="dxa"/>
            <w:tcBorders>
              <w:top w:val="dotted" w:sz="4" w:space="0" w:color="auto"/>
              <w:left w:val="dotted" w:sz="4" w:space="0" w:color="auto"/>
              <w:bottom w:val="dotted" w:sz="4" w:space="0" w:color="auto"/>
              <w:right w:val="dotted" w:sz="4" w:space="0" w:color="auto"/>
            </w:tcBorders>
            <w:vAlign w:val="center"/>
          </w:tcPr>
          <w:p w14:paraId="59A5AEAE" w14:textId="77777777" w:rsidR="004959E3" w:rsidRDefault="00000000">
            <w:pPr>
              <w:jc w:val="center"/>
              <w:rPr>
                <w:ins w:id="532" w:author="TC-18" w:date="2026-07-20T20:58:00Z"/>
                <w:rFonts w:ascii="Arial" w:hAnsi="Arial" w:cs="Arial"/>
                <w:bCs/>
                <w:szCs w:val="24"/>
              </w:rPr>
            </w:pPr>
            <w:ins w:id="533" w:author="TC-18" w:date="2026-07-20T20:58:00Z">
              <w:r>
                <w:rPr>
                  <w:rFonts w:ascii="Arial" w:hAnsi="Arial" w:cs="Arial"/>
                  <w:bCs/>
                  <w:szCs w:val="24"/>
                </w:rPr>
                <w:t>职务</w:t>
              </w:r>
            </w:ins>
          </w:p>
        </w:tc>
        <w:tc>
          <w:tcPr>
            <w:tcW w:w="1559" w:type="dxa"/>
            <w:tcBorders>
              <w:top w:val="dotted" w:sz="4" w:space="0" w:color="auto"/>
              <w:left w:val="dotted" w:sz="4" w:space="0" w:color="auto"/>
              <w:bottom w:val="dotted" w:sz="4" w:space="0" w:color="auto"/>
              <w:right w:val="dotted" w:sz="4" w:space="0" w:color="auto"/>
            </w:tcBorders>
          </w:tcPr>
          <w:p w14:paraId="442B327C" w14:textId="77777777" w:rsidR="004959E3" w:rsidRDefault="00000000">
            <w:pPr>
              <w:jc w:val="center"/>
              <w:rPr>
                <w:ins w:id="534" w:author="TC-18" w:date="2026-07-20T20:58:00Z"/>
                <w:rFonts w:ascii="Arial" w:hAnsi="Arial" w:cs="Arial"/>
                <w:bCs/>
                <w:szCs w:val="24"/>
              </w:rPr>
            </w:pPr>
            <w:ins w:id="535" w:author="TC-18" w:date="2026-07-20T20:58:00Z">
              <w:r>
                <w:rPr>
                  <w:rFonts w:ascii="Arial" w:hAnsi="Arial" w:cs="Arial" w:hint="eastAsia"/>
                  <w:bCs/>
                  <w:szCs w:val="24"/>
                </w:rPr>
                <w:t>主要学习经历</w:t>
              </w:r>
            </w:ins>
          </w:p>
        </w:tc>
        <w:tc>
          <w:tcPr>
            <w:tcW w:w="3599" w:type="dxa"/>
            <w:tcBorders>
              <w:top w:val="dotted" w:sz="4" w:space="0" w:color="auto"/>
              <w:left w:val="dotted" w:sz="4" w:space="0" w:color="auto"/>
              <w:bottom w:val="dotted" w:sz="4" w:space="0" w:color="auto"/>
            </w:tcBorders>
            <w:vAlign w:val="center"/>
          </w:tcPr>
          <w:p w14:paraId="483CA0C1" w14:textId="77777777" w:rsidR="004959E3" w:rsidRDefault="00000000">
            <w:pPr>
              <w:jc w:val="center"/>
              <w:rPr>
                <w:ins w:id="536" w:author="TC-18" w:date="2026-07-20T20:58:00Z"/>
                <w:rFonts w:ascii="Arial" w:hAnsi="Arial" w:cs="Arial"/>
                <w:bCs/>
                <w:szCs w:val="24"/>
              </w:rPr>
            </w:pPr>
            <w:ins w:id="537" w:author="TC-18" w:date="2026-07-20T20:58:00Z">
              <w:r>
                <w:rPr>
                  <w:rFonts w:ascii="Arial" w:hAnsi="Arial" w:cs="Arial" w:hint="eastAsia"/>
                  <w:bCs/>
                  <w:szCs w:val="24"/>
                </w:rPr>
                <w:t>主要工作经历</w:t>
              </w:r>
            </w:ins>
          </w:p>
        </w:tc>
      </w:tr>
      <w:tr w:rsidR="004959E3" w14:paraId="290D9AFE" w14:textId="77777777">
        <w:trPr>
          <w:trHeight w:val="496"/>
          <w:ins w:id="538" w:author="TC-18" w:date="2026-07-20T20:58:00Z"/>
        </w:trPr>
        <w:tc>
          <w:tcPr>
            <w:tcW w:w="353" w:type="dxa"/>
            <w:tcBorders>
              <w:top w:val="dotted" w:sz="4" w:space="0" w:color="auto"/>
              <w:bottom w:val="dotted" w:sz="4" w:space="0" w:color="auto"/>
              <w:right w:val="dotted" w:sz="4" w:space="0" w:color="auto"/>
            </w:tcBorders>
            <w:vAlign w:val="center"/>
          </w:tcPr>
          <w:p w14:paraId="05869CA1" w14:textId="77777777" w:rsidR="004959E3" w:rsidRDefault="00000000">
            <w:pPr>
              <w:jc w:val="center"/>
              <w:rPr>
                <w:ins w:id="539" w:author="TC-18" w:date="2026-07-20T20:58:00Z"/>
                <w:rFonts w:ascii="Arial" w:hAnsi="Arial" w:cs="Arial"/>
                <w:bCs/>
                <w:szCs w:val="24"/>
              </w:rPr>
            </w:pPr>
            <w:ins w:id="540" w:author="TC-18" w:date="2026-07-20T20:58:00Z">
              <w:r>
                <w:rPr>
                  <w:rFonts w:ascii="Arial" w:hAnsi="Arial" w:cs="Arial"/>
                  <w:bCs/>
                  <w:szCs w:val="24"/>
                </w:rPr>
                <w:t>1</w:t>
              </w:r>
            </w:ins>
          </w:p>
        </w:tc>
        <w:tc>
          <w:tcPr>
            <w:tcW w:w="950" w:type="dxa"/>
            <w:tcBorders>
              <w:top w:val="dotted" w:sz="4" w:space="0" w:color="auto"/>
              <w:left w:val="dotted" w:sz="4" w:space="0" w:color="auto"/>
              <w:bottom w:val="dotted" w:sz="4" w:space="0" w:color="auto"/>
              <w:right w:val="dotted" w:sz="4" w:space="0" w:color="auto"/>
            </w:tcBorders>
            <w:vAlign w:val="center"/>
          </w:tcPr>
          <w:p w14:paraId="18337554" w14:textId="77777777" w:rsidR="004959E3" w:rsidRDefault="00000000">
            <w:pPr>
              <w:jc w:val="center"/>
              <w:rPr>
                <w:ins w:id="541" w:author="TC-18" w:date="2026-07-20T20:58:00Z"/>
                <w:rFonts w:ascii="Arial" w:hAnsi="Arial" w:cs="Arial"/>
                <w:bCs/>
                <w:szCs w:val="24"/>
              </w:rPr>
            </w:pPr>
            <w:ins w:id="542" w:author="TC-18" w:date="2026-07-20T20:58:00Z">
              <w:r>
                <w:rPr>
                  <w:rFonts w:ascii="Arial" w:hAnsi="Arial" w:cs="Arial" w:hint="eastAsia"/>
                  <w:bCs/>
                  <w:szCs w:val="24"/>
                </w:rPr>
                <w:t>沈文锋</w:t>
              </w:r>
            </w:ins>
          </w:p>
        </w:tc>
        <w:tc>
          <w:tcPr>
            <w:tcW w:w="1107" w:type="dxa"/>
            <w:tcBorders>
              <w:top w:val="dotted" w:sz="4" w:space="0" w:color="auto"/>
              <w:left w:val="dotted" w:sz="4" w:space="0" w:color="auto"/>
              <w:bottom w:val="dotted" w:sz="4" w:space="0" w:color="auto"/>
              <w:right w:val="dotted" w:sz="4" w:space="0" w:color="auto"/>
            </w:tcBorders>
            <w:vAlign w:val="center"/>
          </w:tcPr>
          <w:p w14:paraId="0928CAC5" w14:textId="77777777" w:rsidR="004959E3" w:rsidRDefault="00000000">
            <w:pPr>
              <w:jc w:val="center"/>
              <w:rPr>
                <w:ins w:id="543" w:author="TC-18" w:date="2026-07-20T20:58:00Z"/>
                <w:rFonts w:ascii="Arial" w:hAnsi="Arial" w:cs="Arial"/>
                <w:bCs/>
                <w:szCs w:val="24"/>
              </w:rPr>
            </w:pPr>
            <w:ins w:id="544" w:author="TC-18" w:date="2026-07-20T20:58:00Z">
              <w:r>
                <w:rPr>
                  <w:rFonts w:ascii="Arial" w:hAnsi="Arial" w:cs="Arial" w:hint="eastAsia"/>
                  <w:bCs/>
                  <w:szCs w:val="24"/>
                </w:rPr>
                <w:t>330323197812044711</w:t>
              </w:r>
            </w:ins>
          </w:p>
        </w:tc>
        <w:tc>
          <w:tcPr>
            <w:tcW w:w="851" w:type="dxa"/>
            <w:tcBorders>
              <w:top w:val="dotted" w:sz="4" w:space="0" w:color="auto"/>
              <w:left w:val="dotted" w:sz="4" w:space="0" w:color="auto"/>
              <w:bottom w:val="dotted" w:sz="4" w:space="0" w:color="auto"/>
              <w:right w:val="dotted" w:sz="4" w:space="0" w:color="auto"/>
            </w:tcBorders>
            <w:vAlign w:val="center"/>
          </w:tcPr>
          <w:p w14:paraId="7CF7A454" w14:textId="77777777" w:rsidR="004959E3" w:rsidRDefault="00000000">
            <w:pPr>
              <w:jc w:val="center"/>
              <w:rPr>
                <w:ins w:id="545" w:author="TC-18" w:date="2026-07-20T20:58:00Z"/>
                <w:rFonts w:ascii="Arial" w:hAnsi="Arial" w:cs="Arial"/>
                <w:bCs/>
                <w:szCs w:val="24"/>
              </w:rPr>
            </w:pPr>
            <w:ins w:id="546" w:author="TC-18" w:date="2026-07-20T20:58:00Z">
              <w:r>
                <w:rPr>
                  <w:rFonts w:ascii="Arial" w:hAnsi="Arial" w:cs="Arial" w:hint="eastAsia"/>
                  <w:bCs/>
                  <w:szCs w:val="24"/>
                </w:rPr>
                <w:t>创始人</w:t>
              </w:r>
              <w:r>
                <w:rPr>
                  <w:rFonts w:ascii="Arial" w:hAnsi="Arial" w:cs="Arial" w:hint="eastAsia"/>
                  <w:bCs/>
                  <w:szCs w:val="24"/>
                </w:rPr>
                <w:t>/</w:t>
              </w:r>
              <w:r>
                <w:rPr>
                  <w:rFonts w:ascii="Arial" w:hAnsi="Arial" w:cs="Arial" w:hint="eastAsia"/>
                  <w:bCs/>
                  <w:szCs w:val="24"/>
                </w:rPr>
                <w:t>首席科学家</w:t>
              </w:r>
            </w:ins>
          </w:p>
        </w:tc>
        <w:tc>
          <w:tcPr>
            <w:tcW w:w="1559" w:type="dxa"/>
            <w:tcBorders>
              <w:top w:val="dotted" w:sz="4" w:space="0" w:color="auto"/>
              <w:left w:val="dotted" w:sz="4" w:space="0" w:color="auto"/>
              <w:bottom w:val="dotted" w:sz="4" w:space="0" w:color="auto"/>
              <w:right w:val="dotted" w:sz="4" w:space="0" w:color="auto"/>
            </w:tcBorders>
          </w:tcPr>
          <w:p w14:paraId="436836A2" w14:textId="77777777" w:rsidR="004959E3" w:rsidRDefault="00000000">
            <w:pPr>
              <w:jc w:val="center"/>
              <w:rPr>
                <w:ins w:id="547" w:author="TC-18" w:date="2026-07-20T20:58:00Z"/>
                <w:rFonts w:ascii="Arial" w:hAnsi="Arial" w:cs="Arial"/>
                <w:bCs/>
                <w:szCs w:val="24"/>
              </w:rPr>
            </w:pPr>
            <w:ins w:id="548" w:author="TC-18" w:date="2026-07-20T20:58:00Z">
              <w:r>
                <w:rPr>
                  <w:rFonts w:ascii="Arial" w:hAnsi="Arial" w:cs="Arial" w:hint="eastAsia"/>
                  <w:bCs/>
                  <w:szCs w:val="24"/>
                </w:rPr>
                <w:t>2010.3</w:t>
              </w:r>
            </w:ins>
          </w:p>
          <w:p w14:paraId="1004B21B" w14:textId="77777777" w:rsidR="004959E3" w:rsidRDefault="00000000">
            <w:pPr>
              <w:jc w:val="center"/>
              <w:rPr>
                <w:ins w:id="549" w:author="TC-18" w:date="2026-07-20T20:58:00Z"/>
                <w:rFonts w:ascii="Arial" w:hAnsi="Arial" w:cs="Arial"/>
                <w:bCs/>
                <w:szCs w:val="24"/>
              </w:rPr>
            </w:pPr>
            <w:ins w:id="550" w:author="TC-18" w:date="2026-07-20T20:58:00Z">
              <w:r>
                <w:rPr>
                  <w:rFonts w:ascii="Arial" w:hAnsi="Arial" w:cs="Arial"/>
                  <w:bCs/>
                  <w:szCs w:val="24"/>
                </w:rPr>
                <w:t>中国科学院金属研究所</w:t>
              </w:r>
            </w:ins>
          </w:p>
        </w:tc>
        <w:tc>
          <w:tcPr>
            <w:tcW w:w="3599" w:type="dxa"/>
            <w:tcBorders>
              <w:top w:val="dotted" w:sz="4" w:space="0" w:color="auto"/>
              <w:left w:val="dotted" w:sz="4" w:space="0" w:color="auto"/>
              <w:bottom w:val="dotted" w:sz="4" w:space="0" w:color="auto"/>
            </w:tcBorders>
            <w:vAlign w:val="center"/>
          </w:tcPr>
          <w:p w14:paraId="1F3173B4" w14:textId="77777777" w:rsidR="004959E3" w:rsidRDefault="00000000">
            <w:pPr>
              <w:jc w:val="center"/>
              <w:rPr>
                <w:ins w:id="551" w:author="TC-18" w:date="2026-07-20T20:58:00Z"/>
                <w:rFonts w:ascii="Arial" w:hAnsi="Arial" w:cs="Arial"/>
                <w:bCs/>
                <w:szCs w:val="24"/>
              </w:rPr>
            </w:pPr>
            <w:ins w:id="552" w:author="TC-18" w:date="2026-07-20T20:58:00Z">
              <w:r>
                <w:rPr>
                  <w:rFonts w:ascii="Arial" w:hAnsi="Arial" w:cs="Arial" w:hint="eastAsia"/>
                  <w:bCs/>
                  <w:szCs w:val="24"/>
                </w:rPr>
                <w:t>2016.01</w:t>
              </w:r>
              <w:r>
                <w:rPr>
                  <w:rFonts w:ascii="Arial" w:hAnsi="Arial" w:cs="Arial" w:hint="eastAsia"/>
                  <w:bCs/>
                  <w:szCs w:val="24"/>
                </w:rPr>
                <w:t>～至今：中国科学院宁波材料所，副研究员</w:t>
              </w:r>
            </w:ins>
          </w:p>
          <w:p w14:paraId="47307537" w14:textId="77777777" w:rsidR="004959E3" w:rsidRDefault="00000000">
            <w:pPr>
              <w:jc w:val="center"/>
              <w:rPr>
                <w:ins w:id="553" w:author="TC-18" w:date="2026-07-20T20:58:00Z"/>
                <w:rFonts w:ascii="Arial" w:hAnsi="Arial" w:cs="Arial"/>
                <w:bCs/>
                <w:szCs w:val="24"/>
              </w:rPr>
            </w:pPr>
            <w:ins w:id="554" w:author="TC-18" w:date="2026-07-20T20:58:00Z">
              <w:r>
                <w:rPr>
                  <w:rFonts w:ascii="Arial" w:hAnsi="Arial" w:cs="Arial" w:hint="eastAsia"/>
                  <w:bCs/>
                  <w:szCs w:val="24"/>
                </w:rPr>
                <w:t>2023.05</w:t>
              </w:r>
              <w:r>
                <w:rPr>
                  <w:rFonts w:ascii="Arial" w:hAnsi="Arial" w:cs="Arial" w:hint="eastAsia"/>
                  <w:bCs/>
                  <w:szCs w:val="24"/>
                </w:rPr>
                <w:t>～至今：中科微感（宁波）科技有限公司，创始人</w:t>
              </w:r>
              <w:r>
                <w:rPr>
                  <w:rFonts w:ascii="Arial" w:hAnsi="Arial" w:cs="Arial" w:hint="eastAsia"/>
                  <w:bCs/>
                  <w:szCs w:val="24"/>
                </w:rPr>
                <w:t>/</w:t>
              </w:r>
              <w:r>
                <w:rPr>
                  <w:rFonts w:ascii="Arial" w:hAnsi="Arial" w:cs="Arial" w:hint="eastAsia"/>
                  <w:bCs/>
                  <w:szCs w:val="24"/>
                </w:rPr>
                <w:t>总经理</w:t>
              </w:r>
            </w:ins>
          </w:p>
        </w:tc>
      </w:tr>
      <w:tr w:rsidR="004959E3" w14:paraId="0A1118A3" w14:textId="77777777">
        <w:trPr>
          <w:trHeight w:val="496"/>
          <w:ins w:id="555" w:author="TC-18" w:date="2026-07-20T20:58:00Z"/>
        </w:trPr>
        <w:tc>
          <w:tcPr>
            <w:tcW w:w="353" w:type="dxa"/>
            <w:tcBorders>
              <w:top w:val="dotted" w:sz="4" w:space="0" w:color="auto"/>
              <w:bottom w:val="dotted" w:sz="4" w:space="0" w:color="auto"/>
              <w:right w:val="dotted" w:sz="4" w:space="0" w:color="auto"/>
            </w:tcBorders>
            <w:vAlign w:val="center"/>
          </w:tcPr>
          <w:p w14:paraId="09FFDE37" w14:textId="77777777" w:rsidR="004959E3" w:rsidRDefault="00000000">
            <w:pPr>
              <w:jc w:val="center"/>
              <w:rPr>
                <w:ins w:id="556" w:author="TC-18" w:date="2026-07-20T20:58:00Z"/>
                <w:rFonts w:ascii="Arial" w:hAnsi="Arial" w:cs="Arial"/>
                <w:bCs/>
                <w:szCs w:val="24"/>
              </w:rPr>
            </w:pPr>
            <w:ins w:id="557" w:author="TC-18" w:date="2026-07-20T20:58:00Z">
              <w:r>
                <w:rPr>
                  <w:rFonts w:ascii="Arial" w:hAnsi="Arial" w:cs="Arial"/>
                  <w:bCs/>
                  <w:szCs w:val="24"/>
                </w:rPr>
                <w:t>2</w:t>
              </w:r>
            </w:ins>
          </w:p>
        </w:tc>
        <w:tc>
          <w:tcPr>
            <w:tcW w:w="950" w:type="dxa"/>
            <w:tcBorders>
              <w:top w:val="dotted" w:sz="4" w:space="0" w:color="auto"/>
              <w:left w:val="dotted" w:sz="4" w:space="0" w:color="auto"/>
              <w:bottom w:val="dotted" w:sz="4" w:space="0" w:color="auto"/>
              <w:right w:val="dotted" w:sz="4" w:space="0" w:color="auto"/>
            </w:tcBorders>
            <w:vAlign w:val="center"/>
          </w:tcPr>
          <w:p w14:paraId="5CA0E110" w14:textId="77777777" w:rsidR="004959E3" w:rsidRDefault="00000000">
            <w:pPr>
              <w:jc w:val="center"/>
              <w:rPr>
                <w:ins w:id="558" w:author="TC-18" w:date="2026-07-20T20:58:00Z"/>
                <w:rFonts w:ascii="Arial" w:hAnsi="Arial" w:cs="Arial"/>
                <w:bCs/>
                <w:szCs w:val="24"/>
              </w:rPr>
            </w:pPr>
            <w:ins w:id="559" w:author="TC-18" w:date="2026-07-20T20:58:00Z">
              <w:r>
                <w:rPr>
                  <w:rFonts w:ascii="Arial" w:hAnsi="Arial" w:cs="Arial" w:hint="eastAsia"/>
                  <w:bCs/>
                  <w:szCs w:val="24"/>
                </w:rPr>
                <w:t>孙克</w:t>
              </w:r>
            </w:ins>
          </w:p>
          <w:p w14:paraId="37FC9296" w14:textId="77777777" w:rsidR="004959E3" w:rsidRDefault="00000000">
            <w:pPr>
              <w:pStyle w:val="a0"/>
              <w:ind w:firstLineChars="0" w:firstLine="0"/>
              <w:jc w:val="center"/>
              <w:rPr>
                <w:ins w:id="560" w:author="TC-18" w:date="2026-07-20T20:58:00Z"/>
                <w:rFonts w:ascii="Arial" w:hAnsi="Arial" w:cs="Arial"/>
                <w:bCs/>
              </w:rPr>
            </w:pPr>
            <w:ins w:id="561" w:author="TC-18" w:date="2026-07-20T20:58:00Z">
              <w:r>
                <w:rPr>
                  <w:rFonts w:hint="eastAsia"/>
                </w:rPr>
                <w:t>已离职</w:t>
              </w:r>
            </w:ins>
          </w:p>
        </w:tc>
        <w:tc>
          <w:tcPr>
            <w:tcW w:w="1107" w:type="dxa"/>
            <w:tcBorders>
              <w:top w:val="dotted" w:sz="4" w:space="0" w:color="auto"/>
              <w:left w:val="dotted" w:sz="4" w:space="0" w:color="auto"/>
              <w:bottom w:val="dotted" w:sz="4" w:space="0" w:color="auto"/>
              <w:right w:val="dotted" w:sz="4" w:space="0" w:color="auto"/>
            </w:tcBorders>
            <w:vAlign w:val="center"/>
          </w:tcPr>
          <w:p w14:paraId="6F905D94" w14:textId="77777777" w:rsidR="004959E3" w:rsidRDefault="00000000">
            <w:pPr>
              <w:jc w:val="center"/>
              <w:rPr>
                <w:ins w:id="562" w:author="TC-18" w:date="2026-07-20T20:58:00Z"/>
                <w:rFonts w:ascii="Arial" w:hAnsi="Arial" w:cs="Arial"/>
                <w:bCs/>
                <w:szCs w:val="24"/>
              </w:rPr>
            </w:pPr>
            <w:ins w:id="563" w:author="TC-18" w:date="2026-07-20T20:58:00Z">
              <w:r>
                <w:rPr>
                  <w:rFonts w:ascii="Arial" w:hAnsi="Arial" w:cs="Arial" w:hint="eastAsia"/>
                  <w:bCs/>
                  <w:szCs w:val="24"/>
                </w:rPr>
                <w:t>211203197302261559</w:t>
              </w:r>
            </w:ins>
          </w:p>
        </w:tc>
        <w:tc>
          <w:tcPr>
            <w:tcW w:w="851" w:type="dxa"/>
            <w:tcBorders>
              <w:top w:val="dotted" w:sz="4" w:space="0" w:color="auto"/>
              <w:left w:val="dotted" w:sz="4" w:space="0" w:color="auto"/>
              <w:bottom w:val="dotted" w:sz="4" w:space="0" w:color="auto"/>
              <w:right w:val="dotted" w:sz="4" w:space="0" w:color="auto"/>
            </w:tcBorders>
            <w:vAlign w:val="center"/>
          </w:tcPr>
          <w:p w14:paraId="1062F5D9" w14:textId="77777777" w:rsidR="004959E3" w:rsidRDefault="00000000">
            <w:pPr>
              <w:jc w:val="center"/>
              <w:rPr>
                <w:ins w:id="564" w:author="TC-18" w:date="2026-07-20T20:58:00Z"/>
                <w:rFonts w:ascii="Arial" w:hAnsi="Arial" w:cs="Arial"/>
                <w:bCs/>
                <w:szCs w:val="24"/>
              </w:rPr>
            </w:pPr>
            <w:ins w:id="565" w:author="TC-18" w:date="2026-07-20T20:58:00Z">
              <w:r>
                <w:rPr>
                  <w:rFonts w:ascii="Arial" w:hAnsi="Arial" w:cs="Arial" w:hint="eastAsia"/>
                  <w:bCs/>
                  <w:szCs w:val="24"/>
                </w:rPr>
                <w:t>总经理</w:t>
              </w:r>
            </w:ins>
          </w:p>
        </w:tc>
        <w:tc>
          <w:tcPr>
            <w:tcW w:w="1559" w:type="dxa"/>
            <w:tcBorders>
              <w:top w:val="dotted" w:sz="4" w:space="0" w:color="auto"/>
              <w:left w:val="dotted" w:sz="4" w:space="0" w:color="auto"/>
              <w:bottom w:val="dotted" w:sz="4" w:space="0" w:color="auto"/>
              <w:right w:val="dotted" w:sz="4" w:space="0" w:color="auto"/>
            </w:tcBorders>
          </w:tcPr>
          <w:p w14:paraId="3F7E3BB5" w14:textId="77777777" w:rsidR="004959E3" w:rsidRDefault="00000000">
            <w:pPr>
              <w:jc w:val="center"/>
              <w:rPr>
                <w:ins w:id="566" w:author="TC-18" w:date="2026-07-20T20:58:00Z"/>
                <w:rFonts w:ascii="Arial" w:hAnsi="Arial" w:cs="Arial"/>
                <w:bCs/>
                <w:szCs w:val="24"/>
              </w:rPr>
            </w:pPr>
            <w:ins w:id="567" w:author="TC-18" w:date="2026-07-20T20:58:00Z">
              <w:r>
                <w:rPr>
                  <w:rFonts w:ascii="Arial" w:hAnsi="Arial" w:cs="Arial" w:hint="eastAsia"/>
                  <w:bCs/>
                  <w:szCs w:val="24"/>
                </w:rPr>
                <w:t>2006.3</w:t>
              </w:r>
            </w:ins>
          </w:p>
          <w:p w14:paraId="68C5593B" w14:textId="77777777" w:rsidR="004959E3" w:rsidRDefault="00000000">
            <w:pPr>
              <w:jc w:val="center"/>
              <w:rPr>
                <w:ins w:id="568" w:author="TC-18" w:date="2026-07-20T20:58:00Z"/>
                <w:rFonts w:ascii="Arial" w:hAnsi="Arial" w:cs="Arial"/>
                <w:bCs/>
                <w:szCs w:val="24"/>
              </w:rPr>
            </w:pPr>
            <w:ins w:id="569" w:author="TC-18" w:date="2026-07-20T20:58:00Z">
              <w:r>
                <w:rPr>
                  <w:rFonts w:ascii="Arial" w:hAnsi="Arial" w:cs="Arial" w:hint="eastAsia"/>
                  <w:bCs/>
                  <w:szCs w:val="24"/>
                </w:rPr>
                <w:t>东北大学</w:t>
              </w:r>
            </w:ins>
          </w:p>
        </w:tc>
        <w:tc>
          <w:tcPr>
            <w:tcW w:w="3599" w:type="dxa"/>
            <w:tcBorders>
              <w:top w:val="dotted" w:sz="4" w:space="0" w:color="auto"/>
              <w:left w:val="dotted" w:sz="4" w:space="0" w:color="auto"/>
              <w:bottom w:val="dotted" w:sz="4" w:space="0" w:color="auto"/>
            </w:tcBorders>
            <w:vAlign w:val="center"/>
          </w:tcPr>
          <w:p w14:paraId="75FD1B66" w14:textId="77777777" w:rsidR="004959E3" w:rsidRDefault="00000000">
            <w:pPr>
              <w:jc w:val="center"/>
              <w:rPr>
                <w:ins w:id="570" w:author="TC-18" w:date="2026-07-20T20:58:00Z"/>
                <w:rFonts w:ascii="Arial" w:hAnsi="Arial" w:cs="Arial"/>
                <w:bCs/>
                <w:szCs w:val="24"/>
              </w:rPr>
            </w:pPr>
            <w:ins w:id="571" w:author="TC-18" w:date="2026-07-20T20:58:00Z">
              <w:r>
                <w:rPr>
                  <w:rFonts w:ascii="Arial" w:hAnsi="Arial" w:cs="Arial" w:hint="eastAsia"/>
                  <w:bCs/>
                  <w:szCs w:val="24"/>
                </w:rPr>
                <w:t>国家发改委高技术产业司工作</w:t>
              </w:r>
              <w:r>
                <w:rPr>
                  <w:rFonts w:ascii="Arial" w:hAnsi="Arial" w:cs="Arial" w:hint="eastAsia"/>
                  <w:bCs/>
                  <w:szCs w:val="24"/>
                </w:rPr>
                <w:t xml:space="preserve"> 4 </w:t>
              </w:r>
              <w:r>
                <w:rPr>
                  <w:rFonts w:ascii="Arial" w:hAnsi="Arial" w:cs="Arial" w:hint="eastAsia"/>
                  <w:bCs/>
                  <w:szCs w:val="24"/>
                </w:rPr>
                <w:t>年，</w:t>
              </w:r>
              <w:r>
                <w:rPr>
                  <w:rFonts w:ascii="Arial" w:hAnsi="Arial" w:cs="Arial" w:hint="eastAsia"/>
                  <w:bCs/>
                  <w:szCs w:val="24"/>
                </w:rPr>
                <w:t xml:space="preserve">8 </w:t>
              </w:r>
              <w:r>
                <w:rPr>
                  <w:rFonts w:ascii="Arial" w:hAnsi="Arial" w:cs="Arial" w:hint="eastAsia"/>
                  <w:bCs/>
                  <w:szCs w:val="24"/>
                </w:rPr>
                <w:t>年央企工作经验，</w:t>
              </w:r>
              <w:r>
                <w:rPr>
                  <w:rFonts w:ascii="Arial" w:hAnsi="Arial" w:cs="Arial" w:hint="eastAsia"/>
                  <w:bCs/>
                  <w:szCs w:val="24"/>
                </w:rPr>
                <w:t xml:space="preserve">4 </w:t>
              </w:r>
              <w:r>
                <w:rPr>
                  <w:rFonts w:ascii="Arial" w:hAnsi="Arial" w:cs="Arial" w:hint="eastAsia"/>
                  <w:bCs/>
                  <w:szCs w:val="24"/>
                </w:rPr>
                <w:t>年上市民企副总裁经历</w:t>
              </w:r>
            </w:ins>
          </w:p>
        </w:tc>
      </w:tr>
      <w:tr w:rsidR="004959E3" w14:paraId="160532ED" w14:textId="77777777">
        <w:trPr>
          <w:trHeight w:val="496"/>
          <w:ins w:id="572" w:author="TC-18" w:date="2026-07-20T20:58:00Z"/>
        </w:trPr>
        <w:tc>
          <w:tcPr>
            <w:tcW w:w="353" w:type="dxa"/>
            <w:tcBorders>
              <w:top w:val="dotted" w:sz="4" w:space="0" w:color="auto"/>
              <w:bottom w:val="dotted" w:sz="4" w:space="0" w:color="auto"/>
              <w:right w:val="dotted" w:sz="4" w:space="0" w:color="auto"/>
            </w:tcBorders>
            <w:vAlign w:val="center"/>
          </w:tcPr>
          <w:p w14:paraId="4CEACD00" w14:textId="77777777" w:rsidR="004959E3" w:rsidRDefault="00000000">
            <w:pPr>
              <w:jc w:val="center"/>
              <w:rPr>
                <w:ins w:id="573" w:author="TC-18" w:date="2026-07-20T20:58:00Z"/>
                <w:rFonts w:ascii="Arial" w:hAnsi="Arial" w:cs="Arial"/>
                <w:bCs/>
                <w:szCs w:val="24"/>
              </w:rPr>
            </w:pPr>
            <w:ins w:id="574" w:author="TC-18" w:date="2026-07-20T20:58:00Z">
              <w:r>
                <w:rPr>
                  <w:rFonts w:ascii="Arial" w:hAnsi="Arial" w:cs="Arial"/>
                  <w:bCs/>
                  <w:szCs w:val="24"/>
                </w:rPr>
                <w:t>3</w:t>
              </w:r>
            </w:ins>
          </w:p>
        </w:tc>
        <w:tc>
          <w:tcPr>
            <w:tcW w:w="950" w:type="dxa"/>
            <w:tcBorders>
              <w:top w:val="dotted" w:sz="4" w:space="0" w:color="auto"/>
              <w:left w:val="dotted" w:sz="4" w:space="0" w:color="auto"/>
              <w:bottom w:val="dotted" w:sz="4" w:space="0" w:color="auto"/>
              <w:right w:val="dotted" w:sz="4" w:space="0" w:color="auto"/>
            </w:tcBorders>
            <w:vAlign w:val="center"/>
          </w:tcPr>
          <w:p w14:paraId="66C76425" w14:textId="77777777" w:rsidR="004959E3" w:rsidRDefault="00000000">
            <w:pPr>
              <w:jc w:val="center"/>
              <w:rPr>
                <w:ins w:id="575" w:author="TC-18" w:date="2026-07-20T20:58:00Z"/>
                <w:rFonts w:ascii="Arial" w:hAnsi="Arial" w:cs="Arial"/>
                <w:bCs/>
                <w:szCs w:val="24"/>
              </w:rPr>
            </w:pPr>
            <w:ins w:id="576" w:author="TC-18" w:date="2026-07-20T20:58:00Z">
              <w:r>
                <w:rPr>
                  <w:rFonts w:ascii="Arial" w:hAnsi="Arial" w:cs="Arial" w:hint="eastAsia"/>
                  <w:bCs/>
                  <w:szCs w:val="24"/>
                </w:rPr>
                <w:t>孟征</w:t>
              </w:r>
            </w:ins>
          </w:p>
        </w:tc>
        <w:tc>
          <w:tcPr>
            <w:tcW w:w="1107" w:type="dxa"/>
            <w:tcBorders>
              <w:top w:val="dotted" w:sz="4" w:space="0" w:color="auto"/>
              <w:left w:val="dotted" w:sz="4" w:space="0" w:color="auto"/>
              <w:bottom w:val="dotted" w:sz="4" w:space="0" w:color="auto"/>
              <w:right w:val="dotted" w:sz="4" w:space="0" w:color="auto"/>
            </w:tcBorders>
            <w:vAlign w:val="center"/>
          </w:tcPr>
          <w:p w14:paraId="0A59D5E8" w14:textId="77777777" w:rsidR="004959E3" w:rsidRDefault="00000000">
            <w:pPr>
              <w:jc w:val="center"/>
              <w:rPr>
                <w:ins w:id="577" w:author="TC-18" w:date="2026-07-20T20:58:00Z"/>
                <w:rFonts w:ascii="Arial" w:hAnsi="Arial" w:cs="Arial"/>
                <w:bCs/>
                <w:szCs w:val="24"/>
              </w:rPr>
            </w:pPr>
            <w:ins w:id="578" w:author="TC-18" w:date="2026-07-20T20:58:00Z">
              <w:r>
                <w:rPr>
                  <w:rFonts w:ascii="Arial" w:hAnsi="Arial" w:cs="Arial" w:hint="eastAsia"/>
                  <w:bCs/>
                  <w:szCs w:val="24"/>
                </w:rPr>
                <w:t>420683198805085813</w:t>
              </w:r>
            </w:ins>
          </w:p>
        </w:tc>
        <w:tc>
          <w:tcPr>
            <w:tcW w:w="851" w:type="dxa"/>
            <w:tcBorders>
              <w:top w:val="dotted" w:sz="4" w:space="0" w:color="auto"/>
              <w:left w:val="dotted" w:sz="4" w:space="0" w:color="auto"/>
              <w:bottom w:val="dotted" w:sz="4" w:space="0" w:color="auto"/>
              <w:right w:val="dotted" w:sz="4" w:space="0" w:color="auto"/>
            </w:tcBorders>
            <w:vAlign w:val="center"/>
          </w:tcPr>
          <w:p w14:paraId="336FDF6D" w14:textId="77777777" w:rsidR="004959E3" w:rsidRDefault="00000000">
            <w:pPr>
              <w:jc w:val="center"/>
              <w:rPr>
                <w:ins w:id="579" w:author="TC-18" w:date="2026-07-20T20:58:00Z"/>
                <w:rFonts w:ascii="Arial" w:hAnsi="Arial" w:cs="Arial"/>
                <w:bCs/>
                <w:szCs w:val="24"/>
              </w:rPr>
            </w:pPr>
            <w:ins w:id="580" w:author="TC-18" w:date="2026-07-20T20:58:00Z">
              <w:r>
                <w:rPr>
                  <w:rFonts w:ascii="Arial" w:hAnsi="Arial" w:cs="Arial" w:hint="eastAsia"/>
                  <w:bCs/>
                  <w:szCs w:val="24"/>
                </w:rPr>
                <w:t>传感材料研发专家顾问</w:t>
              </w:r>
            </w:ins>
          </w:p>
        </w:tc>
        <w:tc>
          <w:tcPr>
            <w:tcW w:w="1559" w:type="dxa"/>
            <w:tcBorders>
              <w:top w:val="dotted" w:sz="4" w:space="0" w:color="auto"/>
              <w:left w:val="dotted" w:sz="4" w:space="0" w:color="auto"/>
              <w:bottom w:val="dotted" w:sz="4" w:space="0" w:color="auto"/>
              <w:right w:val="dotted" w:sz="4" w:space="0" w:color="auto"/>
            </w:tcBorders>
          </w:tcPr>
          <w:p w14:paraId="65DB30A3" w14:textId="77777777" w:rsidR="004959E3" w:rsidRDefault="00000000">
            <w:pPr>
              <w:jc w:val="center"/>
              <w:rPr>
                <w:ins w:id="581" w:author="TC-18" w:date="2026-07-20T20:58:00Z"/>
                <w:rFonts w:ascii="Arial" w:hAnsi="Arial" w:cs="Arial"/>
                <w:bCs/>
                <w:szCs w:val="24"/>
              </w:rPr>
            </w:pPr>
            <w:ins w:id="582" w:author="TC-18" w:date="2026-07-20T20:58:00Z">
              <w:r>
                <w:rPr>
                  <w:rFonts w:ascii="Arial" w:hAnsi="Arial" w:cs="Arial" w:hint="eastAsia"/>
                  <w:bCs/>
                  <w:szCs w:val="24"/>
                </w:rPr>
                <w:t>2016.7</w:t>
              </w:r>
            </w:ins>
          </w:p>
          <w:p w14:paraId="24E5C777" w14:textId="77777777" w:rsidR="004959E3" w:rsidRDefault="00000000">
            <w:pPr>
              <w:jc w:val="center"/>
              <w:rPr>
                <w:ins w:id="583" w:author="TC-18" w:date="2026-07-20T20:58:00Z"/>
                <w:rFonts w:ascii="Arial" w:hAnsi="Arial" w:cs="Arial"/>
                <w:bCs/>
                <w:szCs w:val="24"/>
              </w:rPr>
            </w:pPr>
            <w:ins w:id="584" w:author="TC-18" w:date="2026-07-20T20:58:00Z">
              <w:r>
                <w:rPr>
                  <w:rFonts w:ascii="Arial" w:hAnsi="Arial" w:cs="Arial" w:hint="eastAsia"/>
                  <w:bCs/>
                  <w:szCs w:val="24"/>
                </w:rPr>
                <w:t>中国科学院大学</w:t>
              </w:r>
            </w:ins>
          </w:p>
        </w:tc>
        <w:tc>
          <w:tcPr>
            <w:tcW w:w="3599" w:type="dxa"/>
            <w:tcBorders>
              <w:top w:val="dotted" w:sz="4" w:space="0" w:color="auto"/>
              <w:left w:val="dotted" w:sz="4" w:space="0" w:color="auto"/>
              <w:bottom w:val="dotted" w:sz="4" w:space="0" w:color="auto"/>
            </w:tcBorders>
            <w:vAlign w:val="center"/>
          </w:tcPr>
          <w:p w14:paraId="1E21E970" w14:textId="77777777" w:rsidR="004959E3" w:rsidRDefault="00000000">
            <w:pPr>
              <w:jc w:val="center"/>
              <w:rPr>
                <w:ins w:id="585" w:author="TC-18" w:date="2026-07-20T20:58:00Z"/>
                <w:rFonts w:ascii="Arial" w:hAnsi="Arial" w:cs="Arial"/>
                <w:bCs/>
                <w:szCs w:val="24"/>
              </w:rPr>
            </w:pPr>
            <w:ins w:id="586" w:author="TC-18" w:date="2026-07-20T20:58:00Z">
              <w:r>
                <w:rPr>
                  <w:rFonts w:ascii="Arial" w:hAnsi="Arial" w:cs="Arial" w:hint="eastAsia"/>
                  <w:bCs/>
                  <w:szCs w:val="24"/>
                </w:rPr>
                <w:t>中国科学技术大学特任教授，国家优秀青年科学基金（海外）获得者</w:t>
              </w:r>
            </w:ins>
          </w:p>
        </w:tc>
      </w:tr>
      <w:tr w:rsidR="004959E3" w14:paraId="352137D1" w14:textId="77777777">
        <w:trPr>
          <w:trHeight w:val="496"/>
          <w:ins w:id="587" w:author="TC-18" w:date="2026-07-20T20:58:00Z"/>
        </w:trPr>
        <w:tc>
          <w:tcPr>
            <w:tcW w:w="353" w:type="dxa"/>
            <w:tcBorders>
              <w:top w:val="dotted" w:sz="4" w:space="0" w:color="auto"/>
              <w:bottom w:val="dotted" w:sz="4" w:space="0" w:color="auto"/>
              <w:right w:val="dotted" w:sz="4" w:space="0" w:color="auto"/>
            </w:tcBorders>
            <w:vAlign w:val="center"/>
          </w:tcPr>
          <w:p w14:paraId="607F5B47" w14:textId="77777777" w:rsidR="004959E3" w:rsidRDefault="00000000">
            <w:pPr>
              <w:jc w:val="center"/>
              <w:rPr>
                <w:ins w:id="588" w:author="TC-18" w:date="2026-07-20T20:58:00Z"/>
                <w:rFonts w:ascii="Arial" w:hAnsi="Arial" w:cs="Arial"/>
                <w:bCs/>
                <w:szCs w:val="24"/>
              </w:rPr>
            </w:pPr>
            <w:ins w:id="589" w:author="TC-18" w:date="2026-07-20T20:58:00Z">
              <w:r>
                <w:rPr>
                  <w:rFonts w:ascii="Arial" w:hAnsi="Arial" w:cs="Arial"/>
                  <w:bCs/>
                  <w:szCs w:val="24"/>
                </w:rPr>
                <w:t>4</w:t>
              </w:r>
            </w:ins>
          </w:p>
        </w:tc>
        <w:tc>
          <w:tcPr>
            <w:tcW w:w="950" w:type="dxa"/>
            <w:tcBorders>
              <w:top w:val="dotted" w:sz="4" w:space="0" w:color="auto"/>
              <w:left w:val="dotted" w:sz="4" w:space="0" w:color="auto"/>
              <w:bottom w:val="dotted" w:sz="4" w:space="0" w:color="auto"/>
              <w:right w:val="dotted" w:sz="4" w:space="0" w:color="auto"/>
            </w:tcBorders>
            <w:vAlign w:val="center"/>
          </w:tcPr>
          <w:p w14:paraId="10DDA0F1" w14:textId="77777777" w:rsidR="004959E3" w:rsidRDefault="00000000">
            <w:pPr>
              <w:jc w:val="center"/>
              <w:rPr>
                <w:ins w:id="590" w:author="TC-18" w:date="2026-07-20T20:58:00Z"/>
                <w:rFonts w:ascii="Arial" w:hAnsi="Arial" w:cs="Arial"/>
                <w:bCs/>
                <w:szCs w:val="24"/>
              </w:rPr>
            </w:pPr>
            <w:ins w:id="591" w:author="TC-18" w:date="2026-07-20T20:58:00Z">
              <w:r>
                <w:rPr>
                  <w:rFonts w:ascii="Arial" w:hAnsi="Arial" w:cs="Arial" w:hint="eastAsia"/>
                  <w:bCs/>
                  <w:szCs w:val="24"/>
                </w:rPr>
                <w:t>尚晓博</w:t>
              </w:r>
            </w:ins>
          </w:p>
        </w:tc>
        <w:tc>
          <w:tcPr>
            <w:tcW w:w="1107" w:type="dxa"/>
            <w:tcBorders>
              <w:top w:val="dotted" w:sz="4" w:space="0" w:color="auto"/>
              <w:left w:val="dotted" w:sz="4" w:space="0" w:color="auto"/>
              <w:bottom w:val="dotted" w:sz="4" w:space="0" w:color="auto"/>
              <w:right w:val="dotted" w:sz="4" w:space="0" w:color="auto"/>
            </w:tcBorders>
            <w:vAlign w:val="center"/>
          </w:tcPr>
          <w:p w14:paraId="2173F17A" w14:textId="77777777" w:rsidR="004959E3" w:rsidRDefault="00000000">
            <w:pPr>
              <w:jc w:val="center"/>
              <w:rPr>
                <w:ins w:id="592" w:author="TC-18" w:date="2026-07-20T20:58:00Z"/>
                <w:rFonts w:ascii="Arial" w:hAnsi="Arial" w:cs="Arial"/>
                <w:bCs/>
                <w:szCs w:val="24"/>
              </w:rPr>
            </w:pPr>
            <w:ins w:id="593" w:author="TC-18" w:date="2026-07-20T20:58:00Z">
              <w:r>
                <w:rPr>
                  <w:rFonts w:ascii="Arial" w:hAnsi="Arial" w:cs="Arial" w:hint="eastAsia"/>
                  <w:bCs/>
                  <w:szCs w:val="24"/>
                </w:rPr>
                <w:t>410901198701084015</w:t>
              </w:r>
            </w:ins>
          </w:p>
        </w:tc>
        <w:tc>
          <w:tcPr>
            <w:tcW w:w="851" w:type="dxa"/>
            <w:tcBorders>
              <w:top w:val="dotted" w:sz="4" w:space="0" w:color="auto"/>
              <w:left w:val="dotted" w:sz="4" w:space="0" w:color="auto"/>
              <w:bottom w:val="dotted" w:sz="4" w:space="0" w:color="auto"/>
              <w:right w:val="dotted" w:sz="4" w:space="0" w:color="auto"/>
            </w:tcBorders>
            <w:vAlign w:val="center"/>
          </w:tcPr>
          <w:p w14:paraId="7803AA70" w14:textId="77777777" w:rsidR="004959E3" w:rsidRDefault="00000000">
            <w:pPr>
              <w:jc w:val="center"/>
              <w:rPr>
                <w:ins w:id="594" w:author="TC-18" w:date="2026-07-20T20:58:00Z"/>
                <w:rFonts w:ascii="Arial" w:hAnsi="Arial" w:cs="Arial"/>
                <w:bCs/>
                <w:szCs w:val="24"/>
              </w:rPr>
            </w:pPr>
            <w:ins w:id="595" w:author="TC-18" w:date="2026-07-20T20:58:00Z">
              <w:r>
                <w:rPr>
                  <w:rFonts w:ascii="Arial" w:hAnsi="Arial" w:cs="Arial" w:hint="eastAsia"/>
                  <w:bCs/>
                  <w:szCs w:val="24"/>
                </w:rPr>
                <w:t>传感材料研发专家顾问</w:t>
              </w:r>
            </w:ins>
          </w:p>
        </w:tc>
        <w:tc>
          <w:tcPr>
            <w:tcW w:w="1559" w:type="dxa"/>
            <w:tcBorders>
              <w:top w:val="dotted" w:sz="4" w:space="0" w:color="auto"/>
              <w:left w:val="dotted" w:sz="4" w:space="0" w:color="auto"/>
              <w:bottom w:val="dotted" w:sz="4" w:space="0" w:color="auto"/>
              <w:right w:val="dotted" w:sz="4" w:space="0" w:color="auto"/>
            </w:tcBorders>
          </w:tcPr>
          <w:p w14:paraId="3FAE71B7" w14:textId="77777777" w:rsidR="004959E3" w:rsidRDefault="00000000">
            <w:pPr>
              <w:jc w:val="center"/>
              <w:rPr>
                <w:ins w:id="596" w:author="TC-18" w:date="2026-07-20T20:58:00Z"/>
                <w:rFonts w:ascii="Arial" w:hAnsi="Arial" w:cs="Arial"/>
                <w:bCs/>
                <w:szCs w:val="24"/>
              </w:rPr>
            </w:pPr>
            <w:ins w:id="597" w:author="TC-18" w:date="2026-07-20T20:58:00Z">
              <w:r>
                <w:rPr>
                  <w:rFonts w:ascii="Arial" w:hAnsi="Arial" w:cs="Arial" w:hint="eastAsia"/>
                  <w:bCs/>
                  <w:szCs w:val="24"/>
                </w:rPr>
                <w:t>2014.6</w:t>
              </w:r>
            </w:ins>
          </w:p>
          <w:p w14:paraId="224D4A08" w14:textId="77777777" w:rsidR="004959E3" w:rsidRDefault="00000000">
            <w:pPr>
              <w:jc w:val="center"/>
              <w:rPr>
                <w:ins w:id="598" w:author="TC-18" w:date="2026-07-20T20:58:00Z"/>
                <w:rFonts w:ascii="Arial" w:hAnsi="Arial" w:cs="Arial"/>
                <w:bCs/>
                <w:szCs w:val="24"/>
              </w:rPr>
            </w:pPr>
            <w:ins w:id="599" w:author="TC-18" w:date="2026-07-20T20:58:00Z">
              <w:r>
                <w:rPr>
                  <w:rFonts w:ascii="Arial" w:hAnsi="Arial" w:cs="Arial"/>
                  <w:bCs/>
                  <w:szCs w:val="24"/>
                </w:rPr>
                <w:t>浙江大学</w:t>
              </w:r>
            </w:ins>
          </w:p>
        </w:tc>
        <w:tc>
          <w:tcPr>
            <w:tcW w:w="3599" w:type="dxa"/>
            <w:tcBorders>
              <w:top w:val="dotted" w:sz="4" w:space="0" w:color="auto"/>
              <w:left w:val="dotted" w:sz="4" w:space="0" w:color="auto"/>
              <w:bottom w:val="dotted" w:sz="4" w:space="0" w:color="auto"/>
            </w:tcBorders>
            <w:vAlign w:val="center"/>
          </w:tcPr>
          <w:p w14:paraId="0A1DD280" w14:textId="77777777" w:rsidR="004959E3" w:rsidRDefault="00000000">
            <w:pPr>
              <w:jc w:val="center"/>
              <w:rPr>
                <w:ins w:id="600" w:author="TC-18" w:date="2026-07-20T20:58:00Z"/>
                <w:rFonts w:ascii="Arial" w:hAnsi="Arial" w:cs="Arial"/>
                <w:bCs/>
                <w:szCs w:val="24"/>
              </w:rPr>
            </w:pPr>
            <w:ins w:id="601" w:author="TC-18" w:date="2026-07-20T20:58:00Z">
              <w:r>
                <w:rPr>
                  <w:rFonts w:ascii="Arial" w:hAnsi="Arial" w:cs="Arial" w:hint="eastAsia"/>
                  <w:bCs/>
                  <w:szCs w:val="24"/>
                </w:rPr>
                <w:t>西安交通大学特聘研究员</w:t>
              </w:r>
            </w:ins>
          </w:p>
        </w:tc>
      </w:tr>
      <w:tr w:rsidR="004959E3" w14:paraId="6E451093" w14:textId="77777777">
        <w:trPr>
          <w:trHeight w:val="496"/>
          <w:ins w:id="602" w:author="TC-18" w:date="2026-07-20T20:58:00Z"/>
        </w:trPr>
        <w:tc>
          <w:tcPr>
            <w:tcW w:w="353" w:type="dxa"/>
            <w:tcBorders>
              <w:top w:val="dotted" w:sz="4" w:space="0" w:color="auto"/>
              <w:bottom w:val="dotted" w:sz="4" w:space="0" w:color="auto"/>
              <w:right w:val="dotted" w:sz="4" w:space="0" w:color="auto"/>
            </w:tcBorders>
            <w:vAlign w:val="center"/>
          </w:tcPr>
          <w:p w14:paraId="5667130F" w14:textId="77777777" w:rsidR="004959E3" w:rsidRDefault="00000000">
            <w:pPr>
              <w:jc w:val="center"/>
              <w:rPr>
                <w:ins w:id="603" w:author="TC-18" w:date="2026-07-20T20:58:00Z"/>
                <w:rFonts w:ascii="Arial" w:hAnsi="Arial" w:cs="Arial"/>
                <w:bCs/>
                <w:szCs w:val="24"/>
              </w:rPr>
            </w:pPr>
            <w:ins w:id="604" w:author="TC-18" w:date="2026-07-20T20:58:00Z">
              <w:r>
                <w:rPr>
                  <w:rFonts w:ascii="Arial" w:hAnsi="Arial" w:cs="Arial"/>
                  <w:bCs/>
                  <w:szCs w:val="24"/>
                </w:rPr>
                <w:t>5</w:t>
              </w:r>
            </w:ins>
          </w:p>
        </w:tc>
        <w:tc>
          <w:tcPr>
            <w:tcW w:w="950" w:type="dxa"/>
            <w:tcBorders>
              <w:top w:val="dotted" w:sz="4" w:space="0" w:color="auto"/>
              <w:left w:val="dotted" w:sz="4" w:space="0" w:color="auto"/>
              <w:bottom w:val="dotted" w:sz="4" w:space="0" w:color="auto"/>
              <w:right w:val="dotted" w:sz="4" w:space="0" w:color="auto"/>
            </w:tcBorders>
            <w:vAlign w:val="center"/>
          </w:tcPr>
          <w:p w14:paraId="4B5300E3" w14:textId="77777777" w:rsidR="004959E3" w:rsidRDefault="00000000">
            <w:pPr>
              <w:jc w:val="center"/>
              <w:rPr>
                <w:ins w:id="605" w:author="TC-18" w:date="2026-07-20T20:58:00Z"/>
                <w:rFonts w:ascii="Arial" w:hAnsi="Arial" w:cs="Arial"/>
                <w:bCs/>
                <w:szCs w:val="24"/>
              </w:rPr>
            </w:pPr>
            <w:ins w:id="606" w:author="TC-18" w:date="2026-07-20T20:58:00Z">
              <w:r>
                <w:rPr>
                  <w:rFonts w:ascii="Arial" w:hAnsi="Arial" w:cs="Arial" w:hint="eastAsia"/>
                  <w:bCs/>
                  <w:szCs w:val="24"/>
                </w:rPr>
                <w:t>韩国涛</w:t>
              </w:r>
            </w:ins>
          </w:p>
        </w:tc>
        <w:tc>
          <w:tcPr>
            <w:tcW w:w="1107" w:type="dxa"/>
            <w:tcBorders>
              <w:top w:val="dotted" w:sz="4" w:space="0" w:color="auto"/>
              <w:left w:val="dotted" w:sz="4" w:space="0" w:color="auto"/>
              <w:bottom w:val="dotted" w:sz="4" w:space="0" w:color="auto"/>
              <w:right w:val="dotted" w:sz="4" w:space="0" w:color="auto"/>
            </w:tcBorders>
            <w:vAlign w:val="center"/>
          </w:tcPr>
          <w:p w14:paraId="4A55E785" w14:textId="77777777" w:rsidR="004959E3" w:rsidRDefault="00000000">
            <w:pPr>
              <w:jc w:val="center"/>
              <w:rPr>
                <w:ins w:id="607" w:author="TC-18" w:date="2026-07-20T20:58:00Z"/>
                <w:rFonts w:ascii="Arial" w:hAnsi="Arial" w:cs="Arial"/>
                <w:bCs/>
                <w:szCs w:val="24"/>
              </w:rPr>
            </w:pPr>
            <w:ins w:id="608" w:author="TC-18" w:date="2026-07-20T20:58:00Z">
              <w:r>
                <w:rPr>
                  <w:rFonts w:ascii="Arial" w:hAnsi="Arial" w:cs="Arial" w:hint="eastAsia"/>
                  <w:bCs/>
                  <w:szCs w:val="24"/>
                </w:rPr>
                <w:t>522321198506020016</w:t>
              </w:r>
            </w:ins>
          </w:p>
        </w:tc>
        <w:tc>
          <w:tcPr>
            <w:tcW w:w="851" w:type="dxa"/>
            <w:tcBorders>
              <w:top w:val="dotted" w:sz="4" w:space="0" w:color="auto"/>
              <w:left w:val="dotted" w:sz="4" w:space="0" w:color="auto"/>
              <w:bottom w:val="dotted" w:sz="4" w:space="0" w:color="auto"/>
              <w:right w:val="dotted" w:sz="4" w:space="0" w:color="auto"/>
            </w:tcBorders>
            <w:vAlign w:val="center"/>
          </w:tcPr>
          <w:p w14:paraId="5C9FB819" w14:textId="77777777" w:rsidR="004959E3" w:rsidRDefault="00000000">
            <w:pPr>
              <w:jc w:val="center"/>
              <w:rPr>
                <w:ins w:id="609" w:author="TC-18" w:date="2026-07-20T20:58:00Z"/>
                <w:rFonts w:ascii="Arial" w:hAnsi="Arial" w:cs="Arial"/>
                <w:bCs/>
                <w:szCs w:val="24"/>
              </w:rPr>
            </w:pPr>
            <w:ins w:id="610" w:author="TC-18" w:date="2026-07-20T20:58:00Z">
              <w:r>
                <w:rPr>
                  <w:rFonts w:ascii="Arial" w:hAnsi="Arial" w:cs="Arial" w:hint="eastAsia"/>
                  <w:bCs/>
                  <w:szCs w:val="24"/>
                </w:rPr>
                <w:t>销售总监</w:t>
              </w:r>
            </w:ins>
          </w:p>
        </w:tc>
        <w:tc>
          <w:tcPr>
            <w:tcW w:w="1559" w:type="dxa"/>
            <w:tcBorders>
              <w:top w:val="dotted" w:sz="4" w:space="0" w:color="auto"/>
              <w:left w:val="dotted" w:sz="4" w:space="0" w:color="auto"/>
              <w:bottom w:val="dotted" w:sz="4" w:space="0" w:color="auto"/>
              <w:right w:val="dotted" w:sz="4" w:space="0" w:color="auto"/>
            </w:tcBorders>
          </w:tcPr>
          <w:p w14:paraId="76668EAA" w14:textId="77777777" w:rsidR="004959E3" w:rsidRDefault="00000000">
            <w:pPr>
              <w:jc w:val="center"/>
              <w:rPr>
                <w:ins w:id="611" w:author="TC-18" w:date="2026-07-20T20:58:00Z"/>
                <w:rFonts w:ascii="Arial" w:hAnsi="Arial" w:cs="Arial"/>
                <w:bCs/>
                <w:szCs w:val="24"/>
              </w:rPr>
            </w:pPr>
            <w:ins w:id="612" w:author="TC-18" w:date="2026-07-20T20:58:00Z">
              <w:r>
                <w:rPr>
                  <w:rFonts w:ascii="Arial" w:hAnsi="Arial" w:cs="Arial" w:hint="eastAsia"/>
                  <w:bCs/>
                  <w:szCs w:val="24"/>
                </w:rPr>
                <w:t>2007.7</w:t>
              </w:r>
            </w:ins>
          </w:p>
          <w:p w14:paraId="577C0C10" w14:textId="77777777" w:rsidR="004959E3" w:rsidRDefault="00000000">
            <w:pPr>
              <w:jc w:val="center"/>
              <w:rPr>
                <w:ins w:id="613" w:author="TC-18" w:date="2026-07-20T20:58:00Z"/>
                <w:rFonts w:ascii="Arial" w:hAnsi="Arial" w:cs="Arial"/>
                <w:bCs/>
                <w:szCs w:val="24"/>
              </w:rPr>
            </w:pPr>
            <w:ins w:id="614" w:author="TC-18" w:date="2026-07-20T20:58:00Z">
              <w:r>
                <w:rPr>
                  <w:rFonts w:ascii="Arial" w:hAnsi="Arial" w:cs="Arial"/>
                  <w:bCs/>
                  <w:szCs w:val="24"/>
                </w:rPr>
                <w:t>南京农业大学</w:t>
              </w:r>
            </w:ins>
          </w:p>
        </w:tc>
        <w:tc>
          <w:tcPr>
            <w:tcW w:w="3599" w:type="dxa"/>
            <w:tcBorders>
              <w:top w:val="dotted" w:sz="4" w:space="0" w:color="auto"/>
              <w:left w:val="dotted" w:sz="4" w:space="0" w:color="auto"/>
              <w:bottom w:val="dotted" w:sz="4" w:space="0" w:color="auto"/>
            </w:tcBorders>
            <w:vAlign w:val="center"/>
          </w:tcPr>
          <w:p w14:paraId="4CE7A8D7" w14:textId="77777777" w:rsidR="004959E3" w:rsidRDefault="00000000">
            <w:pPr>
              <w:jc w:val="center"/>
              <w:rPr>
                <w:ins w:id="615" w:author="TC-18" w:date="2026-07-20T20:58:00Z"/>
                <w:rFonts w:ascii="Arial" w:hAnsi="Arial" w:cs="Arial"/>
                <w:bCs/>
                <w:szCs w:val="24"/>
              </w:rPr>
            </w:pPr>
            <w:ins w:id="616" w:author="TC-18" w:date="2026-07-20T20:58:00Z">
              <w:r>
                <w:rPr>
                  <w:rFonts w:ascii="Arial" w:hAnsi="Arial" w:cs="Arial" w:hint="eastAsia"/>
                  <w:bCs/>
                  <w:szCs w:val="24"/>
                </w:rPr>
                <w:t>18</w:t>
              </w:r>
              <w:r>
                <w:rPr>
                  <w:rFonts w:ascii="Arial" w:hAnsi="Arial" w:cs="Arial" w:hint="eastAsia"/>
                  <w:bCs/>
                  <w:szCs w:val="24"/>
                </w:rPr>
                <w:t>年技术商业化经验，曾主导商汤科技</w:t>
              </w:r>
              <w:r>
                <w:rPr>
                  <w:rFonts w:ascii="Arial" w:hAnsi="Arial" w:cs="Arial" w:hint="eastAsia"/>
                  <w:bCs/>
                  <w:szCs w:val="24"/>
                </w:rPr>
                <w:t>AI</w:t>
              </w:r>
              <w:r>
                <w:rPr>
                  <w:rFonts w:ascii="Arial" w:hAnsi="Arial" w:cs="Arial" w:hint="eastAsia"/>
                  <w:bCs/>
                  <w:szCs w:val="24"/>
                </w:rPr>
                <w:t>产品落地能源</w:t>
              </w:r>
              <w:r>
                <w:rPr>
                  <w:rFonts w:ascii="Arial" w:hAnsi="Arial" w:cs="Arial" w:hint="eastAsia"/>
                  <w:bCs/>
                  <w:szCs w:val="24"/>
                </w:rPr>
                <w:t>/</w:t>
              </w:r>
              <w:r>
                <w:rPr>
                  <w:rFonts w:ascii="Arial" w:hAnsi="Arial" w:cs="Arial" w:hint="eastAsia"/>
                  <w:bCs/>
                  <w:szCs w:val="24"/>
                </w:rPr>
                <w:t>制造行业</w:t>
              </w:r>
            </w:ins>
          </w:p>
        </w:tc>
      </w:tr>
      <w:tr w:rsidR="004959E3" w14:paraId="7E41B0EA" w14:textId="77777777">
        <w:trPr>
          <w:trHeight w:val="496"/>
          <w:ins w:id="617" w:author="TC-18" w:date="2026-07-20T20:58:00Z"/>
        </w:trPr>
        <w:tc>
          <w:tcPr>
            <w:tcW w:w="353" w:type="dxa"/>
            <w:tcBorders>
              <w:top w:val="dotted" w:sz="4" w:space="0" w:color="auto"/>
              <w:bottom w:val="dotted" w:sz="4" w:space="0" w:color="auto"/>
              <w:right w:val="dotted" w:sz="4" w:space="0" w:color="auto"/>
            </w:tcBorders>
            <w:vAlign w:val="center"/>
          </w:tcPr>
          <w:p w14:paraId="6A99DAC0" w14:textId="77777777" w:rsidR="004959E3" w:rsidRDefault="00000000">
            <w:pPr>
              <w:jc w:val="center"/>
              <w:rPr>
                <w:ins w:id="618" w:author="TC-18" w:date="2026-07-20T20:58:00Z"/>
                <w:rFonts w:ascii="Arial" w:hAnsi="Arial" w:cs="Arial"/>
                <w:bCs/>
                <w:szCs w:val="24"/>
              </w:rPr>
            </w:pPr>
            <w:ins w:id="619" w:author="TC-18" w:date="2026-07-20T20:58:00Z">
              <w:r>
                <w:rPr>
                  <w:rFonts w:ascii="Arial" w:hAnsi="Arial" w:cs="Arial"/>
                  <w:bCs/>
                  <w:szCs w:val="24"/>
                </w:rPr>
                <w:t>6</w:t>
              </w:r>
            </w:ins>
          </w:p>
        </w:tc>
        <w:tc>
          <w:tcPr>
            <w:tcW w:w="950" w:type="dxa"/>
            <w:tcBorders>
              <w:top w:val="dotted" w:sz="4" w:space="0" w:color="auto"/>
              <w:left w:val="dotted" w:sz="4" w:space="0" w:color="auto"/>
              <w:bottom w:val="dotted" w:sz="4" w:space="0" w:color="auto"/>
              <w:right w:val="dotted" w:sz="4" w:space="0" w:color="auto"/>
            </w:tcBorders>
            <w:vAlign w:val="center"/>
          </w:tcPr>
          <w:p w14:paraId="2B69E1A0" w14:textId="77777777" w:rsidR="004959E3" w:rsidRDefault="00000000">
            <w:pPr>
              <w:jc w:val="center"/>
              <w:rPr>
                <w:ins w:id="620" w:author="TC-18" w:date="2026-07-20T20:58:00Z"/>
                <w:rFonts w:ascii="Arial" w:hAnsi="Arial" w:cs="Arial"/>
                <w:bCs/>
                <w:szCs w:val="24"/>
              </w:rPr>
            </w:pPr>
            <w:ins w:id="621" w:author="TC-18" w:date="2026-07-20T20:58:00Z">
              <w:r>
                <w:rPr>
                  <w:rFonts w:ascii="Arial" w:hAnsi="Arial" w:cs="Arial" w:hint="eastAsia"/>
                  <w:bCs/>
                  <w:szCs w:val="24"/>
                </w:rPr>
                <w:t>王俊挺</w:t>
              </w:r>
            </w:ins>
          </w:p>
        </w:tc>
        <w:tc>
          <w:tcPr>
            <w:tcW w:w="1107" w:type="dxa"/>
            <w:tcBorders>
              <w:top w:val="dotted" w:sz="4" w:space="0" w:color="auto"/>
              <w:left w:val="dotted" w:sz="4" w:space="0" w:color="auto"/>
              <w:bottom w:val="dotted" w:sz="4" w:space="0" w:color="auto"/>
              <w:right w:val="dotted" w:sz="4" w:space="0" w:color="auto"/>
            </w:tcBorders>
            <w:vAlign w:val="center"/>
          </w:tcPr>
          <w:p w14:paraId="180183DB" w14:textId="77777777" w:rsidR="004959E3" w:rsidRDefault="00000000">
            <w:pPr>
              <w:jc w:val="center"/>
              <w:rPr>
                <w:ins w:id="622" w:author="TC-18" w:date="2026-07-20T20:58:00Z"/>
                <w:rFonts w:ascii="Arial" w:hAnsi="Arial" w:cs="Arial"/>
                <w:bCs/>
                <w:szCs w:val="24"/>
              </w:rPr>
            </w:pPr>
            <w:ins w:id="623" w:author="TC-18" w:date="2026-07-20T20:58:00Z">
              <w:r>
                <w:rPr>
                  <w:rFonts w:ascii="Arial" w:hAnsi="Arial" w:cs="Arial" w:hint="eastAsia"/>
                  <w:bCs/>
                  <w:szCs w:val="24"/>
                </w:rPr>
                <w:t>330382198907034713</w:t>
              </w:r>
            </w:ins>
          </w:p>
        </w:tc>
        <w:tc>
          <w:tcPr>
            <w:tcW w:w="851" w:type="dxa"/>
            <w:tcBorders>
              <w:top w:val="dotted" w:sz="4" w:space="0" w:color="auto"/>
              <w:left w:val="dotted" w:sz="4" w:space="0" w:color="auto"/>
              <w:bottom w:val="dotted" w:sz="4" w:space="0" w:color="auto"/>
              <w:right w:val="dotted" w:sz="4" w:space="0" w:color="auto"/>
            </w:tcBorders>
            <w:vAlign w:val="center"/>
          </w:tcPr>
          <w:p w14:paraId="0D2C1C0A" w14:textId="77777777" w:rsidR="004959E3" w:rsidRDefault="00000000">
            <w:pPr>
              <w:jc w:val="center"/>
              <w:rPr>
                <w:ins w:id="624" w:author="TC-18" w:date="2026-07-20T20:58:00Z"/>
                <w:rFonts w:ascii="Arial" w:hAnsi="Arial" w:cs="Arial"/>
                <w:bCs/>
                <w:szCs w:val="24"/>
              </w:rPr>
            </w:pPr>
            <w:ins w:id="625" w:author="TC-18" w:date="2026-07-20T20:58:00Z">
              <w:r>
                <w:rPr>
                  <w:rFonts w:ascii="Arial" w:hAnsi="Arial" w:cs="Arial" w:hint="eastAsia"/>
                  <w:bCs/>
                  <w:szCs w:val="24"/>
                </w:rPr>
                <w:t>运营总监</w:t>
              </w:r>
            </w:ins>
          </w:p>
        </w:tc>
        <w:tc>
          <w:tcPr>
            <w:tcW w:w="1559" w:type="dxa"/>
            <w:tcBorders>
              <w:top w:val="dotted" w:sz="4" w:space="0" w:color="auto"/>
              <w:left w:val="dotted" w:sz="4" w:space="0" w:color="auto"/>
              <w:bottom w:val="dotted" w:sz="4" w:space="0" w:color="auto"/>
              <w:right w:val="dotted" w:sz="4" w:space="0" w:color="auto"/>
            </w:tcBorders>
          </w:tcPr>
          <w:p w14:paraId="703C56F0" w14:textId="77777777" w:rsidR="004959E3" w:rsidRDefault="00000000">
            <w:pPr>
              <w:jc w:val="center"/>
              <w:rPr>
                <w:ins w:id="626" w:author="TC-18" w:date="2026-07-20T20:58:00Z"/>
                <w:rFonts w:ascii="Arial" w:hAnsi="Arial" w:cs="Arial"/>
                <w:bCs/>
                <w:szCs w:val="24"/>
              </w:rPr>
            </w:pPr>
            <w:ins w:id="627" w:author="TC-18" w:date="2026-07-20T20:58:00Z">
              <w:r>
                <w:rPr>
                  <w:rFonts w:ascii="Arial" w:hAnsi="Arial" w:cs="Arial" w:hint="eastAsia"/>
                  <w:bCs/>
                  <w:szCs w:val="24"/>
                </w:rPr>
                <w:t>2012.6</w:t>
              </w:r>
            </w:ins>
          </w:p>
          <w:p w14:paraId="55E034F0" w14:textId="77777777" w:rsidR="004959E3" w:rsidRDefault="00000000">
            <w:pPr>
              <w:jc w:val="center"/>
              <w:rPr>
                <w:ins w:id="628" w:author="TC-18" w:date="2026-07-20T20:58:00Z"/>
                <w:rFonts w:ascii="Arial" w:hAnsi="Arial" w:cs="Arial"/>
                <w:bCs/>
                <w:szCs w:val="24"/>
              </w:rPr>
            </w:pPr>
            <w:ins w:id="629" w:author="TC-18" w:date="2026-07-20T20:58:00Z">
              <w:r>
                <w:rPr>
                  <w:rFonts w:ascii="Arial" w:hAnsi="Arial" w:cs="Arial"/>
                  <w:bCs/>
                  <w:szCs w:val="24"/>
                </w:rPr>
                <w:t>埃迪斯科文大学</w:t>
              </w:r>
            </w:ins>
          </w:p>
        </w:tc>
        <w:tc>
          <w:tcPr>
            <w:tcW w:w="3599" w:type="dxa"/>
            <w:tcBorders>
              <w:top w:val="dotted" w:sz="4" w:space="0" w:color="auto"/>
              <w:left w:val="dotted" w:sz="4" w:space="0" w:color="auto"/>
              <w:bottom w:val="dotted" w:sz="4" w:space="0" w:color="auto"/>
            </w:tcBorders>
            <w:vAlign w:val="center"/>
          </w:tcPr>
          <w:p w14:paraId="155BCFDB" w14:textId="77777777" w:rsidR="004959E3" w:rsidRDefault="00000000">
            <w:pPr>
              <w:jc w:val="center"/>
              <w:rPr>
                <w:ins w:id="630" w:author="TC-18" w:date="2026-07-20T20:58:00Z"/>
                <w:rFonts w:ascii="Arial" w:hAnsi="Arial" w:cs="Arial"/>
                <w:bCs/>
                <w:szCs w:val="24"/>
              </w:rPr>
            </w:pPr>
            <w:ins w:id="631" w:author="TC-18" w:date="2026-07-20T20:58:00Z">
              <w:r>
                <w:rPr>
                  <w:rFonts w:ascii="Arial" w:hAnsi="Arial" w:cs="Arial" w:hint="eastAsia"/>
                  <w:bCs/>
                  <w:szCs w:val="24"/>
                </w:rPr>
                <w:t xml:space="preserve">10 </w:t>
              </w:r>
              <w:r>
                <w:rPr>
                  <w:rFonts w:ascii="Arial" w:hAnsi="Arial" w:cs="Arial" w:hint="eastAsia"/>
                  <w:bCs/>
                  <w:szCs w:val="24"/>
                </w:rPr>
                <w:t>余年跨融资租赁、银行业务、零售运营及制造业生产管理的复合型管理经验</w:t>
              </w:r>
            </w:ins>
          </w:p>
        </w:tc>
      </w:tr>
      <w:tr w:rsidR="004959E3" w14:paraId="4B639372" w14:textId="77777777">
        <w:trPr>
          <w:trHeight w:val="496"/>
          <w:ins w:id="632" w:author="TC-18" w:date="2026-07-20T20:58:00Z"/>
        </w:trPr>
        <w:tc>
          <w:tcPr>
            <w:tcW w:w="353" w:type="dxa"/>
            <w:tcBorders>
              <w:top w:val="dotted" w:sz="4" w:space="0" w:color="auto"/>
              <w:bottom w:val="dotted" w:sz="4" w:space="0" w:color="auto"/>
              <w:right w:val="dotted" w:sz="4" w:space="0" w:color="auto"/>
            </w:tcBorders>
            <w:vAlign w:val="center"/>
          </w:tcPr>
          <w:p w14:paraId="392CEF3A" w14:textId="77777777" w:rsidR="004959E3" w:rsidRDefault="00000000">
            <w:pPr>
              <w:jc w:val="center"/>
              <w:rPr>
                <w:ins w:id="633" w:author="TC-18" w:date="2026-07-20T20:58:00Z"/>
                <w:rFonts w:ascii="Arial" w:hAnsi="Arial" w:cs="Arial"/>
                <w:bCs/>
                <w:szCs w:val="24"/>
              </w:rPr>
            </w:pPr>
            <w:ins w:id="634" w:author="TC-18" w:date="2026-07-20T20:58:00Z">
              <w:r>
                <w:rPr>
                  <w:rFonts w:ascii="Arial" w:hAnsi="Arial" w:cs="Arial"/>
                  <w:bCs/>
                  <w:szCs w:val="24"/>
                </w:rPr>
                <w:t>7</w:t>
              </w:r>
            </w:ins>
          </w:p>
        </w:tc>
        <w:tc>
          <w:tcPr>
            <w:tcW w:w="950" w:type="dxa"/>
            <w:tcBorders>
              <w:top w:val="dotted" w:sz="4" w:space="0" w:color="auto"/>
              <w:left w:val="dotted" w:sz="4" w:space="0" w:color="auto"/>
              <w:bottom w:val="dotted" w:sz="4" w:space="0" w:color="auto"/>
              <w:right w:val="dotted" w:sz="4" w:space="0" w:color="auto"/>
            </w:tcBorders>
            <w:vAlign w:val="center"/>
          </w:tcPr>
          <w:p w14:paraId="0BE26568" w14:textId="77777777" w:rsidR="004959E3" w:rsidRDefault="00000000">
            <w:pPr>
              <w:jc w:val="center"/>
              <w:rPr>
                <w:ins w:id="635" w:author="TC-18" w:date="2026-07-20T20:58:00Z"/>
                <w:rFonts w:ascii="Arial" w:hAnsi="Arial" w:cs="Arial"/>
                <w:bCs/>
                <w:szCs w:val="24"/>
              </w:rPr>
            </w:pPr>
            <w:ins w:id="636" w:author="TC-18" w:date="2026-07-20T20:58:00Z">
              <w:r>
                <w:rPr>
                  <w:rFonts w:ascii="Arial" w:hAnsi="Arial" w:cs="Arial" w:hint="eastAsia"/>
                  <w:bCs/>
                  <w:szCs w:val="24"/>
                </w:rPr>
                <w:t>王汉斌</w:t>
              </w:r>
            </w:ins>
          </w:p>
        </w:tc>
        <w:tc>
          <w:tcPr>
            <w:tcW w:w="1107" w:type="dxa"/>
            <w:tcBorders>
              <w:top w:val="dotted" w:sz="4" w:space="0" w:color="auto"/>
              <w:left w:val="dotted" w:sz="4" w:space="0" w:color="auto"/>
              <w:bottom w:val="dotted" w:sz="4" w:space="0" w:color="auto"/>
              <w:right w:val="dotted" w:sz="4" w:space="0" w:color="auto"/>
            </w:tcBorders>
            <w:vAlign w:val="center"/>
          </w:tcPr>
          <w:p w14:paraId="0758F863" w14:textId="77777777" w:rsidR="004959E3" w:rsidRDefault="00000000">
            <w:pPr>
              <w:jc w:val="center"/>
              <w:rPr>
                <w:ins w:id="637" w:author="TC-18" w:date="2026-07-20T20:58:00Z"/>
                <w:rFonts w:ascii="Arial" w:hAnsi="Arial" w:cs="Arial"/>
                <w:bCs/>
                <w:szCs w:val="24"/>
              </w:rPr>
            </w:pPr>
            <w:ins w:id="638" w:author="TC-18" w:date="2026-07-20T20:58:00Z">
              <w:r>
                <w:rPr>
                  <w:rFonts w:ascii="Arial" w:hAnsi="Arial" w:cs="Arial" w:hint="eastAsia"/>
                  <w:bCs/>
                  <w:szCs w:val="24"/>
                </w:rPr>
                <w:t>142303199309294553</w:t>
              </w:r>
            </w:ins>
          </w:p>
        </w:tc>
        <w:tc>
          <w:tcPr>
            <w:tcW w:w="851" w:type="dxa"/>
            <w:tcBorders>
              <w:top w:val="dotted" w:sz="4" w:space="0" w:color="auto"/>
              <w:left w:val="dotted" w:sz="4" w:space="0" w:color="auto"/>
              <w:bottom w:val="dotted" w:sz="4" w:space="0" w:color="auto"/>
              <w:right w:val="dotted" w:sz="4" w:space="0" w:color="auto"/>
            </w:tcBorders>
            <w:vAlign w:val="center"/>
          </w:tcPr>
          <w:p w14:paraId="7B3DAAE1" w14:textId="77777777" w:rsidR="004959E3" w:rsidRDefault="00000000">
            <w:pPr>
              <w:jc w:val="center"/>
              <w:rPr>
                <w:ins w:id="639" w:author="TC-18" w:date="2026-07-20T20:58:00Z"/>
                <w:rFonts w:ascii="Arial" w:hAnsi="Arial" w:cs="Arial"/>
                <w:bCs/>
                <w:szCs w:val="24"/>
              </w:rPr>
            </w:pPr>
            <w:ins w:id="640" w:author="TC-18" w:date="2026-07-20T20:58:00Z">
              <w:r>
                <w:rPr>
                  <w:rFonts w:ascii="Arial" w:hAnsi="Arial" w:cs="Arial" w:hint="eastAsia"/>
                  <w:bCs/>
                  <w:szCs w:val="24"/>
                </w:rPr>
                <w:t>设备工程师</w:t>
              </w:r>
            </w:ins>
          </w:p>
        </w:tc>
        <w:tc>
          <w:tcPr>
            <w:tcW w:w="1559" w:type="dxa"/>
            <w:tcBorders>
              <w:top w:val="dotted" w:sz="4" w:space="0" w:color="auto"/>
              <w:left w:val="dotted" w:sz="4" w:space="0" w:color="auto"/>
              <w:bottom w:val="dotted" w:sz="4" w:space="0" w:color="auto"/>
              <w:right w:val="dotted" w:sz="4" w:space="0" w:color="auto"/>
            </w:tcBorders>
          </w:tcPr>
          <w:p w14:paraId="07D16D6E" w14:textId="77777777" w:rsidR="004959E3" w:rsidRDefault="00000000">
            <w:pPr>
              <w:jc w:val="center"/>
              <w:rPr>
                <w:ins w:id="641" w:author="TC-18" w:date="2026-07-20T20:58:00Z"/>
                <w:rFonts w:ascii="Arial" w:hAnsi="Arial" w:cs="Arial"/>
                <w:bCs/>
                <w:szCs w:val="24"/>
              </w:rPr>
            </w:pPr>
            <w:ins w:id="642" w:author="TC-18" w:date="2026-07-20T20:58:00Z">
              <w:r>
                <w:rPr>
                  <w:rFonts w:ascii="Arial" w:hAnsi="Arial" w:cs="Arial" w:hint="eastAsia"/>
                  <w:bCs/>
                  <w:szCs w:val="24"/>
                </w:rPr>
                <w:t>2011.7</w:t>
              </w:r>
            </w:ins>
          </w:p>
          <w:p w14:paraId="085FD9D3" w14:textId="77777777" w:rsidR="004959E3" w:rsidRDefault="00000000">
            <w:pPr>
              <w:jc w:val="center"/>
              <w:rPr>
                <w:ins w:id="643" w:author="TC-18" w:date="2026-07-20T20:58:00Z"/>
                <w:rFonts w:ascii="Arial" w:hAnsi="Arial" w:cs="Arial"/>
                <w:bCs/>
                <w:szCs w:val="24"/>
              </w:rPr>
            </w:pPr>
            <w:ins w:id="644" w:author="TC-18" w:date="2026-07-20T20:58:00Z">
              <w:r>
                <w:rPr>
                  <w:rFonts w:ascii="Arial" w:hAnsi="Arial" w:cs="Arial"/>
                  <w:bCs/>
                  <w:szCs w:val="24"/>
                </w:rPr>
                <w:t>山西省劳动保障技校</w:t>
              </w:r>
            </w:ins>
          </w:p>
        </w:tc>
        <w:tc>
          <w:tcPr>
            <w:tcW w:w="3599" w:type="dxa"/>
            <w:tcBorders>
              <w:top w:val="dotted" w:sz="4" w:space="0" w:color="auto"/>
              <w:left w:val="dotted" w:sz="4" w:space="0" w:color="auto"/>
              <w:bottom w:val="dotted" w:sz="4" w:space="0" w:color="auto"/>
            </w:tcBorders>
            <w:vAlign w:val="center"/>
          </w:tcPr>
          <w:p w14:paraId="6034245B" w14:textId="77777777" w:rsidR="004959E3" w:rsidRDefault="00000000">
            <w:pPr>
              <w:jc w:val="center"/>
              <w:rPr>
                <w:ins w:id="645" w:author="TC-18" w:date="2026-07-20T20:58:00Z"/>
                <w:rFonts w:ascii="Arial" w:hAnsi="Arial" w:cs="Arial"/>
                <w:bCs/>
                <w:szCs w:val="24"/>
              </w:rPr>
            </w:pPr>
            <w:ins w:id="646" w:author="TC-18" w:date="2026-07-20T20:58:00Z">
              <w:r>
                <w:rPr>
                  <w:rFonts w:ascii="Arial" w:hAnsi="Arial" w:cs="Arial" w:hint="eastAsia"/>
                  <w:bCs/>
                  <w:szCs w:val="24"/>
                </w:rPr>
                <w:t>10</w:t>
              </w:r>
              <w:r>
                <w:rPr>
                  <w:rFonts w:ascii="Arial" w:hAnsi="Arial" w:cs="Arial" w:hint="eastAsia"/>
                  <w:bCs/>
                  <w:szCs w:val="24"/>
                </w:rPr>
                <w:t>年机电领域实战经验，擅长产品生产全流程保障与测试维护</w:t>
              </w:r>
            </w:ins>
          </w:p>
        </w:tc>
      </w:tr>
    </w:tbl>
    <w:p w14:paraId="151EF4B5" w14:textId="77777777" w:rsidR="004959E3" w:rsidRDefault="004959E3">
      <w:pPr>
        <w:pStyle w:val="a0"/>
        <w:ind w:firstLineChars="0" w:firstLine="0"/>
        <w:rPr>
          <w:color w:val="000000"/>
        </w:rPr>
      </w:pPr>
    </w:p>
    <w:sectPr w:rsidR="004959E3">
      <w:headerReference w:type="default" r:id="rId14"/>
      <w:footerReference w:type="default" r:id="rId15"/>
      <w:headerReference w:type="first" r:id="rId16"/>
      <w:footerReference w:type="first" r:id="rId17"/>
      <w:pgSz w:w="11906" w:h="16838"/>
      <w:pgMar w:top="1440" w:right="1800" w:bottom="1440" w:left="1800" w:header="623" w:footer="752" w:gutter="0"/>
      <w:pgNumType w:start="1"/>
      <w:cols w:space="720"/>
      <w:titlePg/>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8" w:author="TC-18" w:date="2026-07-21T14:30:00Z" w:initials="M">
    <w:p w14:paraId="2BF3A84F" w14:textId="531AA436" w:rsidR="005308BE" w:rsidRDefault="005308BE" w:rsidP="005308BE">
      <w:pPr>
        <w:jc w:val="left"/>
      </w:pPr>
      <w:r>
        <w:rPr>
          <w:rStyle w:val="afb"/>
        </w:rPr>
        <w:annotationRef/>
      </w:r>
      <w:r>
        <w:rPr>
          <w:rFonts w:hint="eastAsia"/>
          <w:kern w:val="0"/>
        </w:rPr>
        <w:t>先决条件成就后的</w:t>
      </w:r>
      <w:r>
        <w:rPr>
          <w:kern w:val="0"/>
        </w:rPr>
        <w:t>60</w:t>
      </w:r>
      <w:r>
        <w:rPr>
          <w:rFonts w:hint="eastAsia"/>
          <w:kern w:val="0"/>
        </w:rPr>
        <w:t>个工作日接近</w:t>
      </w:r>
      <w:r>
        <w:rPr>
          <w:kern w:val="0"/>
        </w:rPr>
        <w:t>3</w:t>
      </w:r>
      <w:r>
        <w:rPr>
          <w:rFonts w:hint="eastAsia"/>
          <w:kern w:val="0"/>
        </w:rPr>
        <w:t>个月，基于企业的发展，是否有可能压缩时间？</w:t>
      </w:r>
    </w:p>
  </w:comment>
  <w:comment w:id="125" w:author="闫熹钊" w:date="2026-07-21T11:50:00Z" w:initials="">
    <w:p w14:paraId="5040D670" w14:textId="77777777" w:rsidR="004959E3" w:rsidRDefault="005308BE">
      <w:pPr>
        <w:pStyle w:val="a6"/>
      </w:pPr>
      <w:r>
        <w:rPr>
          <w:rStyle w:val="afb"/>
        </w:rPr>
        <w:annotationRef/>
      </w:r>
      <w:r w:rsidR="00000000">
        <w:rPr>
          <w:rFonts w:hint="eastAsia"/>
        </w:rPr>
        <w:t>建议补充，“公司每年可以通过召开股东会就关联交易情况予以确认”</w:t>
      </w:r>
    </w:p>
    <w:p w14:paraId="371B75D0" w14:textId="77777777" w:rsidR="004959E3" w:rsidRDefault="004959E3">
      <w:pPr>
        <w:pStyle w:val="a6"/>
      </w:pPr>
    </w:p>
  </w:comment>
  <w:comment w:id="128" w:author="TC-18" w:date="2026-07-21T14:32:00Z" w:initials="M">
    <w:p w14:paraId="37B25806" w14:textId="77777777" w:rsidR="00956988" w:rsidRDefault="00956988" w:rsidP="00956988">
      <w:pPr>
        <w:jc w:val="left"/>
      </w:pPr>
      <w:r>
        <w:rPr>
          <w:rStyle w:val="afb"/>
        </w:rPr>
        <w:annotationRef/>
      </w:r>
      <w:r>
        <w:rPr>
          <w:rFonts w:hint="eastAsia"/>
          <w:kern w:val="0"/>
        </w:rPr>
        <w:t>建议把原</w:t>
      </w:r>
      <w:r>
        <w:rPr>
          <w:kern w:val="0"/>
        </w:rPr>
        <w:t>8.2</w:t>
      </w:r>
      <w:r>
        <w:rPr>
          <w:rFonts w:hint="eastAsia"/>
          <w:kern w:val="0"/>
        </w:rPr>
        <w:t>的最后一句另起一行作为</w:t>
      </w:r>
      <w:r>
        <w:rPr>
          <w:kern w:val="0"/>
        </w:rPr>
        <w:t>8.3</w:t>
      </w:r>
      <w:r>
        <w:rPr>
          <w:rFonts w:hint="eastAsia"/>
          <w:kern w:val="0"/>
        </w:rPr>
        <w:t>，主要体现“上述竞业禁止范围，不包括截至本协议签署日公司已经存在的关联企业</w:t>
      </w:r>
      <w:r>
        <w:rPr>
          <w:kern w:val="0"/>
        </w:rPr>
        <w:t>”</w:t>
      </w:r>
    </w:p>
  </w:comment>
  <w:comment w:id="129" w:author="TC-18" w:date="2026-07-20T20:50:00Z" w:initials="">
    <w:p w14:paraId="019F9BBB" w14:textId="77777777" w:rsidR="004959E3" w:rsidRDefault="005308BE">
      <w:pPr>
        <w:jc w:val="left"/>
      </w:pPr>
      <w:r>
        <w:rPr>
          <w:rStyle w:val="afb"/>
        </w:rPr>
        <w:annotationRef/>
      </w:r>
      <w:r w:rsidR="00000000">
        <w:rPr>
          <w:rFonts w:hint="eastAsia"/>
          <w:kern w:val="0"/>
        </w:rPr>
        <w:t>季度报表是否可以去掉？</w:t>
      </w:r>
    </w:p>
  </w:comment>
  <w:comment w:id="131" w:author="TC-18" w:date="2026-07-20T20:48:00Z" w:initials="">
    <w:p w14:paraId="6E2D3176" w14:textId="77777777" w:rsidR="004959E3" w:rsidRDefault="005308BE">
      <w:pPr>
        <w:jc w:val="left"/>
      </w:pPr>
      <w:r>
        <w:rPr>
          <w:rStyle w:val="afb"/>
        </w:rPr>
        <w:annotationRef/>
      </w:r>
      <w:r w:rsidR="00000000">
        <w:rPr>
          <w:rFonts w:hint="eastAsia"/>
          <w:kern w:val="0"/>
        </w:rPr>
        <w:t>是否可以把“上市公司”去掉</w:t>
      </w:r>
    </w:p>
  </w:comment>
  <w:comment w:id="134" w:author="TC-18" w:date="2026-07-20T20:49:00Z" w:initials="">
    <w:p w14:paraId="0854FA3C" w14:textId="77777777" w:rsidR="004959E3" w:rsidRDefault="005308BE">
      <w:pPr>
        <w:jc w:val="left"/>
      </w:pPr>
      <w:r>
        <w:rPr>
          <w:rStyle w:val="afb"/>
        </w:rPr>
        <w:annotationRef/>
      </w:r>
      <w:r w:rsidR="00000000">
        <w:rPr>
          <w:rFonts w:hint="eastAsia"/>
          <w:kern w:val="0"/>
        </w:rPr>
        <w:t>同上</w:t>
      </w:r>
    </w:p>
  </w:comment>
  <w:comment w:id="135" w:author="TC-18" w:date="2026-07-20T20:49:00Z" w:initials="">
    <w:p w14:paraId="720B9D5B" w14:textId="77777777" w:rsidR="00956988" w:rsidRDefault="005308BE" w:rsidP="00956988">
      <w:pPr>
        <w:jc w:val="left"/>
      </w:pPr>
      <w:r>
        <w:rPr>
          <w:rStyle w:val="afb"/>
        </w:rPr>
        <w:annotationRef/>
      </w:r>
      <w:r w:rsidR="00956988">
        <w:rPr>
          <w:rFonts w:hint="eastAsia"/>
          <w:kern w:val="0"/>
        </w:rPr>
        <w:t>市场惯例为一年，希望可以调整</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F3A84F" w15:done="0"/>
  <w15:commentEx w15:paraId="371B75D0" w15:done="0"/>
  <w15:commentEx w15:paraId="37B25806" w15:done="0"/>
  <w15:commentEx w15:paraId="019F9BBB" w15:done="0"/>
  <w15:commentEx w15:paraId="6E2D3176" w15:done="0"/>
  <w15:commentEx w15:paraId="0854FA3C" w15:done="0"/>
  <w15:commentEx w15:paraId="720B9D5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8588AEB" w16cex:dateUtc="2026-07-21T06:30:00Z"/>
  <w16cex:commentExtensible w16cex:durableId="4CB8F22A" w16cex:dateUtc="2026-07-21T06: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F3A84F" w16cid:durableId="78588AEB"/>
  <w16cid:commentId w16cid:paraId="371B75D0" w16cid:durableId="371B75D0"/>
  <w16cid:commentId w16cid:paraId="37B25806" w16cid:durableId="4CB8F22A"/>
  <w16cid:commentId w16cid:paraId="019F9BBB" w16cid:durableId="019F9BBB"/>
  <w16cid:commentId w16cid:paraId="6E2D3176" w16cid:durableId="6E2D3176"/>
  <w16cid:commentId w16cid:paraId="0854FA3C" w16cid:durableId="0854FA3C"/>
  <w16cid:commentId w16cid:paraId="720B9D5B" w16cid:durableId="720B9D5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AAD10" w14:textId="77777777" w:rsidR="00CE7E0F" w:rsidRDefault="00CE7E0F">
      <w:r>
        <w:separator/>
      </w:r>
    </w:p>
  </w:endnote>
  <w:endnote w:type="continuationSeparator" w:id="0">
    <w:p w14:paraId="12EE4FF9" w14:textId="77777777" w:rsidR="00CE7E0F" w:rsidRDefault="00CE7E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altName w:val="苹方-简"/>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仿宋">
    <w:altName w:val="仿宋-简"/>
    <w:panose1 w:val="02010609060101010101"/>
    <w:charset w:val="86"/>
    <w:family w:val="modern"/>
    <w:pitch w:val="fixed"/>
    <w:sig w:usb0="800002BF" w:usb1="38CF7CFA" w:usb2="00000016" w:usb3="00000000" w:csb0="00040001" w:csb1="00000000"/>
  </w:font>
  <w:font w:name="仿宋_GB2312">
    <w:altName w:val="仿宋"/>
    <w:panose1 w:val="020B0604020202020204"/>
    <w:charset w:val="86"/>
    <w:family w:val="modern"/>
    <w:pitch w:val="default"/>
    <w:sig w:usb0="00000000" w:usb1="00000000" w:usb2="00000000" w:usb3="00000000" w:csb0="00040000"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2E321" w14:textId="77777777" w:rsidR="004959E3" w:rsidRDefault="00000000">
    <w:pPr>
      <w:pStyle w:val="af2"/>
      <w:jc w:val="center"/>
    </w:pPr>
    <w:r>
      <w:fldChar w:fldCharType="begin"/>
    </w:r>
    <w:r>
      <w:instrText>PAGE   \* MERGEFORMAT</w:instrText>
    </w:r>
    <w:r>
      <w:fldChar w:fldCharType="separate"/>
    </w:r>
    <w:r>
      <w:rPr>
        <w:lang w:val="zh-CN"/>
      </w:rPr>
      <w:t>2</w:t>
    </w:r>
    <w:r>
      <w:fldChar w:fldCharType="end"/>
    </w:r>
  </w:p>
  <w:p w14:paraId="3C90283C" w14:textId="77777777" w:rsidR="004959E3" w:rsidRDefault="004959E3">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0DD5F" w14:textId="77777777" w:rsidR="004959E3" w:rsidRDefault="00000000">
    <w:pPr>
      <w:pStyle w:val="af2"/>
      <w:jc w:val="center"/>
    </w:pPr>
    <w:r>
      <w:fldChar w:fldCharType="begin"/>
    </w:r>
    <w:r>
      <w:instrText>PAGE   \* MERGEFORMAT</w:instrText>
    </w:r>
    <w:r>
      <w:fldChar w:fldCharType="separate"/>
    </w:r>
    <w:r>
      <w:rPr>
        <w:lang w:val="zh-CN"/>
      </w:rPr>
      <w:t>2</w:t>
    </w:r>
    <w:r>
      <w:fldChar w:fldCharType="end"/>
    </w:r>
  </w:p>
  <w:p w14:paraId="49523C4A" w14:textId="77777777" w:rsidR="004959E3" w:rsidRDefault="004959E3">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EFF9E" w14:textId="77777777" w:rsidR="00CE7E0F" w:rsidRDefault="00CE7E0F">
      <w:r>
        <w:separator/>
      </w:r>
    </w:p>
  </w:footnote>
  <w:footnote w:type="continuationSeparator" w:id="0">
    <w:p w14:paraId="1A643E0B" w14:textId="77777777" w:rsidR="00CE7E0F" w:rsidRDefault="00CE7E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DEBC6" w14:textId="77777777" w:rsidR="004959E3" w:rsidRDefault="00000000">
    <w:pPr>
      <w:pStyle w:val="af4"/>
      <w:ind w:left="540" w:hanging="540"/>
      <w:jc w:val="right"/>
    </w:pPr>
    <w:r>
      <w:rPr>
        <w:rFonts w:cs="SimSun" w:hint="eastAsia"/>
      </w:rPr>
      <w:t>《安徽中科微感科技有限公司股权投资合同》</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AF327" w14:textId="77777777" w:rsidR="004959E3" w:rsidRDefault="00000000">
    <w:pPr>
      <w:pStyle w:val="af4"/>
      <w:ind w:left="540" w:hanging="540"/>
      <w:jc w:val="right"/>
    </w:pPr>
    <w:r>
      <w:rPr>
        <w:rFonts w:cs="SimSun" w:hint="eastAsia"/>
      </w:rPr>
      <w:t>《安徽中科微感科技有限公司股权投资合同》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214B0"/>
    <w:multiLevelType w:val="multilevel"/>
    <w:tmpl w:val="2BA214B0"/>
    <w:lvl w:ilvl="0">
      <w:start w:val="1"/>
      <w:numFmt w:val="chineseCountingThousand"/>
      <w:suff w:val="space"/>
      <w:lvlText w:val="第%1条"/>
      <w:lvlJc w:val="left"/>
      <w:pPr>
        <w:ind w:left="0" w:firstLine="0"/>
      </w:pPr>
      <w:rPr>
        <w:rFonts w:eastAsia="SimSun" w:hint="eastAsia"/>
        <w:sz w:val="24"/>
      </w:rPr>
    </w:lvl>
    <w:lvl w:ilvl="1">
      <w:start w:val="1"/>
      <w:numFmt w:val="decimal"/>
      <w:isLgl/>
      <w:suff w:val="space"/>
      <w:lvlText w:val="%1.%2"/>
      <w:lvlJc w:val="left"/>
      <w:pPr>
        <w:ind w:left="0" w:firstLine="0"/>
      </w:pPr>
      <w:rPr>
        <w:rFonts w:hint="eastAsia"/>
      </w:rPr>
    </w:lvl>
    <w:lvl w:ilvl="2">
      <w:start w:val="1"/>
      <w:numFmt w:val="decimal"/>
      <w:isLgl/>
      <w:suff w:val="space"/>
      <w:lvlText w:val="%1.%2.%3"/>
      <w:lvlJc w:val="left"/>
      <w:pPr>
        <w:ind w:left="0" w:firstLine="0"/>
      </w:pPr>
      <w:rPr>
        <w:rFonts w:hint="eastAsia"/>
      </w:rPr>
    </w:lvl>
    <w:lvl w:ilvl="3">
      <w:start w:val="1"/>
      <w:numFmt w:val="decimal"/>
      <w:isLgl/>
      <w:suff w:val="space"/>
      <w:lvlText w:val="%1.%2.%3.%4"/>
      <w:lvlJc w:val="left"/>
      <w:pPr>
        <w:ind w:left="0" w:firstLine="0"/>
      </w:pPr>
      <w:rPr>
        <w:rFonts w:hint="eastAsia"/>
      </w:rPr>
    </w:lvl>
    <w:lvl w:ilvl="4">
      <w:start w:val="1"/>
      <w:numFmt w:val="decimal"/>
      <w:isLgl/>
      <w:suff w:val="space"/>
      <w:lvlText w:val="%1.%2.%3.%4.%5"/>
      <w:lvlJc w:val="left"/>
      <w:pPr>
        <w:ind w:left="0" w:firstLine="0"/>
      </w:pPr>
      <w:rPr>
        <w:rFonts w:hint="eastAsia"/>
      </w:rPr>
    </w:lvl>
    <w:lvl w:ilvl="5">
      <w:start w:val="1"/>
      <w:numFmt w:val="decimal"/>
      <w:lvlText w:val="%1.%2.%3.%4.%5.%6"/>
      <w:lvlJc w:val="left"/>
      <w:pPr>
        <w:ind w:left="7513" w:hanging="1134"/>
      </w:pPr>
      <w:rPr>
        <w:rFonts w:hint="eastAsia"/>
      </w:rPr>
    </w:lvl>
    <w:lvl w:ilvl="6">
      <w:start w:val="1"/>
      <w:numFmt w:val="decimal"/>
      <w:lvlText w:val="%1.%2.%3.%4.%5.%6.%7"/>
      <w:lvlJc w:val="left"/>
      <w:pPr>
        <w:ind w:left="8080" w:hanging="1276"/>
      </w:pPr>
      <w:rPr>
        <w:rFonts w:hint="eastAsia"/>
      </w:rPr>
    </w:lvl>
    <w:lvl w:ilvl="7">
      <w:start w:val="1"/>
      <w:numFmt w:val="decimal"/>
      <w:lvlText w:val="%1.%2.%3.%4.%5.%6.%7.%8"/>
      <w:lvlJc w:val="left"/>
      <w:pPr>
        <w:ind w:left="8647" w:hanging="1418"/>
      </w:pPr>
      <w:rPr>
        <w:rFonts w:hint="eastAsia"/>
      </w:rPr>
    </w:lvl>
    <w:lvl w:ilvl="8">
      <w:start w:val="1"/>
      <w:numFmt w:val="decimal"/>
      <w:lvlText w:val="%1.%2.%3.%4.%5.%6.%7.%8.%9"/>
      <w:lvlJc w:val="left"/>
      <w:pPr>
        <w:ind w:left="9355" w:hanging="1700"/>
      </w:pPr>
      <w:rPr>
        <w:rFonts w:hint="eastAsia"/>
      </w:rPr>
    </w:lvl>
  </w:abstractNum>
  <w:abstractNum w:abstractNumId="1" w15:restartNumberingAfterBreak="0">
    <w:nsid w:val="36B9F1C9"/>
    <w:multiLevelType w:val="singleLevel"/>
    <w:tmpl w:val="36B9F1C9"/>
    <w:lvl w:ilvl="0">
      <w:start w:val="1"/>
      <w:numFmt w:val="decimal"/>
      <w:lvlText w:val="%1."/>
      <w:lvlJc w:val="left"/>
      <w:pPr>
        <w:tabs>
          <w:tab w:val="left" w:pos="312"/>
        </w:tabs>
      </w:pPr>
    </w:lvl>
  </w:abstractNum>
  <w:abstractNum w:abstractNumId="2" w15:restartNumberingAfterBreak="0">
    <w:nsid w:val="409966B0"/>
    <w:multiLevelType w:val="multilevel"/>
    <w:tmpl w:val="409966B0"/>
    <w:lvl w:ilvl="0">
      <w:start w:val="1"/>
      <w:numFmt w:val="decimal"/>
      <w:lvlText w:val="（%1）"/>
      <w:lvlJc w:val="left"/>
      <w:pPr>
        <w:ind w:left="0" w:firstLine="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346046C"/>
    <w:multiLevelType w:val="multilevel"/>
    <w:tmpl w:val="4346046C"/>
    <w:lvl w:ilvl="0">
      <w:start w:val="1"/>
      <w:numFmt w:val="upperRoman"/>
      <w:pStyle w:val="1"/>
      <w:lvlText w:val="第 %1 条"/>
      <w:lvlJc w:val="left"/>
      <w:pPr>
        <w:ind w:left="0" w:firstLine="0"/>
      </w:pPr>
      <w:rPr>
        <w:rFonts w:hint="default"/>
        <w:sz w:val="28"/>
      </w:rPr>
    </w:lvl>
    <w:lvl w:ilvl="1">
      <w:start w:val="1"/>
      <w:numFmt w:val="decimalZero"/>
      <w:pStyle w:val="2"/>
      <w:isLgl/>
      <w:lvlText w:val="节 %1.%2"/>
      <w:lvlJc w:val="left"/>
      <w:pPr>
        <w:ind w:left="0" w:firstLine="0"/>
      </w:pPr>
    </w:lvl>
    <w:lvl w:ilvl="2">
      <w:start w:val="1"/>
      <w:numFmt w:val="lowerLetter"/>
      <w:pStyle w:val="3"/>
      <w:lvlText w:val="(%3)"/>
      <w:lvlJc w:val="left"/>
      <w:pPr>
        <w:ind w:left="720" w:hanging="432"/>
      </w:pPr>
    </w:lvl>
    <w:lvl w:ilvl="3">
      <w:start w:val="1"/>
      <w:numFmt w:val="lowerRoman"/>
      <w:pStyle w:val="4"/>
      <w:lvlText w:val="(%4)"/>
      <w:lvlJc w:val="right"/>
      <w:pPr>
        <w:ind w:left="864" w:hanging="144"/>
      </w:pPr>
    </w:lvl>
    <w:lvl w:ilvl="4">
      <w:start w:val="1"/>
      <w:numFmt w:val="decimal"/>
      <w:pStyle w:val="5"/>
      <w:lvlText w:val="%5)"/>
      <w:lvlJc w:val="left"/>
      <w:pPr>
        <w:ind w:left="1008" w:hanging="432"/>
      </w:pPr>
    </w:lvl>
    <w:lvl w:ilvl="5">
      <w:start w:val="1"/>
      <w:numFmt w:val="lowerLetter"/>
      <w:pStyle w:val="6"/>
      <w:lvlText w:val="%6)"/>
      <w:lvlJc w:val="left"/>
      <w:pPr>
        <w:ind w:left="1152" w:hanging="432"/>
      </w:pPr>
    </w:lvl>
    <w:lvl w:ilvl="6">
      <w:start w:val="1"/>
      <w:numFmt w:val="lowerRoman"/>
      <w:pStyle w:val="7"/>
      <w:lvlText w:val="%7)"/>
      <w:lvlJc w:val="right"/>
      <w:pPr>
        <w:ind w:left="1296" w:hanging="288"/>
      </w:pPr>
    </w:lvl>
    <w:lvl w:ilvl="7">
      <w:start w:val="1"/>
      <w:numFmt w:val="lowerLetter"/>
      <w:pStyle w:val="8"/>
      <w:lvlText w:val="%8."/>
      <w:lvlJc w:val="left"/>
      <w:pPr>
        <w:ind w:left="1440" w:hanging="432"/>
      </w:pPr>
    </w:lvl>
    <w:lvl w:ilvl="8">
      <w:start w:val="1"/>
      <w:numFmt w:val="lowerRoman"/>
      <w:pStyle w:val="9"/>
      <w:lvlText w:val="%9."/>
      <w:lvlJc w:val="right"/>
      <w:pPr>
        <w:ind w:left="1584" w:hanging="144"/>
      </w:pPr>
    </w:lvl>
  </w:abstractNum>
  <w:abstractNum w:abstractNumId="4" w15:restartNumberingAfterBreak="0">
    <w:nsid w:val="4EF83E8A"/>
    <w:multiLevelType w:val="multilevel"/>
    <w:tmpl w:val="4EF83E8A"/>
    <w:lvl w:ilvl="0">
      <w:start w:val="1"/>
      <w:numFmt w:val="decimal"/>
      <w:lvlText w:val="（%1）"/>
      <w:lvlJc w:val="left"/>
      <w:pPr>
        <w:ind w:left="90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D723060"/>
    <w:multiLevelType w:val="multilevel"/>
    <w:tmpl w:val="5D723060"/>
    <w:lvl w:ilvl="0">
      <w:start w:val="1"/>
      <w:numFmt w:val="decimal"/>
      <w:lvlText w:val="（%1）"/>
      <w:lvlJc w:val="left"/>
      <w:pPr>
        <w:ind w:left="0" w:firstLine="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5487C8E"/>
    <w:multiLevelType w:val="singleLevel"/>
    <w:tmpl w:val="65487C8E"/>
    <w:lvl w:ilvl="0">
      <w:start w:val="1"/>
      <w:numFmt w:val="decimal"/>
      <w:suff w:val="nothing"/>
      <w:lvlText w:val="（%1）"/>
      <w:lvlJc w:val="left"/>
    </w:lvl>
  </w:abstractNum>
  <w:abstractNum w:abstractNumId="7" w15:restartNumberingAfterBreak="0">
    <w:nsid w:val="789A757B"/>
    <w:multiLevelType w:val="multilevel"/>
    <w:tmpl w:val="789A757B"/>
    <w:lvl w:ilvl="0">
      <w:start w:val="1"/>
      <w:numFmt w:val="decimal"/>
      <w:lvlText w:val="（%1）"/>
      <w:lvlJc w:val="left"/>
      <w:pPr>
        <w:ind w:left="0" w:firstLine="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523203996">
    <w:abstractNumId w:val="3"/>
  </w:num>
  <w:num w:numId="2" w16cid:durableId="1363168550">
    <w:abstractNumId w:val="1"/>
  </w:num>
  <w:num w:numId="3" w16cid:durableId="1226185887">
    <w:abstractNumId w:val="0"/>
    <w:lvlOverride w:ilvl="0">
      <w:lvl w:ilvl="0">
        <w:start w:val="1"/>
        <w:numFmt w:val="chineseCountingThousand"/>
        <w:suff w:val="space"/>
        <w:lvlText w:val="第%1条"/>
        <w:lvlJc w:val="left"/>
        <w:pPr>
          <w:ind w:left="0" w:firstLine="0"/>
        </w:pPr>
        <w:rPr>
          <w:rFonts w:eastAsia="SimSun" w:hint="eastAsia"/>
          <w:sz w:val="24"/>
        </w:rPr>
      </w:lvl>
    </w:lvlOverride>
    <w:lvlOverride w:ilvl="1">
      <w:lvl w:ilvl="1">
        <w:start w:val="1"/>
        <w:numFmt w:val="decimal"/>
        <w:isLgl/>
        <w:suff w:val="space"/>
        <w:lvlText w:val="%1.%2"/>
        <w:lvlJc w:val="left"/>
        <w:pPr>
          <w:ind w:left="0" w:firstLine="0"/>
        </w:pPr>
        <w:rPr>
          <w:rFonts w:hint="eastAsia"/>
          <w:i w:val="0"/>
          <w:color w:val="000000"/>
        </w:rPr>
      </w:lvl>
    </w:lvlOverride>
    <w:lvlOverride w:ilvl="2">
      <w:lvl w:ilvl="2" w:tentative="1">
        <w:start w:val="1"/>
        <w:numFmt w:val="decimal"/>
        <w:isLgl/>
        <w:suff w:val="space"/>
        <w:lvlText w:val="%1.%2.%3"/>
        <w:lvlJc w:val="left"/>
        <w:pPr>
          <w:ind w:left="0" w:firstLine="0"/>
        </w:pPr>
        <w:rPr>
          <w:rFonts w:hint="eastAsia"/>
        </w:rPr>
      </w:lvl>
    </w:lvlOverride>
    <w:lvlOverride w:ilvl="3">
      <w:lvl w:ilvl="3" w:tentative="1">
        <w:start w:val="1"/>
        <w:numFmt w:val="decimal"/>
        <w:isLgl/>
        <w:suff w:val="space"/>
        <w:lvlText w:val="%1.%2.%3.%4"/>
        <w:lvlJc w:val="left"/>
        <w:pPr>
          <w:ind w:left="0" w:firstLine="0"/>
        </w:pPr>
        <w:rPr>
          <w:rFonts w:hint="eastAsia"/>
        </w:rPr>
      </w:lvl>
    </w:lvlOverride>
    <w:lvlOverride w:ilvl="4">
      <w:lvl w:ilvl="4" w:tentative="1">
        <w:start w:val="1"/>
        <w:numFmt w:val="decimal"/>
        <w:isLgl/>
        <w:suff w:val="space"/>
        <w:lvlText w:val="%1.%2.%3.%4.%5"/>
        <w:lvlJc w:val="left"/>
        <w:pPr>
          <w:ind w:left="0" w:firstLine="0"/>
        </w:pPr>
        <w:rPr>
          <w:rFonts w:hint="eastAsia"/>
        </w:rPr>
      </w:lvl>
    </w:lvlOverride>
    <w:lvlOverride w:ilvl="5">
      <w:lvl w:ilvl="5" w:tentative="1">
        <w:start w:val="1"/>
        <w:numFmt w:val="decimal"/>
        <w:lvlText w:val="%1.%2.%3.%4.%5.%6"/>
        <w:lvlJc w:val="left"/>
        <w:pPr>
          <w:ind w:left="7513" w:hanging="1134"/>
        </w:pPr>
        <w:rPr>
          <w:rFonts w:hint="eastAsia"/>
        </w:rPr>
      </w:lvl>
    </w:lvlOverride>
    <w:lvlOverride w:ilvl="6">
      <w:lvl w:ilvl="6" w:tentative="1">
        <w:start w:val="1"/>
        <w:numFmt w:val="decimal"/>
        <w:lvlText w:val="%1.%2.%3.%4.%5.%6.%7"/>
        <w:lvlJc w:val="left"/>
        <w:pPr>
          <w:ind w:left="8080" w:hanging="1276"/>
        </w:pPr>
        <w:rPr>
          <w:rFonts w:hint="eastAsia"/>
        </w:rPr>
      </w:lvl>
    </w:lvlOverride>
    <w:lvlOverride w:ilvl="7">
      <w:lvl w:ilvl="7" w:tentative="1">
        <w:start w:val="1"/>
        <w:numFmt w:val="decimal"/>
        <w:lvlText w:val="%1.%2.%3.%4.%5.%6.%7.%8"/>
        <w:lvlJc w:val="left"/>
        <w:pPr>
          <w:ind w:left="8647" w:hanging="1418"/>
        </w:pPr>
        <w:rPr>
          <w:rFonts w:hint="eastAsia"/>
        </w:rPr>
      </w:lvl>
    </w:lvlOverride>
    <w:lvlOverride w:ilvl="8">
      <w:lvl w:ilvl="8" w:tentative="1">
        <w:start w:val="1"/>
        <w:numFmt w:val="decimal"/>
        <w:lvlText w:val="%1.%2.%3.%4.%5.%6.%7.%8.%9"/>
        <w:lvlJc w:val="left"/>
        <w:pPr>
          <w:ind w:left="9355" w:hanging="1700"/>
        </w:pPr>
        <w:rPr>
          <w:rFonts w:hint="eastAsia"/>
        </w:rPr>
      </w:lvl>
    </w:lvlOverride>
  </w:num>
  <w:num w:numId="4" w16cid:durableId="1019896957">
    <w:abstractNumId w:val="0"/>
    <w:lvlOverride w:ilvl="0">
      <w:lvl w:ilvl="0">
        <w:start w:val="1"/>
        <w:numFmt w:val="chineseCountingThousand"/>
        <w:suff w:val="space"/>
        <w:lvlText w:val="第%1条"/>
        <w:lvlJc w:val="left"/>
        <w:pPr>
          <w:ind w:left="0" w:firstLine="0"/>
        </w:pPr>
        <w:rPr>
          <w:rFonts w:eastAsia="SimSun" w:hint="eastAsia"/>
          <w:sz w:val="24"/>
        </w:rPr>
      </w:lvl>
    </w:lvlOverride>
    <w:lvlOverride w:ilvl="1">
      <w:lvl w:ilvl="1">
        <w:start w:val="1"/>
        <w:numFmt w:val="decimal"/>
        <w:isLgl/>
        <w:suff w:val="space"/>
        <w:lvlText w:val="%1.%2"/>
        <w:lvlJc w:val="left"/>
        <w:pPr>
          <w:ind w:left="0" w:firstLine="0"/>
        </w:pPr>
        <w:rPr>
          <w:rFonts w:hint="eastAsia"/>
          <w:i w:val="0"/>
          <w:color w:val="000000"/>
        </w:rPr>
      </w:lvl>
    </w:lvlOverride>
    <w:lvlOverride w:ilvl="2">
      <w:lvl w:ilvl="2" w:tentative="1">
        <w:start w:val="1"/>
        <w:numFmt w:val="decimal"/>
        <w:isLgl/>
        <w:suff w:val="space"/>
        <w:lvlText w:val="%1.%2.%3"/>
        <w:lvlJc w:val="left"/>
        <w:pPr>
          <w:ind w:left="0" w:firstLine="0"/>
        </w:pPr>
        <w:rPr>
          <w:rFonts w:hint="eastAsia"/>
        </w:rPr>
      </w:lvl>
    </w:lvlOverride>
    <w:lvlOverride w:ilvl="3">
      <w:lvl w:ilvl="3" w:tentative="1">
        <w:start w:val="1"/>
        <w:numFmt w:val="decimal"/>
        <w:isLgl/>
        <w:suff w:val="space"/>
        <w:lvlText w:val="%1.%2.%3.%4"/>
        <w:lvlJc w:val="left"/>
        <w:pPr>
          <w:ind w:left="0" w:firstLine="0"/>
        </w:pPr>
        <w:rPr>
          <w:rFonts w:hint="eastAsia"/>
        </w:rPr>
      </w:lvl>
    </w:lvlOverride>
    <w:lvlOverride w:ilvl="4">
      <w:lvl w:ilvl="4" w:tentative="1">
        <w:start w:val="1"/>
        <w:numFmt w:val="decimal"/>
        <w:isLgl/>
        <w:suff w:val="space"/>
        <w:lvlText w:val="%1.%2.%3.%4.%5"/>
        <w:lvlJc w:val="left"/>
        <w:pPr>
          <w:ind w:left="0" w:firstLine="0"/>
        </w:pPr>
        <w:rPr>
          <w:rFonts w:hint="eastAsia"/>
        </w:rPr>
      </w:lvl>
    </w:lvlOverride>
    <w:lvlOverride w:ilvl="5">
      <w:lvl w:ilvl="5" w:tentative="1">
        <w:start w:val="1"/>
        <w:numFmt w:val="decimal"/>
        <w:lvlText w:val="%1.%2.%3.%4.%5.%6"/>
        <w:lvlJc w:val="left"/>
        <w:pPr>
          <w:ind w:left="7513" w:hanging="1134"/>
        </w:pPr>
        <w:rPr>
          <w:rFonts w:hint="eastAsia"/>
        </w:rPr>
      </w:lvl>
    </w:lvlOverride>
    <w:lvlOverride w:ilvl="6">
      <w:lvl w:ilvl="6" w:tentative="1">
        <w:start w:val="1"/>
        <w:numFmt w:val="decimal"/>
        <w:lvlText w:val="%1.%2.%3.%4.%5.%6.%7"/>
        <w:lvlJc w:val="left"/>
        <w:pPr>
          <w:ind w:left="8080" w:hanging="1276"/>
        </w:pPr>
        <w:rPr>
          <w:rFonts w:hint="eastAsia"/>
        </w:rPr>
      </w:lvl>
    </w:lvlOverride>
    <w:lvlOverride w:ilvl="7">
      <w:lvl w:ilvl="7" w:tentative="1">
        <w:start w:val="1"/>
        <w:numFmt w:val="decimal"/>
        <w:lvlText w:val="%1.%2.%3.%4.%5.%6.%7.%8"/>
        <w:lvlJc w:val="left"/>
        <w:pPr>
          <w:ind w:left="8647" w:hanging="1418"/>
        </w:pPr>
        <w:rPr>
          <w:rFonts w:hint="eastAsia"/>
        </w:rPr>
      </w:lvl>
    </w:lvlOverride>
    <w:lvlOverride w:ilvl="8">
      <w:lvl w:ilvl="8" w:tentative="1">
        <w:start w:val="1"/>
        <w:numFmt w:val="decimal"/>
        <w:lvlText w:val="%1.%2.%3.%4.%5.%6.%7.%8.%9"/>
        <w:lvlJc w:val="left"/>
        <w:pPr>
          <w:ind w:left="9355" w:hanging="1700"/>
        </w:pPr>
        <w:rPr>
          <w:rFonts w:hint="eastAsia"/>
        </w:rPr>
      </w:lvl>
    </w:lvlOverride>
  </w:num>
  <w:num w:numId="5" w16cid:durableId="516390617">
    <w:abstractNumId w:val="4"/>
  </w:num>
  <w:num w:numId="6" w16cid:durableId="1229919034">
    <w:abstractNumId w:val="2"/>
  </w:num>
  <w:num w:numId="7" w16cid:durableId="1137916137">
    <w:abstractNumId w:val="7"/>
  </w:num>
  <w:num w:numId="8" w16cid:durableId="2087266475">
    <w:abstractNumId w:val="5"/>
  </w:num>
  <w:num w:numId="9" w16cid:durableId="600071071">
    <w:abstractNumId w:val="0"/>
    <w:lvlOverride w:ilvl="0">
      <w:lvl w:ilvl="0" w:tentative="1">
        <w:start w:val="1"/>
        <w:numFmt w:val="chineseCountingThousand"/>
        <w:suff w:val="space"/>
        <w:lvlText w:val="第%1条"/>
        <w:lvlJc w:val="left"/>
        <w:pPr>
          <w:ind w:left="0" w:firstLine="0"/>
        </w:pPr>
        <w:rPr>
          <w:rFonts w:eastAsia="SimSun" w:hint="eastAsia"/>
          <w:sz w:val="24"/>
        </w:rPr>
      </w:lvl>
    </w:lvlOverride>
    <w:lvlOverride w:ilvl="1">
      <w:lvl w:ilvl="1">
        <w:start w:val="1"/>
        <w:numFmt w:val="decimal"/>
        <w:isLgl/>
        <w:suff w:val="space"/>
        <w:lvlText w:val="%1.%2"/>
        <w:lvlJc w:val="left"/>
        <w:pPr>
          <w:ind w:left="0" w:firstLine="0"/>
        </w:pPr>
        <w:rPr>
          <w:rFonts w:hint="eastAsia"/>
          <w:i w:val="0"/>
          <w:color w:val="000000"/>
        </w:rPr>
      </w:lvl>
    </w:lvlOverride>
    <w:lvlOverride w:ilvl="2">
      <w:lvl w:ilvl="2" w:tentative="1">
        <w:start w:val="1"/>
        <w:numFmt w:val="decimal"/>
        <w:isLgl/>
        <w:suff w:val="space"/>
        <w:lvlText w:val="%1.%2.%3"/>
        <w:lvlJc w:val="left"/>
        <w:pPr>
          <w:ind w:left="0" w:firstLine="0"/>
        </w:pPr>
        <w:rPr>
          <w:rFonts w:hint="eastAsia"/>
        </w:rPr>
      </w:lvl>
    </w:lvlOverride>
    <w:lvlOverride w:ilvl="3">
      <w:lvl w:ilvl="3" w:tentative="1">
        <w:start w:val="1"/>
        <w:numFmt w:val="decimal"/>
        <w:isLgl/>
        <w:suff w:val="space"/>
        <w:lvlText w:val="%1.%2.%3.%4"/>
        <w:lvlJc w:val="left"/>
        <w:pPr>
          <w:ind w:left="0" w:firstLine="0"/>
        </w:pPr>
        <w:rPr>
          <w:rFonts w:hint="eastAsia"/>
        </w:rPr>
      </w:lvl>
    </w:lvlOverride>
    <w:lvlOverride w:ilvl="4">
      <w:lvl w:ilvl="4" w:tentative="1">
        <w:start w:val="1"/>
        <w:numFmt w:val="decimal"/>
        <w:isLgl/>
        <w:suff w:val="space"/>
        <w:lvlText w:val="%1.%2.%3.%4.%5"/>
        <w:lvlJc w:val="left"/>
        <w:pPr>
          <w:ind w:left="0" w:firstLine="0"/>
        </w:pPr>
        <w:rPr>
          <w:rFonts w:hint="eastAsia"/>
        </w:rPr>
      </w:lvl>
    </w:lvlOverride>
    <w:lvlOverride w:ilvl="5">
      <w:lvl w:ilvl="5" w:tentative="1">
        <w:start w:val="1"/>
        <w:numFmt w:val="decimal"/>
        <w:lvlText w:val="%1.%2.%3.%4.%5.%6"/>
        <w:lvlJc w:val="left"/>
        <w:pPr>
          <w:ind w:left="7513" w:hanging="1134"/>
        </w:pPr>
        <w:rPr>
          <w:rFonts w:hint="eastAsia"/>
        </w:rPr>
      </w:lvl>
    </w:lvlOverride>
    <w:lvlOverride w:ilvl="6">
      <w:lvl w:ilvl="6" w:tentative="1">
        <w:start w:val="1"/>
        <w:numFmt w:val="decimal"/>
        <w:lvlText w:val="%1.%2.%3.%4.%5.%6.%7"/>
        <w:lvlJc w:val="left"/>
        <w:pPr>
          <w:ind w:left="8080" w:hanging="1276"/>
        </w:pPr>
        <w:rPr>
          <w:rFonts w:hint="eastAsia"/>
        </w:rPr>
      </w:lvl>
    </w:lvlOverride>
    <w:lvlOverride w:ilvl="7">
      <w:lvl w:ilvl="7" w:tentative="1">
        <w:start w:val="1"/>
        <w:numFmt w:val="decimal"/>
        <w:lvlText w:val="%1.%2.%3.%4.%5.%6.%7.%8"/>
        <w:lvlJc w:val="left"/>
        <w:pPr>
          <w:ind w:left="8647" w:hanging="1418"/>
        </w:pPr>
        <w:rPr>
          <w:rFonts w:hint="eastAsia"/>
        </w:rPr>
      </w:lvl>
    </w:lvlOverride>
    <w:lvlOverride w:ilvl="8">
      <w:lvl w:ilvl="8" w:tentative="1">
        <w:start w:val="1"/>
        <w:numFmt w:val="decimal"/>
        <w:lvlText w:val="%1.%2.%3.%4.%5.%6.%7.%8.%9"/>
        <w:lvlJc w:val="left"/>
        <w:pPr>
          <w:ind w:left="9355" w:hanging="1700"/>
        </w:pPr>
        <w:rPr>
          <w:rFonts w:hint="eastAsia"/>
        </w:rPr>
      </w:lvl>
    </w:lvlOverride>
  </w:num>
  <w:num w:numId="10" w16cid:durableId="484589139">
    <w:abstractNumId w:val="6"/>
  </w:num>
  <w:num w:numId="11" w16cid:durableId="1264609914">
    <w:abstractNumId w:val="0"/>
    <w:lvlOverride w:ilvl="0">
      <w:lvl w:ilvl="0" w:tentative="1">
        <w:start w:val="1"/>
        <w:numFmt w:val="chineseCountingThousand"/>
        <w:suff w:val="space"/>
        <w:lvlText w:val="第%1条"/>
        <w:lvlJc w:val="left"/>
        <w:pPr>
          <w:ind w:left="0" w:firstLine="0"/>
        </w:pPr>
        <w:rPr>
          <w:rFonts w:eastAsia="SimSun" w:hint="eastAsia"/>
          <w:sz w:val="24"/>
        </w:rPr>
      </w:lvl>
    </w:lvlOverride>
    <w:lvlOverride w:ilvl="1">
      <w:lvl w:ilvl="1">
        <w:start w:val="1"/>
        <w:numFmt w:val="decimal"/>
        <w:isLgl/>
        <w:suff w:val="space"/>
        <w:lvlText w:val="%1.%2"/>
        <w:lvlJc w:val="left"/>
        <w:pPr>
          <w:ind w:left="0" w:firstLine="0"/>
        </w:pPr>
        <w:rPr>
          <w:rFonts w:hint="eastAsia"/>
          <w:i w:val="0"/>
          <w:color w:val="000000"/>
        </w:rPr>
      </w:lvl>
    </w:lvlOverride>
    <w:lvlOverride w:ilvl="2">
      <w:lvl w:ilvl="2" w:tentative="1">
        <w:start w:val="1"/>
        <w:numFmt w:val="decimal"/>
        <w:isLgl/>
        <w:suff w:val="space"/>
        <w:lvlText w:val="%1.%2.%3"/>
        <w:lvlJc w:val="left"/>
        <w:pPr>
          <w:ind w:left="0" w:firstLine="0"/>
        </w:pPr>
        <w:rPr>
          <w:rFonts w:hint="eastAsia"/>
        </w:rPr>
      </w:lvl>
    </w:lvlOverride>
    <w:lvlOverride w:ilvl="3">
      <w:lvl w:ilvl="3" w:tentative="1">
        <w:start w:val="1"/>
        <w:numFmt w:val="decimal"/>
        <w:isLgl/>
        <w:suff w:val="space"/>
        <w:lvlText w:val="%1.%2.%3.%4"/>
        <w:lvlJc w:val="left"/>
        <w:pPr>
          <w:ind w:left="0" w:firstLine="0"/>
        </w:pPr>
        <w:rPr>
          <w:rFonts w:hint="eastAsia"/>
        </w:rPr>
      </w:lvl>
    </w:lvlOverride>
    <w:lvlOverride w:ilvl="4">
      <w:lvl w:ilvl="4" w:tentative="1">
        <w:start w:val="1"/>
        <w:numFmt w:val="decimal"/>
        <w:isLgl/>
        <w:suff w:val="space"/>
        <w:lvlText w:val="%1.%2.%3.%4.%5"/>
        <w:lvlJc w:val="left"/>
        <w:pPr>
          <w:ind w:left="0" w:firstLine="0"/>
        </w:pPr>
        <w:rPr>
          <w:rFonts w:hint="eastAsia"/>
        </w:rPr>
      </w:lvl>
    </w:lvlOverride>
    <w:lvlOverride w:ilvl="5">
      <w:lvl w:ilvl="5" w:tentative="1">
        <w:start w:val="1"/>
        <w:numFmt w:val="decimal"/>
        <w:lvlText w:val="%1.%2.%3.%4.%5.%6"/>
        <w:lvlJc w:val="left"/>
        <w:pPr>
          <w:ind w:left="7513" w:hanging="1134"/>
        </w:pPr>
        <w:rPr>
          <w:rFonts w:hint="eastAsia"/>
        </w:rPr>
      </w:lvl>
    </w:lvlOverride>
    <w:lvlOverride w:ilvl="6">
      <w:lvl w:ilvl="6" w:tentative="1">
        <w:start w:val="1"/>
        <w:numFmt w:val="decimal"/>
        <w:lvlText w:val="%1.%2.%3.%4.%5.%6.%7"/>
        <w:lvlJc w:val="left"/>
        <w:pPr>
          <w:ind w:left="8080" w:hanging="1276"/>
        </w:pPr>
        <w:rPr>
          <w:rFonts w:hint="eastAsia"/>
        </w:rPr>
      </w:lvl>
    </w:lvlOverride>
    <w:lvlOverride w:ilvl="7">
      <w:lvl w:ilvl="7" w:tentative="1">
        <w:start w:val="1"/>
        <w:numFmt w:val="decimal"/>
        <w:lvlText w:val="%1.%2.%3.%4.%5.%6.%7.%8"/>
        <w:lvlJc w:val="left"/>
        <w:pPr>
          <w:ind w:left="8647" w:hanging="1418"/>
        </w:pPr>
        <w:rPr>
          <w:rFonts w:hint="eastAsia"/>
        </w:rPr>
      </w:lvl>
    </w:lvlOverride>
    <w:lvlOverride w:ilvl="8">
      <w:lvl w:ilvl="8" w:tentative="1">
        <w:start w:val="1"/>
        <w:numFmt w:val="decimal"/>
        <w:lvlText w:val="%1.%2.%3.%4.%5.%6.%7.%8.%9"/>
        <w:lvlJc w:val="left"/>
        <w:pPr>
          <w:ind w:left="9355" w:hanging="1700"/>
        </w:pPr>
        <w:rPr>
          <w:rFonts w:hint="eastAsia"/>
        </w:rPr>
      </w:lvl>
    </w:lvlOverride>
  </w:num>
  <w:num w:numId="12" w16cid:durableId="271209876">
    <w:abstractNumId w:val="0"/>
    <w:lvlOverride w:ilvl="0">
      <w:lvl w:ilvl="0" w:tentative="1">
        <w:start w:val="1"/>
        <w:numFmt w:val="chineseCountingThousand"/>
        <w:suff w:val="space"/>
        <w:lvlText w:val="第%1条"/>
        <w:lvlJc w:val="left"/>
        <w:pPr>
          <w:ind w:left="0" w:firstLine="0"/>
        </w:pPr>
        <w:rPr>
          <w:rFonts w:eastAsia="SimSun" w:hint="eastAsia"/>
          <w:b/>
          <w:bCs w:val="0"/>
          <w:color w:val="auto"/>
          <w:sz w:val="24"/>
        </w:rPr>
      </w:lvl>
    </w:lvlOverride>
    <w:lvlOverride w:ilvl="1">
      <w:lvl w:ilvl="1">
        <w:start w:val="1"/>
        <w:numFmt w:val="decimal"/>
        <w:isLgl/>
        <w:suff w:val="space"/>
        <w:lvlText w:val="%1.%2"/>
        <w:lvlJc w:val="left"/>
        <w:pPr>
          <w:ind w:left="0" w:firstLine="0"/>
        </w:pPr>
        <w:rPr>
          <w:rFonts w:hint="eastAsia"/>
          <w:i w:val="0"/>
          <w:iCs w:val="0"/>
          <w:color w:val="000000"/>
        </w:rPr>
      </w:lvl>
    </w:lvlOverride>
    <w:lvlOverride w:ilvl="2">
      <w:lvl w:ilvl="2" w:tentative="1">
        <w:start w:val="1"/>
        <w:numFmt w:val="decimal"/>
        <w:isLgl/>
        <w:suff w:val="space"/>
        <w:lvlText w:val="%1.%2.%3"/>
        <w:lvlJc w:val="left"/>
        <w:pPr>
          <w:ind w:left="0" w:firstLine="0"/>
        </w:pPr>
        <w:rPr>
          <w:rFonts w:hint="eastAsia"/>
        </w:rPr>
      </w:lvl>
    </w:lvlOverride>
    <w:lvlOverride w:ilvl="3">
      <w:lvl w:ilvl="3" w:tentative="1">
        <w:start w:val="1"/>
        <w:numFmt w:val="decimal"/>
        <w:isLgl/>
        <w:suff w:val="space"/>
        <w:lvlText w:val="%1.%2.%3.%4"/>
        <w:lvlJc w:val="left"/>
        <w:pPr>
          <w:ind w:left="0" w:firstLine="0"/>
        </w:pPr>
        <w:rPr>
          <w:rFonts w:hint="eastAsia"/>
        </w:rPr>
      </w:lvl>
    </w:lvlOverride>
    <w:lvlOverride w:ilvl="4">
      <w:lvl w:ilvl="4" w:tentative="1">
        <w:start w:val="1"/>
        <w:numFmt w:val="decimal"/>
        <w:isLgl/>
        <w:suff w:val="space"/>
        <w:lvlText w:val="%1.%2.%3.%4.%5"/>
        <w:lvlJc w:val="left"/>
        <w:pPr>
          <w:ind w:left="0" w:firstLine="0"/>
        </w:pPr>
        <w:rPr>
          <w:rFonts w:hint="eastAsia"/>
        </w:rPr>
      </w:lvl>
    </w:lvlOverride>
    <w:lvlOverride w:ilvl="5">
      <w:lvl w:ilvl="5" w:tentative="1">
        <w:start w:val="1"/>
        <w:numFmt w:val="decimal"/>
        <w:lvlText w:val="%1.%2.%3.%4.%5.%6"/>
        <w:lvlJc w:val="left"/>
        <w:pPr>
          <w:ind w:left="7513" w:hanging="1134"/>
        </w:pPr>
        <w:rPr>
          <w:rFonts w:hint="eastAsia"/>
        </w:rPr>
      </w:lvl>
    </w:lvlOverride>
    <w:lvlOverride w:ilvl="6">
      <w:lvl w:ilvl="6" w:tentative="1">
        <w:start w:val="1"/>
        <w:numFmt w:val="decimal"/>
        <w:lvlText w:val="%1.%2.%3.%4.%5.%6.%7"/>
        <w:lvlJc w:val="left"/>
        <w:pPr>
          <w:ind w:left="8080" w:hanging="1276"/>
        </w:pPr>
        <w:rPr>
          <w:rFonts w:hint="eastAsia"/>
        </w:rPr>
      </w:lvl>
    </w:lvlOverride>
    <w:lvlOverride w:ilvl="7">
      <w:lvl w:ilvl="7" w:tentative="1">
        <w:start w:val="1"/>
        <w:numFmt w:val="decimal"/>
        <w:lvlText w:val="%1.%2.%3.%4.%5.%6.%7.%8"/>
        <w:lvlJc w:val="left"/>
        <w:pPr>
          <w:ind w:left="8647" w:hanging="1418"/>
        </w:pPr>
        <w:rPr>
          <w:rFonts w:hint="eastAsia"/>
        </w:rPr>
      </w:lvl>
    </w:lvlOverride>
    <w:lvlOverride w:ilvl="8">
      <w:lvl w:ilvl="8" w:tentative="1">
        <w:start w:val="1"/>
        <w:numFmt w:val="decimal"/>
        <w:lvlText w:val="%1.%2.%3.%4.%5.%6.%7.%8.%9"/>
        <w:lvlJc w:val="left"/>
        <w:pPr>
          <w:ind w:left="9355" w:hanging="1700"/>
        </w:pPr>
        <w:rPr>
          <w:rFonts w:hint="eastAsia"/>
        </w:rPr>
      </w:lvl>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C-18">
    <w15:presenceInfo w15:providerId="None" w15:userId="TC-1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trackRevisions/>
  <w:doNotTrackMoves/>
  <w:defaultTabStop w:val="420"/>
  <w:drawingGridHorizontalSpacing w:val="105"/>
  <w:drawingGridVerticalSpacing w:val="156"/>
  <w:noPunctuationKerning/>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TdhZmQ1MWU2NjkxZTFmMTc4OTVjMjRmZjc5ODU2MDMifQ=="/>
  </w:docVars>
  <w:rsids>
    <w:rsidRoot w:val="00172A27"/>
    <w:rsid w:val="00000CD8"/>
    <w:rsid w:val="00001398"/>
    <w:rsid w:val="000018D5"/>
    <w:rsid w:val="00001CA8"/>
    <w:rsid w:val="000025FE"/>
    <w:rsid w:val="00002FFD"/>
    <w:rsid w:val="0000390B"/>
    <w:rsid w:val="0000577C"/>
    <w:rsid w:val="000062A3"/>
    <w:rsid w:val="0001018A"/>
    <w:rsid w:val="000109B3"/>
    <w:rsid w:val="000113A9"/>
    <w:rsid w:val="00014AFA"/>
    <w:rsid w:val="00014BA3"/>
    <w:rsid w:val="00014F32"/>
    <w:rsid w:val="00016160"/>
    <w:rsid w:val="00021615"/>
    <w:rsid w:val="00022610"/>
    <w:rsid w:val="000231A3"/>
    <w:rsid w:val="000231C0"/>
    <w:rsid w:val="00023717"/>
    <w:rsid w:val="00027EFF"/>
    <w:rsid w:val="00030076"/>
    <w:rsid w:val="00031564"/>
    <w:rsid w:val="00031AFA"/>
    <w:rsid w:val="0003203A"/>
    <w:rsid w:val="00035034"/>
    <w:rsid w:val="0003574E"/>
    <w:rsid w:val="00036762"/>
    <w:rsid w:val="00040FA5"/>
    <w:rsid w:val="000437C3"/>
    <w:rsid w:val="00044A64"/>
    <w:rsid w:val="00044F73"/>
    <w:rsid w:val="00050D73"/>
    <w:rsid w:val="000532AF"/>
    <w:rsid w:val="000535F2"/>
    <w:rsid w:val="00053C51"/>
    <w:rsid w:val="00053D44"/>
    <w:rsid w:val="000573B3"/>
    <w:rsid w:val="00060746"/>
    <w:rsid w:val="0006557E"/>
    <w:rsid w:val="000702B8"/>
    <w:rsid w:val="0007073D"/>
    <w:rsid w:val="00072974"/>
    <w:rsid w:val="00073D35"/>
    <w:rsid w:val="00074165"/>
    <w:rsid w:val="00075AB4"/>
    <w:rsid w:val="000761ED"/>
    <w:rsid w:val="000778FA"/>
    <w:rsid w:val="000802F6"/>
    <w:rsid w:val="00081EC7"/>
    <w:rsid w:val="000826AB"/>
    <w:rsid w:val="00084055"/>
    <w:rsid w:val="00084086"/>
    <w:rsid w:val="00085DA9"/>
    <w:rsid w:val="0008642E"/>
    <w:rsid w:val="00086BA7"/>
    <w:rsid w:val="0008710F"/>
    <w:rsid w:val="00091A70"/>
    <w:rsid w:val="00091D16"/>
    <w:rsid w:val="00094819"/>
    <w:rsid w:val="00095E1C"/>
    <w:rsid w:val="00096FAA"/>
    <w:rsid w:val="00097B74"/>
    <w:rsid w:val="000A425D"/>
    <w:rsid w:val="000A6358"/>
    <w:rsid w:val="000A7A46"/>
    <w:rsid w:val="000A7E5D"/>
    <w:rsid w:val="000B2C14"/>
    <w:rsid w:val="000B3114"/>
    <w:rsid w:val="000B3803"/>
    <w:rsid w:val="000B66AB"/>
    <w:rsid w:val="000C05AE"/>
    <w:rsid w:val="000C22AC"/>
    <w:rsid w:val="000C2A26"/>
    <w:rsid w:val="000C652D"/>
    <w:rsid w:val="000C6C76"/>
    <w:rsid w:val="000C742A"/>
    <w:rsid w:val="000C7432"/>
    <w:rsid w:val="000C7998"/>
    <w:rsid w:val="000C7F24"/>
    <w:rsid w:val="000D264B"/>
    <w:rsid w:val="000D28F8"/>
    <w:rsid w:val="000D2E04"/>
    <w:rsid w:val="000D3C9E"/>
    <w:rsid w:val="000D47BA"/>
    <w:rsid w:val="000D4F12"/>
    <w:rsid w:val="000D6EFA"/>
    <w:rsid w:val="000D7A53"/>
    <w:rsid w:val="000E1016"/>
    <w:rsid w:val="000E2C49"/>
    <w:rsid w:val="000E2D55"/>
    <w:rsid w:val="000E42A7"/>
    <w:rsid w:val="000E48BF"/>
    <w:rsid w:val="000E4F48"/>
    <w:rsid w:val="000E5C7E"/>
    <w:rsid w:val="000E6E53"/>
    <w:rsid w:val="000F2F4A"/>
    <w:rsid w:val="000F4237"/>
    <w:rsid w:val="000F4788"/>
    <w:rsid w:val="000F48AA"/>
    <w:rsid w:val="000F512B"/>
    <w:rsid w:val="000F578A"/>
    <w:rsid w:val="000F5CA4"/>
    <w:rsid w:val="000F6A8C"/>
    <w:rsid w:val="000F7561"/>
    <w:rsid w:val="0010003F"/>
    <w:rsid w:val="0010048F"/>
    <w:rsid w:val="0010055A"/>
    <w:rsid w:val="00100B61"/>
    <w:rsid w:val="001011A4"/>
    <w:rsid w:val="00101996"/>
    <w:rsid w:val="00102B10"/>
    <w:rsid w:val="00102DFC"/>
    <w:rsid w:val="00104340"/>
    <w:rsid w:val="0011013E"/>
    <w:rsid w:val="00110F8D"/>
    <w:rsid w:val="001119C5"/>
    <w:rsid w:val="00111CC6"/>
    <w:rsid w:val="0011295F"/>
    <w:rsid w:val="00112A2C"/>
    <w:rsid w:val="0011310E"/>
    <w:rsid w:val="00113EB5"/>
    <w:rsid w:val="001146C8"/>
    <w:rsid w:val="00115470"/>
    <w:rsid w:val="001163D0"/>
    <w:rsid w:val="0011681D"/>
    <w:rsid w:val="0011764B"/>
    <w:rsid w:val="00122282"/>
    <w:rsid w:val="001227BF"/>
    <w:rsid w:val="00122C66"/>
    <w:rsid w:val="0012393A"/>
    <w:rsid w:val="00124544"/>
    <w:rsid w:val="001246BB"/>
    <w:rsid w:val="00124A98"/>
    <w:rsid w:val="00124CF8"/>
    <w:rsid w:val="00125CCE"/>
    <w:rsid w:val="00127625"/>
    <w:rsid w:val="00133D0B"/>
    <w:rsid w:val="0013428B"/>
    <w:rsid w:val="00134C68"/>
    <w:rsid w:val="00136222"/>
    <w:rsid w:val="00141E40"/>
    <w:rsid w:val="00142462"/>
    <w:rsid w:val="00146BC1"/>
    <w:rsid w:val="0015185C"/>
    <w:rsid w:val="00151D5F"/>
    <w:rsid w:val="00152554"/>
    <w:rsid w:val="00153A22"/>
    <w:rsid w:val="00154018"/>
    <w:rsid w:val="00155461"/>
    <w:rsid w:val="00155A2F"/>
    <w:rsid w:val="00155B36"/>
    <w:rsid w:val="00156825"/>
    <w:rsid w:val="0015761C"/>
    <w:rsid w:val="00160B49"/>
    <w:rsid w:val="0016173C"/>
    <w:rsid w:val="00164076"/>
    <w:rsid w:val="0016555B"/>
    <w:rsid w:val="00165BA7"/>
    <w:rsid w:val="00166E6E"/>
    <w:rsid w:val="00171094"/>
    <w:rsid w:val="001728F6"/>
    <w:rsid w:val="00172A27"/>
    <w:rsid w:val="00172B0F"/>
    <w:rsid w:val="00172FA4"/>
    <w:rsid w:val="00174E4F"/>
    <w:rsid w:val="001768E4"/>
    <w:rsid w:val="00180AAA"/>
    <w:rsid w:val="00181107"/>
    <w:rsid w:val="00182A7F"/>
    <w:rsid w:val="0018467E"/>
    <w:rsid w:val="00185C3A"/>
    <w:rsid w:val="00186956"/>
    <w:rsid w:val="00186D94"/>
    <w:rsid w:val="00190536"/>
    <w:rsid w:val="00192EE9"/>
    <w:rsid w:val="00194802"/>
    <w:rsid w:val="00196372"/>
    <w:rsid w:val="0019640D"/>
    <w:rsid w:val="00196E7D"/>
    <w:rsid w:val="001974DD"/>
    <w:rsid w:val="001A1422"/>
    <w:rsid w:val="001A4427"/>
    <w:rsid w:val="001A6E24"/>
    <w:rsid w:val="001B0824"/>
    <w:rsid w:val="001B197F"/>
    <w:rsid w:val="001B19C2"/>
    <w:rsid w:val="001B2C87"/>
    <w:rsid w:val="001B2D76"/>
    <w:rsid w:val="001B3B40"/>
    <w:rsid w:val="001B7B54"/>
    <w:rsid w:val="001C208E"/>
    <w:rsid w:val="001C2F40"/>
    <w:rsid w:val="001C5E17"/>
    <w:rsid w:val="001C6CDC"/>
    <w:rsid w:val="001C791B"/>
    <w:rsid w:val="001D1E58"/>
    <w:rsid w:val="001D20B9"/>
    <w:rsid w:val="001D2A60"/>
    <w:rsid w:val="001D490C"/>
    <w:rsid w:val="001D78FD"/>
    <w:rsid w:val="001E0C5C"/>
    <w:rsid w:val="001E16DC"/>
    <w:rsid w:val="001E27AD"/>
    <w:rsid w:val="001E50E3"/>
    <w:rsid w:val="001E7C32"/>
    <w:rsid w:val="001F1187"/>
    <w:rsid w:val="001F15ED"/>
    <w:rsid w:val="001F6A11"/>
    <w:rsid w:val="001F7F38"/>
    <w:rsid w:val="00200283"/>
    <w:rsid w:val="00200B21"/>
    <w:rsid w:val="00201336"/>
    <w:rsid w:val="00202248"/>
    <w:rsid w:val="00202308"/>
    <w:rsid w:val="0020312E"/>
    <w:rsid w:val="002036D1"/>
    <w:rsid w:val="00204D7C"/>
    <w:rsid w:val="00206940"/>
    <w:rsid w:val="00207DD5"/>
    <w:rsid w:val="00210CCC"/>
    <w:rsid w:val="00211262"/>
    <w:rsid w:val="00211540"/>
    <w:rsid w:val="002135F9"/>
    <w:rsid w:val="00215B5C"/>
    <w:rsid w:val="0021676B"/>
    <w:rsid w:val="0021724F"/>
    <w:rsid w:val="0022107B"/>
    <w:rsid w:val="002236D9"/>
    <w:rsid w:val="00223C90"/>
    <w:rsid w:val="00224DFF"/>
    <w:rsid w:val="00225187"/>
    <w:rsid w:val="00225D4C"/>
    <w:rsid w:val="002272DF"/>
    <w:rsid w:val="00227F35"/>
    <w:rsid w:val="00230A71"/>
    <w:rsid w:val="00231DCC"/>
    <w:rsid w:val="00233BEC"/>
    <w:rsid w:val="00233E10"/>
    <w:rsid w:val="0023514A"/>
    <w:rsid w:val="00237DA2"/>
    <w:rsid w:val="002406CC"/>
    <w:rsid w:val="002408B7"/>
    <w:rsid w:val="0024135F"/>
    <w:rsid w:val="00246382"/>
    <w:rsid w:val="00247CBB"/>
    <w:rsid w:val="00250FA5"/>
    <w:rsid w:val="00251F6F"/>
    <w:rsid w:val="00254C6B"/>
    <w:rsid w:val="00255113"/>
    <w:rsid w:val="00256075"/>
    <w:rsid w:val="00257A9A"/>
    <w:rsid w:val="00260092"/>
    <w:rsid w:val="002616BD"/>
    <w:rsid w:val="00264752"/>
    <w:rsid w:val="00264C8B"/>
    <w:rsid w:val="0026615D"/>
    <w:rsid w:val="002667CF"/>
    <w:rsid w:val="0027092E"/>
    <w:rsid w:val="00270F2F"/>
    <w:rsid w:val="0027353E"/>
    <w:rsid w:val="002744C0"/>
    <w:rsid w:val="0027684A"/>
    <w:rsid w:val="00276CCD"/>
    <w:rsid w:val="00277EC1"/>
    <w:rsid w:val="002807A8"/>
    <w:rsid w:val="00282733"/>
    <w:rsid w:val="0028587C"/>
    <w:rsid w:val="00286AF9"/>
    <w:rsid w:val="00287931"/>
    <w:rsid w:val="0029019E"/>
    <w:rsid w:val="002945EA"/>
    <w:rsid w:val="00295889"/>
    <w:rsid w:val="0029762E"/>
    <w:rsid w:val="002A1286"/>
    <w:rsid w:val="002A25D1"/>
    <w:rsid w:val="002A3575"/>
    <w:rsid w:val="002A497D"/>
    <w:rsid w:val="002A69B2"/>
    <w:rsid w:val="002A700A"/>
    <w:rsid w:val="002A7513"/>
    <w:rsid w:val="002A77AE"/>
    <w:rsid w:val="002B08AE"/>
    <w:rsid w:val="002B1AA8"/>
    <w:rsid w:val="002B1B17"/>
    <w:rsid w:val="002B1E80"/>
    <w:rsid w:val="002B3E65"/>
    <w:rsid w:val="002B467D"/>
    <w:rsid w:val="002B6A84"/>
    <w:rsid w:val="002B7115"/>
    <w:rsid w:val="002C0767"/>
    <w:rsid w:val="002C08DD"/>
    <w:rsid w:val="002C0D03"/>
    <w:rsid w:val="002C0F83"/>
    <w:rsid w:val="002C1CA0"/>
    <w:rsid w:val="002C227E"/>
    <w:rsid w:val="002C2D42"/>
    <w:rsid w:val="002C58FF"/>
    <w:rsid w:val="002D26FE"/>
    <w:rsid w:val="002D2C9D"/>
    <w:rsid w:val="002D6C1F"/>
    <w:rsid w:val="002D6F0D"/>
    <w:rsid w:val="002D722F"/>
    <w:rsid w:val="002D733E"/>
    <w:rsid w:val="002E256A"/>
    <w:rsid w:val="002E31EE"/>
    <w:rsid w:val="002E7B3C"/>
    <w:rsid w:val="002E7EC1"/>
    <w:rsid w:val="002F3C9E"/>
    <w:rsid w:val="002F4AE1"/>
    <w:rsid w:val="002F4B0F"/>
    <w:rsid w:val="002F50E4"/>
    <w:rsid w:val="002F587D"/>
    <w:rsid w:val="002F59E7"/>
    <w:rsid w:val="002F5B1F"/>
    <w:rsid w:val="002F5FD4"/>
    <w:rsid w:val="002F73E6"/>
    <w:rsid w:val="00300CAA"/>
    <w:rsid w:val="003011F9"/>
    <w:rsid w:val="00303FFB"/>
    <w:rsid w:val="00304448"/>
    <w:rsid w:val="00306957"/>
    <w:rsid w:val="003072C7"/>
    <w:rsid w:val="003078D5"/>
    <w:rsid w:val="00310E9D"/>
    <w:rsid w:val="00313280"/>
    <w:rsid w:val="003133C9"/>
    <w:rsid w:val="0031432B"/>
    <w:rsid w:val="00315FE1"/>
    <w:rsid w:val="00316B36"/>
    <w:rsid w:val="00317EA6"/>
    <w:rsid w:val="00321BF9"/>
    <w:rsid w:val="00322781"/>
    <w:rsid w:val="0032357C"/>
    <w:rsid w:val="00324F17"/>
    <w:rsid w:val="00325DCF"/>
    <w:rsid w:val="003273A3"/>
    <w:rsid w:val="0033031C"/>
    <w:rsid w:val="00332CB0"/>
    <w:rsid w:val="00334B3C"/>
    <w:rsid w:val="003405EE"/>
    <w:rsid w:val="00340B9E"/>
    <w:rsid w:val="0034155E"/>
    <w:rsid w:val="0034176C"/>
    <w:rsid w:val="003428E8"/>
    <w:rsid w:val="00343517"/>
    <w:rsid w:val="0034544F"/>
    <w:rsid w:val="00345C20"/>
    <w:rsid w:val="003513E4"/>
    <w:rsid w:val="00354EA2"/>
    <w:rsid w:val="0035585C"/>
    <w:rsid w:val="00355BCF"/>
    <w:rsid w:val="00355EA6"/>
    <w:rsid w:val="00356455"/>
    <w:rsid w:val="00357BBD"/>
    <w:rsid w:val="00360FEA"/>
    <w:rsid w:val="00361130"/>
    <w:rsid w:val="003612BF"/>
    <w:rsid w:val="0036178C"/>
    <w:rsid w:val="00364349"/>
    <w:rsid w:val="003643DF"/>
    <w:rsid w:val="00364A2E"/>
    <w:rsid w:val="00364E28"/>
    <w:rsid w:val="003662AD"/>
    <w:rsid w:val="00366911"/>
    <w:rsid w:val="00367AEB"/>
    <w:rsid w:val="0037248D"/>
    <w:rsid w:val="0037297B"/>
    <w:rsid w:val="003748F7"/>
    <w:rsid w:val="00374B7D"/>
    <w:rsid w:val="003751AB"/>
    <w:rsid w:val="00377373"/>
    <w:rsid w:val="00377A32"/>
    <w:rsid w:val="0038109F"/>
    <w:rsid w:val="0038169E"/>
    <w:rsid w:val="0038422B"/>
    <w:rsid w:val="003854D9"/>
    <w:rsid w:val="003857CB"/>
    <w:rsid w:val="003874D2"/>
    <w:rsid w:val="0039466A"/>
    <w:rsid w:val="003961D0"/>
    <w:rsid w:val="003966BC"/>
    <w:rsid w:val="00396AEE"/>
    <w:rsid w:val="00396E1C"/>
    <w:rsid w:val="003A0F39"/>
    <w:rsid w:val="003A104F"/>
    <w:rsid w:val="003A4722"/>
    <w:rsid w:val="003A7786"/>
    <w:rsid w:val="003B0F59"/>
    <w:rsid w:val="003B0F65"/>
    <w:rsid w:val="003B2718"/>
    <w:rsid w:val="003B5705"/>
    <w:rsid w:val="003B5D32"/>
    <w:rsid w:val="003B6355"/>
    <w:rsid w:val="003B6E21"/>
    <w:rsid w:val="003B7666"/>
    <w:rsid w:val="003C1201"/>
    <w:rsid w:val="003C3001"/>
    <w:rsid w:val="003C71F2"/>
    <w:rsid w:val="003D032C"/>
    <w:rsid w:val="003D18B7"/>
    <w:rsid w:val="003D212F"/>
    <w:rsid w:val="003D2719"/>
    <w:rsid w:val="003D4BF6"/>
    <w:rsid w:val="003D7927"/>
    <w:rsid w:val="003D7DC6"/>
    <w:rsid w:val="003E02C5"/>
    <w:rsid w:val="003E1C5F"/>
    <w:rsid w:val="003E3A8A"/>
    <w:rsid w:val="003E4E32"/>
    <w:rsid w:val="003E6377"/>
    <w:rsid w:val="003E7113"/>
    <w:rsid w:val="003F00DA"/>
    <w:rsid w:val="003F0CAB"/>
    <w:rsid w:val="003F1389"/>
    <w:rsid w:val="003F15BC"/>
    <w:rsid w:val="003F2343"/>
    <w:rsid w:val="003F333F"/>
    <w:rsid w:val="003F6597"/>
    <w:rsid w:val="003F762F"/>
    <w:rsid w:val="004017C5"/>
    <w:rsid w:val="00403EDF"/>
    <w:rsid w:val="00404D71"/>
    <w:rsid w:val="0040698F"/>
    <w:rsid w:val="00406D08"/>
    <w:rsid w:val="00407444"/>
    <w:rsid w:val="0040760C"/>
    <w:rsid w:val="0040776C"/>
    <w:rsid w:val="0041109E"/>
    <w:rsid w:val="00413635"/>
    <w:rsid w:val="0041482A"/>
    <w:rsid w:val="004159DB"/>
    <w:rsid w:val="0041615B"/>
    <w:rsid w:val="00421BCC"/>
    <w:rsid w:val="00426235"/>
    <w:rsid w:val="00431DF2"/>
    <w:rsid w:val="00433843"/>
    <w:rsid w:val="00433890"/>
    <w:rsid w:val="0043405B"/>
    <w:rsid w:val="0043623F"/>
    <w:rsid w:val="004374AA"/>
    <w:rsid w:val="00440436"/>
    <w:rsid w:val="004411C3"/>
    <w:rsid w:val="00441E70"/>
    <w:rsid w:val="004426D7"/>
    <w:rsid w:val="00443A51"/>
    <w:rsid w:val="00444E70"/>
    <w:rsid w:val="00446687"/>
    <w:rsid w:val="00450FEB"/>
    <w:rsid w:val="0045359D"/>
    <w:rsid w:val="004541F9"/>
    <w:rsid w:val="004552D8"/>
    <w:rsid w:val="004558AA"/>
    <w:rsid w:val="004572D4"/>
    <w:rsid w:val="00457F6E"/>
    <w:rsid w:val="00461660"/>
    <w:rsid w:val="004627BC"/>
    <w:rsid w:val="00463725"/>
    <w:rsid w:val="004701C8"/>
    <w:rsid w:val="00471784"/>
    <w:rsid w:val="00472EBF"/>
    <w:rsid w:val="0047331E"/>
    <w:rsid w:val="00474521"/>
    <w:rsid w:val="00474FD9"/>
    <w:rsid w:val="00476F42"/>
    <w:rsid w:val="00477BAC"/>
    <w:rsid w:val="00477EB4"/>
    <w:rsid w:val="00480FF9"/>
    <w:rsid w:val="0048150F"/>
    <w:rsid w:val="00483291"/>
    <w:rsid w:val="004878D1"/>
    <w:rsid w:val="004900B4"/>
    <w:rsid w:val="00490427"/>
    <w:rsid w:val="00490B62"/>
    <w:rsid w:val="004914BE"/>
    <w:rsid w:val="00494521"/>
    <w:rsid w:val="004959E3"/>
    <w:rsid w:val="00495AC8"/>
    <w:rsid w:val="004A22E3"/>
    <w:rsid w:val="004A2A5C"/>
    <w:rsid w:val="004A2A71"/>
    <w:rsid w:val="004A5D01"/>
    <w:rsid w:val="004A5ED1"/>
    <w:rsid w:val="004A6448"/>
    <w:rsid w:val="004A6677"/>
    <w:rsid w:val="004B40BC"/>
    <w:rsid w:val="004B41AB"/>
    <w:rsid w:val="004B4B50"/>
    <w:rsid w:val="004B5EB7"/>
    <w:rsid w:val="004B79CF"/>
    <w:rsid w:val="004C0E9B"/>
    <w:rsid w:val="004C28D8"/>
    <w:rsid w:val="004C3B78"/>
    <w:rsid w:val="004C5F45"/>
    <w:rsid w:val="004C797F"/>
    <w:rsid w:val="004D0C0D"/>
    <w:rsid w:val="004D1564"/>
    <w:rsid w:val="004D70B0"/>
    <w:rsid w:val="004D776E"/>
    <w:rsid w:val="004E2551"/>
    <w:rsid w:val="004E3766"/>
    <w:rsid w:val="004E5BCE"/>
    <w:rsid w:val="004E5CC9"/>
    <w:rsid w:val="004E6B26"/>
    <w:rsid w:val="004E7302"/>
    <w:rsid w:val="004E7E46"/>
    <w:rsid w:val="004F0A6E"/>
    <w:rsid w:val="004F14EF"/>
    <w:rsid w:val="004F2662"/>
    <w:rsid w:val="004F2724"/>
    <w:rsid w:val="004F3D64"/>
    <w:rsid w:val="004F45C5"/>
    <w:rsid w:val="005008DF"/>
    <w:rsid w:val="00501601"/>
    <w:rsid w:val="005037B6"/>
    <w:rsid w:val="0050673F"/>
    <w:rsid w:val="005071E0"/>
    <w:rsid w:val="00507764"/>
    <w:rsid w:val="00510665"/>
    <w:rsid w:val="00510BBD"/>
    <w:rsid w:val="0051133D"/>
    <w:rsid w:val="00511E63"/>
    <w:rsid w:val="0051423F"/>
    <w:rsid w:val="005152DF"/>
    <w:rsid w:val="00517AED"/>
    <w:rsid w:val="00522917"/>
    <w:rsid w:val="00525251"/>
    <w:rsid w:val="0052606E"/>
    <w:rsid w:val="00527B32"/>
    <w:rsid w:val="0053052E"/>
    <w:rsid w:val="005308BE"/>
    <w:rsid w:val="0053359C"/>
    <w:rsid w:val="00534888"/>
    <w:rsid w:val="005352AC"/>
    <w:rsid w:val="005370AD"/>
    <w:rsid w:val="00541A60"/>
    <w:rsid w:val="005420A0"/>
    <w:rsid w:val="005447FA"/>
    <w:rsid w:val="005450FC"/>
    <w:rsid w:val="00546C50"/>
    <w:rsid w:val="00547199"/>
    <w:rsid w:val="00547F5A"/>
    <w:rsid w:val="005503C7"/>
    <w:rsid w:val="005518BD"/>
    <w:rsid w:val="00551B64"/>
    <w:rsid w:val="00551BBE"/>
    <w:rsid w:val="00555EDF"/>
    <w:rsid w:val="00556B03"/>
    <w:rsid w:val="005602AB"/>
    <w:rsid w:val="005615FE"/>
    <w:rsid w:val="00563C54"/>
    <w:rsid w:val="00563DA6"/>
    <w:rsid w:val="00564C93"/>
    <w:rsid w:val="00564D64"/>
    <w:rsid w:val="005652A1"/>
    <w:rsid w:val="005656A0"/>
    <w:rsid w:val="00565C56"/>
    <w:rsid w:val="005703A9"/>
    <w:rsid w:val="00570A9F"/>
    <w:rsid w:val="00571800"/>
    <w:rsid w:val="005748F0"/>
    <w:rsid w:val="00574A1B"/>
    <w:rsid w:val="00575D9B"/>
    <w:rsid w:val="00575E31"/>
    <w:rsid w:val="00577FE3"/>
    <w:rsid w:val="0058149A"/>
    <w:rsid w:val="00581A9C"/>
    <w:rsid w:val="00582821"/>
    <w:rsid w:val="0058349A"/>
    <w:rsid w:val="00585A6D"/>
    <w:rsid w:val="0058713F"/>
    <w:rsid w:val="0058716E"/>
    <w:rsid w:val="00587F08"/>
    <w:rsid w:val="00591DC4"/>
    <w:rsid w:val="00591EBA"/>
    <w:rsid w:val="00592365"/>
    <w:rsid w:val="0059282A"/>
    <w:rsid w:val="0059477F"/>
    <w:rsid w:val="0059534E"/>
    <w:rsid w:val="005A008B"/>
    <w:rsid w:val="005A1D7E"/>
    <w:rsid w:val="005A2ACA"/>
    <w:rsid w:val="005A59DC"/>
    <w:rsid w:val="005A5C50"/>
    <w:rsid w:val="005A60FD"/>
    <w:rsid w:val="005A6433"/>
    <w:rsid w:val="005B1695"/>
    <w:rsid w:val="005B1D33"/>
    <w:rsid w:val="005B27C8"/>
    <w:rsid w:val="005B372B"/>
    <w:rsid w:val="005B5736"/>
    <w:rsid w:val="005B601E"/>
    <w:rsid w:val="005B60F8"/>
    <w:rsid w:val="005C15F0"/>
    <w:rsid w:val="005C1731"/>
    <w:rsid w:val="005C2081"/>
    <w:rsid w:val="005C297F"/>
    <w:rsid w:val="005C651E"/>
    <w:rsid w:val="005C6F5C"/>
    <w:rsid w:val="005D2244"/>
    <w:rsid w:val="005D27A8"/>
    <w:rsid w:val="005D2D2D"/>
    <w:rsid w:val="005D3F15"/>
    <w:rsid w:val="005D4BD0"/>
    <w:rsid w:val="005D72CB"/>
    <w:rsid w:val="005D7F01"/>
    <w:rsid w:val="005D7F39"/>
    <w:rsid w:val="005E16F9"/>
    <w:rsid w:val="005E184F"/>
    <w:rsid w:val="005E1AF8"/>
    <w:rsid w:val="005E248E"/>
    <w:rsid w:val="005E3E43"/>
    <w:rsid w:val="005E3ED4"/>
    <w:rsid w:val="005E4EDB"/>
    <w:rsid w:val="005F0393"/>
    <w:rsid w:val="005F1A66"/>
    <w:rsid w:val="005F1BFA"/>
    <w:rsid w:val="005F274F"/>
    <w:rsid w:val="005F30C6"/>
    <w:rsid w:val="005F31CB"/>
    <w:rsid w:val="005F5D11"/>
    <w:rsid w:val="005F7229"/>
    <w:rsid w:val="006002BA"/>
    <w:rsid w:val="006016D3"/>
    <w:rsid w:val="006016D5"/>
    <w:rsid w:val="00602B81"/>
    <w:rsid w:val="00602D30"/>
    <w:rsid w:val="0060476E"/>
    <w:rsid w:val="00604DBD"/>
    <w:rsid w:val="0060520D"/>
    <w:rsid w:val="006066BD"/>
    <w:rsid w:val="006119EC"/>
    <w:rsid w:val="0061258F"/>
    <w:rsid w:val="00613B8C"/>
    <w:rsid w:val="006152D6"/>
    <w:rsid w:val="006155C9"/>
    <w:rsid w:val="00615DDE"/>
    <w:rsid w:val="00616BEF"/>
    <w:rsid w:val="0062102D"/>
    <w:rsid w:val="0062137C"/>
    <w:rsid w:val="00621F75"/>
    <w:rsid w:val="00621FEF"/>
    <w:rsid w:val="006239ED"/>
    <w:rsid w:val="00624409"/>
    <w:rsid w:val="00624ACE"/>
    <w:rsid w:val="00625B76"/>
    <w:rsid w:val="00630758"/>
    <w:rsid w:val="00632FFF"/>
    <w:rsid w:val="00634C85"/>
    <w:rsid w:val="00635223"/>
    <w:rsid w:val="0063555D"/>
    <w:rsid w:val="0064062D"/>
    <w:rsid w:val="00640FD8"/>
    <w:rsid w:val="00641C42"/>
    <w:rsid w:val="00641DCF"/>
    <w:rsid w:val="00642699"/>
    <w:rsid w:val="00645E6D"/>
    <w:rsid w:val="006462CE"/>
    <w:rsid w:val="006466A4"/>
    <w:rsid w:val="0064721B"/>
    <w:rsid w:val="006501F7"/>
    <w:rsid w:val="00650548"/>
    <w:rsid w:val="00650E55"/>
    <w:rsid w:val="006511DA"/>
    <w:rsid w:val="00653D95"/>
    <w:rsid w:val="00655ABF"/>
    <w:rsid w:val="0065605B"/>
    <w:rsid w:val="0066173C"/>
    <w:rsid w:val="006620DC"/>
    <w:rsid w:val="006637D3"/>
    <w:rsid w:val="00663EFD"/>
    <w:rsid w:val="006653B5"/>
    <w:rsid w:val="00665614"/>
    <w:rsid w:val="00670891"/>
    <w:rsid w:val="006725F8"/>
    <w:rsid w:val="006734D7"/>
    <w:rsid w:val="00676A52"/>
    <w:rsid w:val="006776E8"/>
    <w:rsid w:val="00680B46"/>
    <w:rsid w:val="00680BA0"/>
    <w:rsid w:val="00682EFC"/>
    <w:rsid w:val="006859D1"/>
    <w:rsid w:val="00691A2E"/>
    <w:rsid w:val="00693830"/>
    <w:rsid w:val="00693C84"/>
    <w:rsid w:val="0069478B"/>
    <w:rsid w:val="00694E78"/>
    <w:rsid w:val="00696162"/>
    <w:rsid w:val="00696548"/>
    <w:rsid w:val="00696E19"/>
    <w:rsid w:val="006978D5"/>
    <w:rsid w:val="006A0C10"/>
    <w:rsid w:val="006A1B14"/>
    <w:rsid w:val="006A2630"/>
    <w:rsid w:val="006A2F18"/>
    <w:rsid w:val="006A3844"/>
    <w:rsid w:val="006A4917"/>
    <w:rsid w:val="006A55DD"/>
    <w:rsid w:val="006A5808"/>
    <w:rsid w:val="006A645C"/>
    <w:rsid w:val="006A6734"/>
    <w:rsid w:val="006A7CE6"/>
    <w:rsid w:val="006B1293"/>
    <w:rsid w:val="006B141B"/>
    <w:rsid w:val="006B3C5B"/>
    <w:rsid w:val="006B4554"/>
    <w:rsid w:val="006B5FA0"/>
    <w:rsid w:val="006B6355"/>
    <w:rsid w:val="006B67FF"/>
    <w:rsid w:val="006B71AC"/>
    <w:rsid w:val="006B7CB3"/>
    <w:rsid w:val="006C01AC"/>
    <w:rsid w:val="006C1464"/>
    <w:rsid w:val="006C1916"/>
    <w:rsid w:val="006C1BE6"/>
    <w:rsid w:val="006C20F9"/>
    <w:rsid w:val="006C2FC5"/>
    <w:rsid w:val="006C51F0"/>
    <w:rsid w:val="006C66FA"/>
    <w:rsid w:val="006C68A1"/>
    <w:rsid w:val="006C7248"/>
    <w:rsid w:val="006D0DE3"/>
    <w:rsid w:val="006D244C"/>
    <w:rsid w:val="006D2A7D"/>
    <w:rsid w:val="006D2C18"/>
    <w:rsid w:val="006D429E"/>
    <w:rsid w:val="006D4E3F"/>
    <w:rsid w:val="006D4E82"/>
    <w:rsid w:val="006D645C"/>
    <w:rsid w:val="006E0D66"/>
    <w:rsid w:val="006E327C"/>
    <w:rsid w:val="006E5120"/>
    <w:rsid w:val="006E5788"/>
    <w:rsid w:val="006E6DB9"/>
    <w:rsid w:val="006E77BF"/>
    <w:rsid w:val="006F0BC6"/>
    <w:rsid w:val="006F1265"/>
    <w:rsid w:val="006F15A5"/>
    <w:rsid w:val="006F1983"/>
    <w:rsid w:val="006F2505"/>
    <w:rsid w:val="006F3C2D"/>
    <w:rsid w:val="006F559A"/>
    <w:rsid w:val="006F6313"/>
    <w:rsid w:val="006F7E60"/>
    <w:rsid w:val="0070085F"/>
    <w:rsid w:val="00702CB6"/>
    <w:rsid w:val="00704DC0"/>
    <w:rsid w:val="00704F53"/>
    <w:rsid w:val="00705402"/>
    <w:rsid w:val="00705A94"/>
    <w:rsid w:val="0070665F"/>
    <w:rsid w:val="00710056"/>
    <w:rsid w:val="00710B67"/>
    <w:rsid w:val="007110A7"/>
    <w:rsid w:val="00711358"/>
    <w:rsid w:val="00713027"/>
    <w:rsid w:val="00721A40"/>
    <w:rsid w:val="007221AA"/>
    <w:rsid w:val="00723FC1"/>
    <w:rsid w:val="0072413F"/>
    <w:rsid w:val="00725672"/>
    <w:rsid w:val="00726B1C"/>
    <w:rsid w:val="00730BBE"/>
    <w:rsid w:val="00732313"/>
    <w:rsid w:val="00732A87"/>
    <w:rsid w:val="0073368B"/>
    <w:rsid w:val="007344C6"/>
    <w:rsid w:val="007355B8"/>
    <w:rsid w:val="00737926"/>
    <w:rsid w:val="007379A9"/>
    <w:rsid w:val="007415E7"/>
    <w:rsid w:val="007418A2"/>
    <w:rsid w:val="00743DC3"/>
    <w:rsid w:val="0075241C"/>
    <w:rsid w:val="00756123"/>
    <w:rsid w:val="007565F7"/>
    <w:rsid w:val="00756E70"/>
    <w:rsid w:val="00757942"/>
    <w:rsid w:val="00757975"/>
    <w:rsid w:val="00760943"/>
    <w:rsid w:val="00762975"/>
    <w:rsid w:val="00763A21"/>
    <w:rsid w:val="007655F5"/>
    <w:rsid w:val="007708EC"/>
    <w:rsid w:val="0077097C"/>
    <w:rsid w:val="0077209D"/>
    <w:rsid w:val="00773694"/>
    <w:rsid w:val="00774512"/>
    <w:rsid w:val="0078053F"/>
    <w:rsid w:val="00780D7E"/>
    <w:rsid w:val="00782DD1"/>
    <w:rsid w:val="00786F2D"/>
    <w:rsid w:val="0079043A"/>
    <w:rsid w:val="0079149E"/>
    <w:rsid w:val="007924D2"/>
    <w:rsid w:val="00792731"/>
    <w:rsid w:val="0079273F"/>
    <w:rsid w:val="00792A8D"/>
    <w:rsid w:val="00795823"/>
    <w:rsid w:val="00795F46"/>
    <w:rsid w:val="00796289"/>
    <w:rsid w:val="007971D9"/>
    <w:rsid w:val="007A13C8"/>
    <w:rsid w:val="007A3382"/>
    <w:rsid w:val="007A4EC2"/>
    <w:rsid w:val="007A74CC"/>
    <w:rsid w:val="007A79D4"/>
    <w:rsid w:val="007B31E3"/>
    <w:rsid w:val="007B3E09"/>
    <w:rsid w:val="007B559D"/>
    <w:rsid w:val="007B7267"/>
    <w:rsid w:val="007B793D"/>
    <w:rsid w:val="007B7A99"/>
    <w:rsid w:val="007C08C0"/>
    <w:rsid w:val="007C0C1E"/>
    <w:rsid w:val="007C1F98"/>
    <w:rsid w:val="007C3526"/>
    <w:rsid w:val="007D02C5"/>
    <w:rsid w:val="007D123C"/>
    <w:rsid w:val="007D32FC"/>
    <w:rsid w:val="007D42D1"/>
    <w:rsid w:val="007D4A56"/>
    <w:rsid w:val="007D579B"/>
    <w:rsid w:val="007D601A"/>
    <w:rsid w:val="007D60B1"/>
    <w:rsid w:val="007E1B6C"/>
    <w:rsid w:val="007E3F5E"/>
    <w:rsid w:val="007E483A"/>
    <w:rsid w:val="007E56C9"/>
    <w:rsid w:val="007E5769"/>
    <w:rsid w:val="007E58BA"/>
    <w:rsid w:val="007E5F76"/>
    <w:rsid w:val="007F09F2"/>
    <w:rsid w:val="007F145D"/>
    <w:rsid w:val="007F1D32"/>
    <w:rsid w:val="007F2483"/>
    <w:rsid w:val="007F4B5D"/>
    <w:rsid w:val="008014FB"/>
    <w:rsid w:val="00801FBF"/>
    <w:rsid w:val="00804A74"/>
    <w:rsid w:val="00805A70"/>
    <w:rsid w:val="00805EB8"/>
    <w:rsid w:val="00806914"/>
    <w:rsid w:val="0080769E"/>
    <w:rsid w:val="00812828"/>
    <w:rsid w:val="00813900"/>
    <w:rsid w:val="00813D71"/>
    <w:rsid w:val="00815B51"/>
    <w:rsid w:val="008162C5"/>
    <w:rsid w:val="008174B4"/>
    <w:rsid w:val="0082133D"/>
    <w:rsid w:val="008235CE"/>
    <w:rsid w:val="00824B88"/>
    <w:rsid w:val="00825D25"/>
    <w:rsid w:val="00826B65"/>
    <w:rsid w:val="00827DE1"/>
    <w:rsid w:val="00831667"/>
    <w:rsid w:val="0083614D"/>
    <w:rsid w:val="00837FD4"/>
    <w:rsid w:val="00841090"/>
    <w:rsid w:val="00841BDA"/>
    <w:rsid w:val="00843E86"/>
    <w:rsid w:val="00843EC6"/>
    <w:rsid w:val="0084718F"/>
    <w:rsid w:val="00847D31"/>
    <w:rsid w:val="00851100"/>
    <w:rsid w:val="00852369"/>
    <w:rsid w:val="00853E6A"/>
    <w:rsid w:val="00854F5B"/>
    <w:rsid w:val="00856567"/>
    <w:rsid w:val="0086224B"/>
    <w:rsid w:val="0086317E"/>
    <w:rsid w:val="0086478A"/>
    <w:rsid w:val="00865AB6"/>
    <w:rsid w:val="008668D2"/>
    <w:rsid w:val="00866BC3"/>
    <w:rsid w:val="008703B3"/>
    <w:rsid w:val="00870DD2"/>
    <w:rsid w:val="00872583"/>
    <w:rsid w:val="00873D6A"/>
    <w:rsid w:val="00874A95"/>
    <w:rsid w:val="00874CBB"/>
    <w:rsid w:val="00881A73"/>
    <w:rsid w:val="00882097"/>
    <w:rsid w:val="008858E6"/>
    <w:rsid w:val="00890F2C"/>
    <w:rsid w:val="0089162E"/>
    <w:rsid w:val="008937F8"/>
    <w:rsid w:val="0089407C"/>
    <w:rsid w:val="00896E71"/>
    <w:rsid w:val="00896F80"/>
    <w:rsid w:val="008972BE"/>
    <w:rsid w:val="008A077F"/>
    <w:rsid w:val="008A1774"/>
    <w:rsid w:val="008A1A35"/>
    <w:rsid w:val="008A1E1C"/>
    <w:rsid w:val="008A44DD"/>
    <w:rsid w:val="008A5C29"/>
    <w:rsid w:val="008A6489"/>
    <w:rsid w:val="008A6AD6"/>
    <w:rsid w:val="008A6B81"/>
    <w:rsid w:val="008B0BAD"/>
    <w:rsid w:val="008B1A84"/>
    <w:rsid w:val="008B1CF5"/>
    <w:rsid w:val="008B1EA8"/>
    <w:rsid w:val="008B2BF3"/>
    <w:rsid w:val="008B4D06"/>
    <w:rsid w:val="008B5FD0"/>
    <w:rsid w:val="008B7B5E"/>
    <w:rsid w:val="008C1F50"/>
    <w:rsid w:val="008C2AA7"/>
    <w:rsid w:val="008C5C0F"/>
    <w:rsid w:val="008C5E11"/>
    <w:rsid w:val="008C6F50"/>
    <w:rsid w:val="008C751D"/>
    <w:rsid w:val="008D0133"/>
    <w:rsid w:val="008D0278"/>
    <w:rsid w:val="008D1481"/>
    <w:rsid w:val="008D35F3"/>
    <w:rsid w:val="008D4AF9"/>
    <w:rsid w:val="008D6F61"/>
    <w:rsid w:val="008E0B09"/>
    <w:rsid w:val="008E1515"/>
    <w:rsid w:val="008E2748"/>
    <w:rsid w:val="008E2B26"/>
    <w:rsid w:val="008E3148"/>
    <w:rsid w:val="008E3625"/>
    <w:rsid w:val="008E37E2"/>
    <w:rsid w:val="008E3DC0"/>
    <w:rsid w:val="008E49BE"/>
    <w:rsid w:val="008E5792"/>
    <w:rsid w:val="008E746B"/>
    <w:rsid w:val="008F02CF"/>
    <w:rsid w:val="008F0C1C"/>
    <w:rsid w:val="008F0F9D"/>
    <w:rsid w:val="008F2346"/>
    <w:rsid w:val="008F4BA7"/>
    <w:rsid w:val="008F5FEB"/>
    <w:rsid w:val="008F6119"/>
    <w:rsid w:val="008F6739"/>
    <w:rsid w:val="008F6B63"/>
    <w:rsid w:val="008F6FCD"/>
    <w:rsid w:val="0090024B"/>
    <w:rsid w:val="009012F7"/>
    <w:rsid w:val="00901F46"/>
    <w:rsid w:val="00902276"/>
    <w:rsid w:val="00904993"/>
    <w:rsid w:val="0090571A"/>
    <w:rsid w:val="009068B0"/>
    <w:rsid w:val="00910A81"/>
    <w:rsid w:val="0091681D"/>
    <w:rsid w:val="0091687F"/>
    <w:rsid w:val="00917822"/>
    <w:rsid w:val="009205AB"/>
    <w:rsid w:val="00921902"/>
    <w:rsid w:val="00923038"/>
    <w:rsid w:val="009239ED"/>
    <w:rsid w:val="00923D94"/>
    <w:rsid w:val="00924563"/>
    <w:rsid w:val="009248C0"/>
    <w:rsid w:val="009261EF"/>
    <w:rsid w:val="00930516"/>
    <w:rsid w:val="00932A8D"/>
    <w:rsid w:val="00933C79"/>
    <w:rsid w:val="009362F4"/>
    <w:rsid w:val="009375E8"/>
    <w:rsid w:val="00940ECA"/>
    <w:rsid w:val="009420A7"/>
    <w:rsid w:val="0094211F"/>
    <w:rsid w:val="009439FC"/>
    <w:rsid w:val="00943F87"/>
    <w:rsid w:val="00944474"/>
    <w:rsid w:val="00944E86"/>
    <w:rsid w:val="00945557"/>
    <w:rsid w:val="00947D96"/>
    <w:rsid w:val="0095019C"/>
    <w:rsid w:val="009506DB"/>
    <w:rsid w:val="009518FF"/>
    <w:rsid w:val="00951B5B"/>
    <w:rsid w:val="00952182"/>
    <w:rsid w:val="00952AF5"/>
    <w:rsid w:val="009531C2"/>
    <w:rsid w:val="00953F30"/>
    <w:rsid w:val="0095440A"/>
    <w:rsid w:val="00954A07"/>
    <w:rsid w:val="009554F1"/>
    <w:rsid w:val="00956988"/>
    <w:rsid w:val="00956E95"/>
    <w:rsid w:val="009601D3"/>
    <w:rsid w:val="00960DC3"/>
    <w:rsid w:val="00961746"/>
    <w:rsid w:val="009638FD"/>
    <w:rsid w:val="0096453F"/>
    <w:rsid w:val="0096460D"/>
    <w:rsid w:val="00967997"/>
    <w:rsid w:val="009720D7"/>
    <w:rsid w:val="009722AF"/>
    <w:rsid w:val="009740FF"/>
    <w:rsid w:val="00975927"/>
    <w:rsid w:val="00975965"/>
    <w:rsid w:val="00976F0B"/>
    <w:rsid w:val="00977345"/>
    <w:rsid w:val="00981403"/>
    <w:rsid w:val="00984C24"/>
    <w:rsid w:val="00991B76"/>
    <w:rsid w:val="0099254C"/>
    <w:rsid w:val="009960A2"/>
    <w:rsid w:val="0099771F"/>
    <w:rsid w:val="0099776E"/>
    <w:rsid w:val="009A0347"/>
    <w:rsid w:val="009A1040"/>
    <w:rsid w:val="009A2EEC"/>
    <w:rsid w:val="009A4B31"/>
    <w:rsid w:val="009A4CD9"/>
    <w:rsid w:val="009A5E0E"/>
    <w:rsid w:val="009A6841"/>
    <w:rsid w:val="009A74C7"/>
    <w:rsid w:val="009B01E4"/>
    <w:rsid w:val="009B13F5"/>
    <w:rsid w:val="009B2D65"/>
    <w:rsid w:val="009B4A81"/>
    <w:rsid w:val="009B598A"/>
    <w:rsid w:val="009B619B"/>
    <w:rsid w:val="009C1D1E"/>
    <w:rsid w:val="009C7BF7"/>
    <w:rsid w:val="009D04B8"/>
    <w:rsid w:val="009D175D"/>
    <w:rsid w:val="009D4434"/>
    <w:rsid w:val="009D496F"/>
    <w:rsid w:val="009D58CB"/>
    <w:rsid w:val="009D6533"/>
    <w:rsid w:val="009E045F"/>
    <w:rsid w:val="009E08CA"/>
    <w:rsid w:val="009E23EF"/>
    <w:rsid w:val="009E48AE"/>
    <w:rsid w:val="009E5669"/>
    <w:rsid w:val="009E56C4"/>
    <w:rsid w:val="009E65D4"/>
    <w:rsid w:val="009E660C"/>
    <w:rsid w:val="009E75BE"/>
    <w:rsid w:val="009F01DA"/>
    <w:rsid w:val="009F1F39"/>
    <w:rsid w:val="009F29A6"/>
    <w:rsid w:val="009F3254"/>
    <w:rsid w:val="009F459A"/>
    <w:rsid w:val="009F78BA"/>
    <w:rsid w:val="009F7E0F"/>
    <w:rsid w:val="00A00558"/>
    <w:rsid w:val="00A04894"/>
    <w:rsid w:val="00A04CC4"/>
    <w:rsid w:val="00A051A1"/>
    <w:rsid w:val="00A056C3"/>
    <w:rsid w:val="00A07B52"/>
    <w:rsid w:val="00A1153B"/>
    <w:rsid w:val="00A12263"/>
    <w:rsid w:val="00A1696A"/>
    <w:rsid w:val="00A17264"/>
    <w:rsid w:val="00A179A9"/>
    <w:rsid w:val="00A225F7"/>
    <w:rsid w:val="00A2670E"/>
    <w:rsid w:val="00A31C02"/>
    <w:rsid w:val="00A3276E"/>
    <w:rsid w:val="00A32EB2"/>
    <w:rsid w:val="00A333EE"/>
    <w:rsid w:val="00A3381F"/>
    <w:rsid w:val="00A3525C"/>
    <w:rsid w:val="00A410C9"/>
    <w:rsid w:val="00A44E49"/>
    <w:rsid w:val="00A46114"/>
    <w:rsid w:val="00A47464"/>
    <w:rsid w:val="00A524B0"/>
    <w:rsid w:val="00A52AEB"/>
    <w:rsid w:val="00A530D3"/>
    <w:rsid w:val="00A5699B"/>
    <w:rsid w:val="00A56F81"/>
    <w:rsid w:val="00A612DE"/>
    <w:rsid w:val="00A62688"/>
    <w:rsid w:val="00A6299D"/>
    <w:rsid w:val="00A62A7F"/>
    <w:rsid w:val="00A672CD"/>
    <w:rsid w:val="00A71037"/>
    <w:rsid w:val="00A732F0"/>
    <w:rsid w:val="00A76C34"/>
    <w:rsid w:val="00A80177"/>
    <w:rsid w:val="00A807F4"/>
    <w:rsid w:val="00A82A90"/>
    <w:rsid w:val="00A8351D"/>
    <w:rsid w:val="00A8433F"/>
    <w:rsid w:val="00A84593"/>
    <w:rsid w:val="00A86180"/>
    <w:rsid w:val="00A86352"/>
    <w:rsid w:val="00A86CBF"/>
    <w:rsid w:val="00A90238"/>
    <w:rsid w:val="00A91A0C"/>
    <w:rsid w:val="00A92FC0"/>
    <w:rsid w:val="00A947E4"/>
    <w:rsid w:val="00A96261"/>
    <w:rsid w:val="00A972E5"/>
    <w:rsid w:val="00AA0706"/>
    <w:rsid w:val="00AA2A3A"/>
    <w:rsid w:val="00AA2DD1"/>
    <w:rsid w:val="00AA2E47"/>
    <w:rsid w:val="00AA4357"/>
    <w:rsid w:val="00AA6DE4"/>
    <w:rsid w:val="00AB0D59"/>
    <w:rsid w:val="00AB0EC1"/>
    <w:rsid w:val="00AB1DF4"/>
    <w:rsid w:val="00AB37AA"/>
    <w:rsid w:val="00AB66A5"/>
    <w:rsid w:val="00AB67E8"/>
    <w:rsid w:val="00AB71F0"/>
    <w:rsid w:val="00AB72DE"/>
    <w:rsid w:val="00AC060B"/>
    <w:rsid w:val="00AC0ABF"/>
    <w:rsid w:val="00AC1895"/>
    <w:rsid w:val="00AC3569"/>
    <w:rsid w:val="00AC68FB"/>
    <w:rsid w:val="00AC784F"/>
    <w:rsid w:val="00AC792B"/>
    <w:rsid w:val="00AD404C"/>
    <w:rsid w:val="00AD7ECA"/>
    <w:rsid w:val="00AE14A0"/>
    <w:rsid w:val="00AE45CF"/>
    <w:rsid w:val="00AE46C4"/>
    <w:rsid w:val="00AE4750"/>
    <w:rsid w:val="00AF1749"/>
    <w:rsid w:val="00AF1E35"/>
    <w:rsid w:val="00AF2569"/>
    <w:rsid w:val="00AF4483"/>
    <w:rsid w:val="00AF5B85"/>
    <w:rsid w:val="00AF7585"/>
    <w:rsid w:val="00AF7655"/>
    <w:rsid w:val="00B0040B"/>
    <w:rsid w:val="00B0280B"/>
    <w:rsid w:val="00B04158"/>
    <w:rsid w:val="00B04796"/>
    <w:rsid w:val="00B05B52"/>
    <w:rsid w:val="00B06B5A"/>
    <w:rsid w:val="00B10667"/>
    <w:rsid w:val="00B10995"/>
    <w:rsid w:val="00B109DA"/>
    <w:rsid w:val="00B1121E"/>
    <w:rsid w:val="00B11F54"/>
    <w:rsid w:val="00B12B54"/>
    <w:rsid w:val="00B13CCF"/>
    <w:rsid w:val="00B1436B"/>
    <w:rsid w:val="00B17CF0"/>
    <w:rsid w:val="00B20121"/>
    <w:rsid w:val="00B20BD4"/>
    <w:rsid w:val="00B20C45"/>
    <w:rsid w:val="00B20EFC"/>
    <w:rsid w:val="00B214A6"/>
    <w:rsid w:val="00B2262B"/>
    <w:rsid w:val="00B227F8"/>
    <w:rsid w:val="00B22E7E"/>
    <w:rsid w:val="00B23302"/>
    <w:rsid w:val="00B25E45"/>
    <w:rsid w:val="00B27191"/>
    <w:rsid w:val="00B30B90"/>
    <w:rsid w:val="00B32795"/>
    <w:rsid w:val="00B33071"/>
    <w:rsid w:val="00B34070"/>
    <w:rsid w:val="00B341FB"/>
    <w:rsid w:val="00B37C97"/>
    <w:rsid w:val="00B4030A"/>
    <w:rsid w:val="00B40413"/>
    <w:rsid w:val="00B43388"/>
    <w:rsid w:val="00B445CA"/>
    <w:rsid w:val="00B46351"/>
    <w:rsid w:val="00B46792"/>
    <w:rsid w:val="00B46EB0"/>
    <w:rsid w:val="00B47555"/>
    <w:rsid w:val="00B50BC1"/>
    <w:rsid w:val="00B51415"/>
    <w:rsid w:val="00B52555"/>
    <w:rsid w:val="00B53B71"/>
    <w:rsid w:val="00B54FF6"/>
    <w:rsid w:val="00B55A69"/>
    <w:rsid w:val="00B56222"/>
    <w:rsid w:val="00B562E6"/>
    <w:rsid w:val="00B567EB"/>
    <w:rsid w:val="00B60FF8"/>
    <w:rsid w:val="00B62025"/>
    <w:rsid w:val="00B635D4"/>
    <w:rsid w:val="00B64C9B"/>
    <w:rsid w:val="00B65109"/>
    <w:rsid w:val="00B66E8F"/>
    <w:rsid w:val="00B67468"/>
    <w:rsid w:val="00B7013E"/>
    <w:rsid w:val="00B702C2"/>
    <w:rsid w:val="00B70A0B"/>
    <w:rsid w:val="00B717C3"/>
    <w:rsid w:val="00B7190A"/>
    <w:rsid w:val="00B71C91"/>
    <w:rsid w:val="00B71EAA"/>
    <w:rsid w:val="00B73583"/>
    <w:rsid w:val="00B761E0"/>
    <w:rsid w:val="00B7796B"/>
    <w:rsid w:val="00B82579"/>
    <w:rsid w:val="00B83449"/>
    <w:rsid w:val="00B84456"/>
    <w:rsid w:val="00B84B19"/>
    <w:rsid w:val="00B85FD7"/>
    <w:rsid w:val="00B9097D"/>
    <w:rsid w:val="00B95941"/>
    <w:rsid w:val="00B96EDA"/>
    <w:rsid w:val="00BA2413"/>
    <w:rsid w:val="00BA2647"/>
    <w:rsid w:val="00BA2990"/>
    <w:rsid w:val="00BA3A4D"/>
    <w:rsid w:val="00BA490C"/>
    <w:rsid w:val="00BB1FC1"/>
    <w:rsid w:val="00BB1FEF"/>
    <w:rsid w:val="00BB3A89"/>
    <w:rsid w:val="00BB69E7"/>
    <w:rsid w:val="00BB769C"/>
    <w:rsid w:val="00BC2340"/>
    <w:rsid w:val="00BC56A1"/>
    <w:rsid w:val="00BC7B73"/>
    <w:rsid w:val="00BD11E7"/>
    <w:rsid w:val="00BD47A0"/>
    <w:rsid w:val="00BD49F5"/>
    <w:rsid w:val="00BD5EE2"/>
    <w:rsid w:val="00BD6B90"/>
    <w:rsid w:val="00BE05A3"/>
    <w:rsid w:val="00BE2BAD"/>
    <w:rsid w:val="00BE4FEF"/>
    <w:rsid w:val="00BE6F1D"/>
    <w:rsid w:val="00BF1479"/>
    <w:rsid w:val="00BF259C"/>
    <w:rsid w:val="00BF2B1D"/>
    <w:rsid w:val="00BF2F12"/>
    <w:rsid w:val="00BF648B"/>
    <w:rsid w:val="00C00BB6"/>
    <w:rsid w:val="00C01407"/>
    <w:rsid w:val="00C0163C"/>
    <w:rsid w:val="00C02B0B"/>
    <w:rsid w:val="00C037DC"/>
    <w:rsid w:val="00C0461D"/>
    <w:rsid w:val="00C05EEA"/>
    <w:rsid w:val="00C06C50"/>
    <w:rsid w:val="00C10965"/>
    <w:rsid w:val="00C10C07"/>
    <w:rsid w:val="00C10D8E"/>
    <w:rsid w:val="00C113B7"/>
    <w:rsid w:val="00C11B0D"/>
    <w:rsid w:val="00C11E12"/>
    <w:rsid w:val="00C1217B"/>
    <w:rsid w:val="00C12E50"/>
    <w:rsid w:val="00C149E9"/>
    <w:rsid w:val="00C14F43"/>
    <w:rsid w:val="00C165F3"/>
    <w:rsid w:val="00C16E79"/>
    <w:rsid w:val="00C16E9A"/>
    <w:rsid w:val="00C20BF6"/>
    <w:rsid w:val="00C221E3"/>
    <w:rsid w:val="00C2450F"/>
    <w:rsid w:val="00C2565D"/>
    <w:rsid w:val="00C26E5E"/>
    <w:rsid w:val="00C26FD6"/>
    <w:rsid w:val="00C30205"/>
    <w:rsid w:val="00C308D7"/>
    <w:rsid w:val="00C30ECE"/>
    <w:rsid w:val="00C3271D"/>
    <w:rsid w:val="00C34217"/>
    <w:rsid w:val="00C352C4"/>
    <w:rsid w:val="00C362B7"/>
    <w:rsid w:val="00C36727"/>
    <w:rsid w:val="00C374B9"/>
    <w:rsid w:val="00C406A3"/>
    <w:rsid w:val="00C4112F"/>
    <w:rsid w:val="00C435F9"/>
    <w:rsid w:val="00C43845"/>
    <w:rsid w:val="00C43947"/>
    <w:rsid w:val="00C45DAD"/>
    <w:rsid w:val="00C524D2"/>
    <w:rsid w:val="00C55D90"/>
    <w:rsid w:val="00C56625"/>
    <w:rsid w:val="00C56660"/>
    <w:rsid w:val="00C60CAD"/>
    <w:rsid w:val="00C61797"/>
    <w:rsid w:val="00C61C8F"/>
    <w:rsid w:val="00C61F3A"/>
    <w:rsid w:val="00C625DC"/>
    <w:rsid w:val="00C63190"/>
    <w:rsid w:val="00C642D4"/>
    <w:rsid w:val="00C65B7F"/>
    <w:rsid w:val="00C65BF8"/>
    <w:rsid w:val="00C66DB3"/>
    <w:rsid w:val="00C67424"/>
    <w:rsid w:val="00C70ABC"/>
    <w:rsid w:val="00C71820"/>
    <w:rsid w:val="00C73806"/>
    <w:rsid w:val="00C74864"/>
    <w:rsid w:val="00C763E7"/>
    <w:rsid w:val="00C83C51"/>
    <w:rsid w:val="00C84406"/>
    <w:rsid w:val="00C847ED"/>
    <w:rsid w:val="00C84997"/>
    <w:rsid w:val="00C85678"/>
    <w:rsid w:val="00C865EE"/>
    <w:rsid w:val="00C875CC"/>
    <w:rsid w:val="00C87C96"/>
    <w:rsid w:val="00C90139"/>
    <w:rsid w:val="00C90DB4"/>
    <w:rsid w:val="00C955CD"/>
    <w:rsid w:val="00C95E77"/>
    <w:rsid w:val="00C95EAA"/>
    <w:rsid w:val="00C96F77"/>
    <w:rsid w:val="00C97445"/>
    <w:rsid w:val="00CA0622"/>
    <w:rsid w:val="00CA216E"/>
    <w:rsid w:val="00CA2204"/>
    <w:rsid w:val="00CA5C73"/>
    <w:rsid w:val="00CA6F3E"/>
    <w:rsid w:val="00CB2855"/>
    <w:rsid w:val="00CB2D11"/>
    <w:rsid w:val="00CB3D52"/>
    <w:rsid w:val="00CB60AA"/>
    <w:rsid w:val="00CB7D89"/>
    <w:rsid w:val="00CB7EAD"/>
    <w:rsid w:val="00CC1A32"/>
    <w:rsid w:val="00CC22E0"/>
    <w:rsid w:val="00CC3A53"/>
    <w:rsid w:val="00CD13E9"/>
    <w:rsid w:val="00CD235C"/>
    <w:rsid w:val="00CD52E2"/>
    <w:rsid w:val="00CD645E"/>
    <w:rsid w:val="00CE0549"/>
    <w:rsid w:val="00CE0E72"/>
    <w:rsid w:val="00CE2A2A"/>
    <w:rsid w:val="00CE2F2A"/>
    <w:rsid w:val="00CE4862"/>
    <w:rsid w:val="00CE5F4B"/>
    <w:rsid w:val="00CE64E5"/>
    <w:rsid w:val="00CE707C"/>
    <w:rsid w:val="00CE7E0F"/>
    <w:rsid w:val="00CF0F11"/>
    <w:rsid w:val="00CF19AC"/>
    <w:rsid w:val="00CF1CCB"/>
    <w:rsid w:val="00CF5471"/>
    <w:rsid w:val="00CF6003"/>
    <w:rsid w:val="00D00F20"/>
    <w:rsid w:val="00D01BF9"/>
    <w:rsid w:val="00D02933"/>
    <w:rsid w:val="00D029A8"/>
    <w:rsid w:val="00D03529"/>
    <w:rsid w:val="00D036A9"/>
    <w:rsid w:val="00D03AEF"/>
    <w:rsid w:val="00D0505D"/>
    <w:rsid w:val="00D06501"/>
    <w:rsid w:val="00D07BE6"/>
    <w:rsid w:val="00D1116C"/>
    <w:rsid w:val="00D111CC"/>
    <w:rsid w:val="00D12CCC"/>
    <w:rsid w:val="00D12EAD"/>
    <w:rsid w:val="00D13703"/>
    <w:rsid w:val="00D16F96"/>
    <w:rsid w:val="00D17E78"/>
    <w:rsid w:val="00D21043"/>
    <w:rsid w:val="00D24A08"/>
    <w:rsid w:val="00D2579A"/>
    <w:rsid w:val="00D26AB5"/>
    <w:rsid w:val="00D26B96"/>
    <w:rsid w:val="00D276C8"/>
    <w:rsid w:val="00D30B97"/>
    <w:rsid w:val="00D31F43"/>
    <w:rsid w:val="00D332EC"/>
    <w:rsid w:val="00D345C2"/>
    <w:rsid w:val="00D35BB3"/>
    <w:rsid w:val="00D364B6"/>
    <w:rsid w:val="00D37224"/>
    <w:rsid w:val="00D402E2"/>
    <w:rsid w:val="00D4293E"/>
    <w:rsid w:val="00D4296F"/>
    <w:rsid w:val="00D43273"/>
    <w:rsid w:val="00D43495"/>
    <w:rsid w:val="00D43ECE"/>
    <w:rsid w:val="00D45281"/>
    <w:rsid w:val="00D453D6"/>
    <w:rsid w:val="00D46B82"/>
    <w:rsid w:val="00D4770C"/>
    <w:rsid w:val="00D50608"/>
    <w:rsid w:val="00D50D2F"/>
    <w:rsid w:val="00D52253"/>
    <w:rsid w:val="00D5257A"/>
    <w:rsid w:val="00D5725E"/>
    <w:rsid w:val="00D61833"/>
    <w:rsid w:val="00D61B83"/>
    <w:rsid w:val="00D70E30"/>
    <w:rsid w:val="00D71F0D"/>
    <w:rsid w:val="00D72427"/>
    <w:rsid w:val="00D73D5D"/>
    <w:rsid w:val="00D747AA"/>
    <w:rsid w:val="00D74FFB"/>
    <w:rsid w:val="00D75D5F"/>
    <w:rsid w:val="00D77AD7"/>
    <w:rsid w:val="00D77CA4"/>
    <w:rsid w:val="00D801EE"/>
    <w:rsid w:val="00D830CF"/>
    <w:rsid w:val="00D8666D"/>
    <w:rsid w:val="00D86787"/>
    <w:rsid w:val="00D87B86"/>
    <w:rsid w:val="00D87C0F"/>
    <w:rsid w:val="00D902F7"/>
    <w:rsid w:val="00D92940"/>
    <w:rsid w:val="00D96E07"/>
    <w:rsid w:val="00D973D2"/>
    <w:rsid w:val="00DA0454"/>
    <w:rsid w:val="00DA1213"/>
    <w:rsid w:val="00DA29E2"/>
    <w:rsid w:val="00DA4C4C"/>
    <w:rsid w:val="00DA5147"/>
    <w:rsid w:val="00DA529C"/>
    <w:rsid w:val="00DA5456"/>
    <w:rsid w:val="00DA5A59"/>
    <w:rsid w:val="00DA603F"/>
    <w:rsid w:val="00DA6274"/>
    <w:rsid w:val="00DA75A6"/>
    <w:rsid w:val="00DB05D9"/>
    <w:rsid w:val="00DB1729"/>
    <w:rsid w:val="00DB3174"/>
    <w:rsid w:val="00DB3C2B"/>
    <w:rsid w:val="00DB44BE"/>
    <w:rsid w:val="00DB5048"/>
    <w:rsid w:val="00DB683D"/>
    <w:rsid w:val="00DB693E"/>
    <w:rsid w:val="00DC0C8E"/>
    <w:rsid w:val="00DC249B"/>
    <w:rsid w:val="00DC4B96"/>
    <w:rsid w:val="00DC53BB"/>
    <w:rsid w:val="00DC545A"/>
    <w:rsid w:val="00DC584B"/>
    <w:rsid w:val="00DC5EB8"/>
    <w:rsid w:val="00DC75E0"/>
    <w:rsid w:val="00DC7C9A"/>
    <w:rsid w:val="00DD13EE"/>
    <w:rsid w:val="00DD161E"/>
    <w:rsid w:val="00DD267C"/>
    <w:rsid w:val="00DD4317"/>
    <w:rsid w:val="00DD4417"/>
    <w:rsid w:val="00DD516E"/>
    <w:rsid w:val="00DE2A9F"/>
    <w:rsid w:val="00DE39E0"/>
    <w:rsid w:val="00DE3C09"/>
    <w:rsid w:val="00DE4DF8"/>
    <w:rsid w:val="00DE7A20"/>
    <w:rsid w:val="00DF06E2"/>
    <w:rsid w:val="00DF3BFD"/>
    <w:rsid w:val="00DF3CB6"/>
    <w:rsid w:val="00DF5A67"/>
    <w:rsid w:val="00DF6901"/>
    <w:rsid w:val="00E00893"/>
    <w:rsid w:val="00E01D76"/>
    <w:rsid w:val="00E033AF"/>
    <w:rsid w:val="00E03A88"/>
    <w:rsid w:val="00E04917"/>
    <w:rsid w:val="00E0731B"/>
    <w:rsid w:val="00E07834"/>
    <w:rsid w:val="00E11354"/>
    <w:rsid w:val="00E11B51"/>
    <w:rsid w:val="00E11BC4"/>
    <w:rsid w:val="00E12DFB"/>
    <w:rsid w:val="00E134F5"/>
    <w:rsid w:val="00E15709"/>
    <w:rsid w:val="00E176F2"/>
    <w:rsid w:val="00E17769"/>
    <w:rsid w:val="00E17998"/>
    <w:rsid w:val="00E21C7C"/>
    <w:rsid w:val="00E22289"/>
    <w:rsid w:val="00E22D26"/>
    <w:rsid w:val="00E233F4"/>
    <w:rsid w:val="00E23EB5"/>
    <w:rsid w:val="00E30138"/>
    <w:rsid w:val="00E30E25"/>
    <w:rsid w:val="00E312FD"/>
    <w:rsid w:val="00E32170"/>
    <w:rsid w:val="00E34F96"/>
    <w:rsid w:val="00E35052"/>
    <w:rsid w:val="00E3640F"/>
    <w:rsid w:val="00E374C9"/>
    <w:rsid w:val="00E40048"/>
    <w:rsid w:val="00E401E4"/>
    <w:rsid w:val="00E41F58"/>
    <w:rsid w:val="00E420CB"/>
    <w:rsid w:val="00E44CC7"/>
    <w:rsid w:val="00E46593"/>
    <w:rsid w:val="00E476E3"/>
    <w:rsid w:val="00E508E6"/>
    <w:rsid w:val="00E513D2"/>
    <w:rsid w:val="00E551A3"/>
    <w:rsid w:val="00E56465"/>
    <w:rsid w:val="00E60838"/>
    <w:rsid w:val="00E61B9C"/>
    <w:rsid w:val="00E63F42"/>
    <w:rsid w:val="00E64B49"/>
    <w:rsid w:val="00E701A8"/>
    <w:rsid w:val="00E7159F"/>
    <w:rsid w:val="00E716EC"/>
    <w:rsid w:val="00E7310A"/>
    <w:rsid w:val="00E74C73"/>
    <w:rsid w:val="00E756C2"/>
    <w:rsid w:val="00E75A69"/>
    <w:rsid w:val="00E75F8E"/>
    <w:rsid w:val="00E76FA0"/>
    <w:rsid w:val="00E77679"/>
    <w:rsid w:val="00E8097D"/>
    <w:rsid w:val="00E81DB4"/>
    <w:rsid w:val="00E820A3"/>
    <w:rsid w:val="00E84007"/>
    <w:rsid w:val="00E851FB"/>
    <w:rsid w:val="00E8556B"/>
    <w:rsid w:val="00E87370"/>
    <w:rsid w:val="00E87F0E"/>
    <w:rsid w:val="00E9031B"/>
    <w:rsid w:val="00E94ED5"/>
    <w:rsid w:val="00E952CA"/>
    <w:rsid w:val="00E95A96"/>
    <w:rsid w:val="00E95FC8"/>
    <w:rsid w:val="00E96A6B"/>
    <w:rsid w:val="00E96E62"/>
    <w:rsid w:val="00EA1886"/>
    <w:rsid w:val="00EA1CA7"/>
    <w:rsid w:val="00EA3031"/>
    <w:rsid w:val="00EA3463"/>
    <w:rsid w:val="00EA37AE"/>
    <w:rsid w:val="00EA40E3"/>
    <w:rsid w:val="00EA450A"/>
    <w:rsid w:val="00EA4CA8"/>
    <w:rsid w:val="00EA5DC0"/>
    <w:rsid w:val="00EA6582"/>
    <w:rsid w:val="00EA6657"/>
    <w:rsid w:val="00EA6997"/>
    <w:rsid w:val="00EA6B86"/>
    <w:rsid w:val="00EB033A"/>
    <w:rsid w:val="00EB1481"/>
    <w:rsid w:val="00EB17B3"/>
    <w:rsid w:val="00EB2119"/>
    <w:rsid w:val="00EB2618"/>
    <w:rsid w:val="00EB3166"/>
    <w:rsid w:val="00EB334F"/>
    <w:rsid w:val="00EB395B"/>
    <w:rsid w:val="00EB46B5"/>
    <w:rsid w:val="00EB4982"/>
    <w:rsid w:val="00EB5884"/>
    <w:rsid w:val="00EB5C4D"/>
    <w:rsid w:val="00EB6D19"/>
    <w:rsid w:val="00EC1420"/>
    <w:rsid w:val="00EC3303"/>
    <w:rsid w:val="00EC5C3F"/>
    <w:rsid w:val="00ED1279"/>
    <w:rsid w:val="00ED129B"/>
    <w:rsid w:val="00ED12B4"/>
    <w:rsid w:val="00ED6253"/>
    <w:rsid w:val="00EE2078"/>
    <w:rsid w:val="00EE2BD0"/>
    <w:rsid w:val="00EE33E4"/>
    <w:rsid w:val="00EE4B25"/>
    <w:rsid w:val="00EE5066"/>
    <w:rsid w:val="00EE5592"/>
    <w:rsid w:val="00EE7C12"/>
    <w:rsid w:val="00EE7C59"/>
    <w:rsid w:val="00EF340C"/>
    <w:rsid w:val="00EF3486"/>
    <w:rsid w:val="00EF3622"/>
    <w:rsid w:val="00EF40BF"/>
    <w:rsid w:val="00F04CD4"/>
    <w:rsid w:val="00F05534"/>
    <w:rsid w:val="00F05895"/>
    <w:rsid w:val="00F07533"/>
    <w:rsid w:val="00F102A6"/>
    <w:rsid w:val="00F1079C"/>
    <w:rsid w:val="00F12578"/>
    <w:rsid w:val="00F20A97"/>
    <w:rsid w:val="00F21EA6"/>
    <w:rsid w:val="00F22313"/>
    <w:rsid w:val="00F23C91"/>
    <w:rsid w:val="00F30870"/>
    <w:rsid w:val="00F31BBB"/>
    <w:rsid w:val="00F35B70"/>
    <w:rsid w:val="00F3741A"/>
    <w:rsid w:val="00F37A9B"/>
    <w:rsid w:val="00F4188F"/>
    <w:rsid w:val="00F4248B"/>
    <w:rsid w:val="00F42CBD"/>
    <w:rsid w:val="00F45378"/>
    <w:rsid w:val="00F50DFE"/>
    <w:rsid w:val="00F51114"/>
    <w:rsid w:val="00F52427"/>
    <w:rsid w:val="00F5280F"/>
    <w:rsid w:val="00F53FCC"/>
    <w:rsid w:val="00F553CC"/>
    <w:rsid w:val="00F5662D"/>
    <w:rsid w:val="00F57EA7"/>
    <w:rsid w:val="00F6039D"/>
    <w:rsid w:val="00F60F03"/>
    <w:rsid w:val="00F60F5F"/>
    <w:rsid w:val="00F617D2"/>
    <w:rsid w:val="00F61BD8"/>
    <w:rsid w:val="00F6216F"/>
    <w:rsid w:val="00F638DB"/>
    <w:rsid w:val="00F65019"/>
    <w:rsid w:val="00F67D37"/>
    <w:rsid w:val="00F708CA"/>
    <w:rsid w:val="00F70CAF"/>
    <w:rsid w:val="00F71F7C"/>
    <w:rsid w:val="00F767AA"/>
    <w:rsid w:val="00F77FD7"/>
    <w:rsid w:val="00F83EA3"/>
    <w:rsid w:val="00F846E4"/>
    <w:rsid w:val="00F84B24"/>
    <w:rsid w:val="00F85C5D"/>
    <w:rsid w:val="00F85F8D"/>
    <w:rsid w:val="00F87FFA"/>
    <w:rsid w:val="00F900A1"/>
    <w:rsid w:val="00F909D5"/>
    <w:rsid w:val="00F92984"/>
    <w:rsid w:val="00F92BA7"/>
    <w:rsid w:val="00F930A5"/>
    <w:rsid w:val="00F93652"/>
    <w:rsid w:val="00F95568"/>
    <w:rsid w:val="00F96A3F"/>
    <w:rsid w:val="00F973E4"/>
    <w:rsid w:val="00FA0B75"/>
    <w:rsid w:val="00FA0FAA"/>
    <w:rsid w:val="00FA1FB7"/>
    <w:rsid w:val="00FA5E91"/>
    <w:rsid w:val="00FB0BD9"/>
    <w:rsid w:val="00FB1AE7"/>
    <w:rsid w:val="00FB1BB3"/>
    <w:rsid w:val="00FB1E4E"/>
    <w:rsid w:val="00FB434F"/>
    <w:rsid w:val="00FB6BF3"/>
    <w:rsid w:val="00FC0B4F"/>
    <w:rsid w:val="00FC2C27"/>
    <w:rsid w:val="00FC4D05"/>
    <w:rsid w:val="00FC6341"/>
    <w:rsid w:val="00FC66A4"/>
    <w:rsid w:val="00FC6EBF"/>
    <w:rsid w:val="00FC79AA"/>
    <w:rsid w:val="00FC7F7D"/>
    <w:rsid w:val="00FC7F81"/>
    <w:rsid w:val="00FD3738"/>
    <w:rsid w:val="00FD4A9D"/>
    <w:rsid w:val="00FD4BEB"/>
    <w:rsid w:val="00FD5F06"/>
    <w:rsid w:val="00FE0A13"/>
    <w:rsid w:val="00FE0C0B"/>
    <w:rsid w:val="00FE1A78"/>
    <w:rsid w:val="00FE2430"/>
    <w:rsid w:val="00FE24DF"/>
    <w:rsid w:val="00FE4E69"/>
    <w:rsid w:val="00FE57CF"/>
    <w:rsid w:val="00FE580A"/>
    <w:rsid w:val="00FE6C32"/>
    <w:rsid w:val="00FE788A"/>
    <w:rsid w:val="00FE79D0"/>
    <w:rsid w:val="00FF10AB"/>
    <w:rsid w:val="00FF26CE"/>
    <w:rsid w:val="00FF2A35"/>
    <w:rsid w:val="00FF3192"/>
    <w:rsid w:val="00FF44FD"/>
    <w:rsid w:val="00FF4DA1"/>
    <w:rsid w:val="00FF6669"/>
    <w:rsid w:val="00FF66CE"/>
    <w:rsid w:val="00FF724F"/>
    <w:rsid w:val="01990106"/>
    <w:rsid w:val="021E12E1"/>
    <w:rsid w:val="02596DD9"/>
    <w:rsid w:val="02873406"/>
    <w:rsid w:val="02A34411"/>
    <w:rsid w:val="03560DE2"/>
    <w:rsid w:val="03B974D6"/>
    <w:rsid w:val="04C82992"/>
    <w:rsid w:val="0578000D"/>
    <w:rsid w:val="05DE3DCB"/>
    <w:rsid w:val="05E834AF"/>
    <w:rsid w:val="06D27550"/>
    <w:rsid w:val="071E1B33"/>
    <w:rsid w:val="079B4BDD"/>
    <w:rsid w:val="07B70329"/>
    <w:rsid w:val="088A4C89"/>
    <w:rsid w:val="092768B3"/>
    <w:rsid w:val="093941AA"/>
    <w:rsid w:val="09CA0CDA"/>
    <w:rsid w:val="09FBAA89"/>
    <w:rsid w:val="0A4C4F0C"/>
    <w:rsid w:val="0B264A50"/>
    <w:rsid w:val="0B647C9C"/>
    <w:rsid w:val="0B685A81"/>
    <w:rsid w:val="0BDF9A7F"/>
    <w:rsid w:val="0C1F1B77"/>
    <w:rsid w:val="0D8A5BF1"/>
    <w:rsid w:val="0DC67115"/>
    <w:rsid w:val="0E272EC6"/>
    <w:rsid w:val="0E2E51BD"/>
    <w:rsid w:val="0E59533F"/>
    <w:rsid w:val="0E6F3BD5"/>
    <w:rsid w:val="0F415E8B"/>
    <w:rsid w:val="0FAC2A11"/>
    <w:rsid w:val="108F66E7"/>
    <w:rsid w:val="112E7181"/>
    <w:rsid w:val="115E142C"/>
    <w:rsid w:val="117C3320"/>
    <w:rsid w:val="11974D8E"/>
    <w:rsid w:val="11C100B3"/>
    <w:rsid w:val="12213AA8"/>
    <w:rsid w:val="12DA5BF8"/>
    <w:rsid w:val="13BD3FCC"/>
    <w:rsid w:val="14301E82"/>
    <w:rsid w:val="144C0076"/>
    <w:rsid w:val="14CE68DF"/>
    <w:rsid w:val="14F20D8B"/>
    <w:rsid w:val="15944756"/>
    <w:rsid w:val="15F14304"/>
    <w:rsid w:val="17191067"/>
    <w:rsid w:val="182525C3"/>
    <w:rsid w:val="18B04F1A"/>
    <w:rsid w:val="18F6473F"/>
    <w:rsid w:val="19AF43CC"/>
    <w:rsid w:val="1A10796D"/>
    <w:rsid w:val="1A9F3CCA"/>
    <w:rsid w:val="1ACC012C"/>
    <w:rsid w:val="1ADF02F5"/>
    <w:rsid w:val="1BFA78C4"/>
    <w:rsid w:val="1CC63804"/>
    <w:rsid w:val="1D543D47"/>
    <w:rsid w:val="1D76479D"/>
    <w:rsid w:val="1DCB3D36"/>
    <w:rsid w:val="1DF12B02"/>
    <w:rsid w:val="1F5345FD"/>
    <w:rsid w:val="1FF622AD"/>
    <w:rsid w:val="20A04E20"/>
    <w:rsid w:val="211525B3"/>
    <w:rsid w:val="212D6FD8"/>
    <w:rsid w:val="229F3A24"/>
    <w:rsid w:val="22B1460E"/>
    <w:rsid w:val="23116D9E"/>
    <w:rsid w:val="239E7FB9"/>
    <w:rsid w:val="23FF50D3"/>
    <w:rsid w:val="246475F9"/>
    <w:rsid w:val="257B6FA4"/>
    <w:rsid w:val="25BE27BF"/>
    <w:rsid w:val="25D64DBA"/>
    <w:rsid w:val="26434EDE"/>
    <w:rsid w:val="267903C7"/>
    <w:rsid w:val="26C04082"/>
    <w:rsid w:val="27360E68"/>
    <w:rsid w:val="274D3F28"/>
    <w:rsid w:val="27B053DE"/>
    <w:rsid w:val="28150D20"/>
    <w:rsid w:val="28235FAE"/>
    <w:rsid w:val="28CC649E"/>
    <w:rsid w:val="2918512B"/>
    <w:rsid w:val="29536646"/>
    <w:rsid w:val="29893337"/>
    <w:rsid w:val="29A43C77"/>
    <w:rsid w:val="2B012269"/>
    <w:rsid w:val="2B9D53B8"/>
    <w:rsid w:val="2C5F3D70"/>
    <w:rsid w:val="2C9D7DE4"/>
    <w:rsid w:val="2CAF1248"/>
    <w:rsid w:val="2DC74B27"/>
    <w:rsid w:val="2E4D6280"/>
    <w:rsid w:val="2E73759E"/>
    <w:rsid w:val="2E83069B"/>
    <w:rsid w:val="2E942755"/>
    <w:rsid w:val="2E945B26"/>
    <w:rsid w:val="2F8742FC"/>
    <w:rsid w:val="2FCA1887"/>
    <w:rsid w:val="2FF1588F"/>
    <w:rsid w:val="303008F9"/>
    <w:rsid w:val="3094754E"/>
    <w:rsid w:val="31105C3C"/>
    <w:rsid w:val="311C2D02"/>
    <w:rsid w:val="3127364C"/>
    <w:rsid w:val="31394243"/>
    <w:rsid w:val="321E1594"/>
    <w:rsid w:val="3344303B"/>
    <w:rsid w:val="33460095"/>
    <w:rsid w:val="3394788F"/>
    <w:rsid w:val="342B2722"/>
    <w:rsid w:val="34A33B38"/>
    <w:rsid w:val="34CF7099"/>
    <w:rsid w:val="35B647D5"/>
    <w:rsid w:val="35FB7E10"/>
    <w:rsid w:val="36917A2D"/>
    <w:rsid w:val="37640E50"/>
    <w:rsid w:val="377D5882"/>
    <w:rsid w:val="37BB78FC"/>
    <w:rsid w:val="37D6705C"/>
    <w:rsid w:val="38045F7C"/>
    <w:rsid w:val="38192ADC"/>
    <w:rsid w:val="38473EE1"/>
    <w:rsid w:val="3848319F"/>
    <w:rsid w:val="38AD2EFF"/>
    <w:rsid w:val="38BD3896"/>
    <w:rsid w:val="38D51C69"/>
    <w:rsid w:val="39AC26B7"/>
    <w:rsid w:val="39BE932F"/>
    <w:rsid w:val="3A120E17"/>
    <w:rsid w:val="3B595794"/>
    <w:rsid w:val="3B9765CF"/>
    <w:rsid w:val="3BB304F3"/>
    <w:rsid w:val="3CFF455E"/>
    <w:rsid w:val="3D012359"/>
    <w:rsid w:val="3D5F5A3A"/>
    <w:rsid w:val="3D745394"/>
    <w:rsid w:val="3EA139B6"/>
    <w:rsid w:val="3EC00887"/>
    <w:rsid w:val="3ED43DC4"/>
    <w:rsid w:val="3F20234A"/>
    <w:rsid w:val="3FB64BEB"/>
    <w:rsid w:val="3FE00496"/>
    <w:rsid w:val="400D2991"/>
    <w:rsid w:val="403C0B86"/>
    <w:rsid w:val="411639FF"/>
    <w:rsid w:val="41B712F6"/>
    <w:rsid w:val="42293B36"/>
    <w:rsid w:val="42576013"/>
    <w:rsid w:val="42F5561A"/>
    <w:rsid w:val="44A50E17"/>
    <w:rsid w:val="44D960DE"/>
    <w:rsid w:val="464B369F"/>
    <w:rsid w:val="4673528A"/>
    <w:rsid w:val="46DB587E"/>
    <w:rsid w:val="471D5862"/>
    <w:rsid w:val="47513950"/>
    <w:rsid w:val="47704046"/>
    <w:rsid w:val="48086D5D"/>
    <w:rsid w:val="482C6083"/>
    <w:rsid w:val="488C00E1"/>
    <w:rsid w:val="49FE2B5E"/>
    <w:rsid w:val="4AB616AD"/>
    <w:rsid w:val="4B0013C8"/>
    <w:rsid w:val="4B1857B9"/>
    <w:rsid w:val="4B477DEE"/>
    <w:rsid w:val="4B755E08"/>
    <w:rsid w:val="4B8B7ADF"/>
    <w:rsid w:val="4C0C72E5"/>
    <w:rsid w:val="4C0F58D2"/>
    <w:rsid w:val="4CE9637A"/>
    <w:rsid w:val="4D0A6F52"/>
    <w:rsid w:val="4D2717ED"/>
    <w:rsid w:val="4D28593D"/>
    <w:rsid w:val="4D5E0D32"/>
    <w:rsid w:val="4D7E6669"/>
    <w:rsid w:val="4E231DC8"/>
    <w:rsid w:val="4EFB4D9B"/>
    <w:rsid w:val="50F461DC"/>
    <w:rsid w:val="51D23FE3"/>
    <w:rsid w:val="52110420"/>
    <w:rsid w:val="526E6A73"/>
    <w:rsid w:val="53476FC1"/>
    <w:rsid w:val="55015359"/>
    <w:rsid w:val="554D750D"/>
    <w:rsid w:val="557F20D5"/>
    <w:rsid w:val="55C90185"/>
    <w:rsid w:val="56190F77"/>
    <w:rsid w:val="562D7E5B"/>
    <w:rsid w:val="577B1A04"/>
    <w:rsid w:val="578127DC"/>
    <w:rsid w:val="582C5F77"/>
    <w:rsid w:val="58F5743F"/>
    <w:rsid w:val="5923292A"/>
    <w:rsid w:val="596B55BE"/>
    <w:rsid w:val="59D97140"/>
    <w:rsid w:val="59F152B0"/>
    <w:rsid w:val="5AB74D79"/>
    <w:rsid w:val="5B125460"/>
    <w:rsid w:val="5B235AD8"/>
    <w:rsid w:val="5B9E1D5B"/>
    <w:rsid w:val="5BA10C9E"/>
    <w:rsid w:val="5BBD0E92"/>
    <w:rsid w:val="5BDB46EE"/>
    <w:rsid w:val="5BFFEEBB"/>
    <w:rsid w:val="5C653322"/>
    <w:rsid w:val="5D7966AA"/>
    <w:rsid w:val="5FEF8127"/>
    <w:rsid w:val="604D1DCF"/>
    <w:rsid w:val="615E3706"/>
    <w:rsid w:val="61A420F1"/>
    <w:rsid w:val="624752FC"/>
    <w:rsid w:val="63790B23"/>
    <w:rsid w:val="63936F8C"/>
    <w:rsid w:val="63CC5045"/>
    <w:rsid w:val="63ED9818"/>
    <w:rsid w:val="6457529C"/>
    <w:rsid w:val="648D4639"/>
    <w:rsid w:val="64980D05"/>
    <w:rsid w:val="652447D3"/>
    <w:rsid w:val="652A0285"/>
    <w:rsid w:val="66EC3A69"/>
    <w:rsid w:val="67106127"/>
    <w:rsid w:val="671F29DA"/>
    <w:rsid w:val="685553F1"/>
    <w:rsid w:val="69AF5F69"/>
    <w:rsid w:val="69C113E8"/>
    <w:rsid w:val="6AF80B1A"/>
    <w:rsid w:val="6B495A11"/>
    <w:rsid w:val="6BC72762"/>
    <w:rsid w:val="6C314845"/>
    <w:rsid w:val="6C980862"/>
    <w:rsid w:val="6CB671C0"/>
    <w:rsid w:val="6CD64A76"/>
    <w:rsid w:val="6DAB8675"/>
    <w:rsid w:val="6DDE4531"/>
    <w:rsid w:val="6E454EB9"/>
    <w:rsid w:val="6E537166"/>
    <w:rsid w:val="6EB5561F"/>
    <w:rsid w:val="6F595724"/>
    <w:rsid w:val="70421613"/>
    <w:rsid w:val="70C11C73"/>
    <w:rsid w:val="71186411"/>
    <w:rsid w:val="71D517F2"/>
    <w:rsid w:val="720C1698"/>
    <w:rsid w:val="723D3FD5"/>
    <w:rsid w:val="72834490"/>
    <w:rsid w:val="739D22B0"/>
    <w:rsid w:val="739E15AA"/>
    <w:rsid w:val="73A303D2"/>
    <w:rsid w:val="745B2F78"/>
    <w:rsid w:val="752A440D"/>
    <w:rsid w:val="75733EAE"/>
    <w:rsid w:val="75E63CDC"/>
    <w:rsid w:val="75EC2E43"/>
    <w:rsid w:val="77084D1E"/>
    <w:rsid w:val="77242984"/>
    <w:rsid w:val="774E5A23"/>
    <w:rsid w:val="777F7C89"/>
    <w:rsid w:val="77B40C39"/>
    <w:rsid w:val="77FE8CE9"/>
    <w:rsid w:val="77FED2B4"/>
    <w:rsid w:val="77FF7985"/>
    <w:rsid w:val="786270A5"/>
    <w:rsid w:val="7928668B"/>
    <w:rsid w:val="79504CD0"/>
    <w:rsid w:val="795F548C"/>
    <w:rsid w:val="7A664A91"/>
    <w:rsid w:val="7A711A8C"/>
    <w:rsid w:val="7AC5B749"/>
    <w:rsid w:val="7C304184"/>
    <w:rsid w:val="7CBE1052"/>
    <w:rsid w:val="7CD42CA6"/>
    <w:rsid w:val="7D046C07"/>
    <w:rsid w:val="7DFF6D1B"/>
    <w:rsid w:val="7E370F73"/>
    <w:rsid w:val="7E8C7ECF"/>
    <w:rsid w:val="7F6A6B51"/>
    <w:rsid w:val="7FCF568F"/>
    <w:rsid w:val="7FDA4102"/>
    <w:rsid w:val="7FDF9746"/>
    <w:rsid w:val="9FEE432A"/>
    <w:rsid w:val="A77CD864"/>
    <w:rsid w:val="AD97CB91"/>
    <w:rsid w:val="AEFE5638"/>
    <w:rsid w:val="B7EF6E4D"/>
    <w:rsid w:val="BF8EC906"/>
    <w:rsid w:val="D31E5FE4"/>
    <w:rsid w:val="DE27CF5F"/>
    <w:rsid w:val="DF5FFF2C"/>
    <w:rsid w:val="E757B1A4"/>
    <w:rsid w:val="ED7D153D"/>
    <w:rsid w:val="EFDE4C75"/>
    <w:rsid w:val="F4ED9378"/>
    <w:rsid w:val="F7B75FDF"/>
    <w:rsid w:val="F98FA802"/>
    <w:rsid w:val="F9DFBB84"/>
    <w:rsid w:val="FCF5D53A"/>
    <w:rsid w:val="FD7F224F"/>
    <w:rsid w:val="FDBB8672"/>
    <w:rsid w:val="FE2F3067"/>
    <w:rsid w:val="FF6FB280"/>
    <w:rsid w:val="FFB6C9DF"/>
    <w:rsid w:val="FFCDCE34"/>
    <w:rsid w:val="FFEEEF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docId w15:val="{0BCA0B40-839C-CC4D-8642-732894C03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semiHidden="1" w:unhideWhenUsed="1"/>
    <w:lsdException w:name="annotation text" w:qFormat="1"/>
    <w:lsdException w:name="header"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semiHidden="1" w:unhideWhenUsed="1"/>
    <w:lsdException w:name="Block Text" w:semiHidden="1" w:unhideWhenUsed="1"/>
    <w:lsdException w:name="Hyperlink" w:uiPriority="99" w:qFormat="1"/>
    <w:lsdException w:name="FollowedHyperlink" w:semiHidden="1" w:unhideWhenUsed="1"/>
    <w:lsdException w:name="Strong" w:qFormat="1"/>
    <w:lsdException w:name="Emphasis" w:qFormat="1"/>
    <w:lsdException w:name="Document Map" w:qFormat="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kern w:val="2"/>
      <w:sz w:val="21"/>
      <w:szCs w:val="21"/>
    </w:rPr>
  </w:style>
  <w:style w:type="paragraph" w:styleId="1">
    <w:name w:val="heading 1"/>
    <w:basedOn w:val="a"/>
    <w:next w:val="a"/>
    <w:link w:val="10"/>
    <w:qFormat/>
    <w:pPr>
      <w:keepNext/>
      <w:widowControl/>
      <w:numPr>
        <w:numId w:val="1"/>
      </w:numPr>
      <w:spacing w:before="60" w:after="240"/>
      <w:jc w:val="left"/>
      <w:outlineLvl w:val="0"/>
    </w:pPr>
    <w:rPr>
      <w:b/>
      <w:bCs/>
      <w:kern w:val="44"/>
      <w:sz w:val="44"/>
      <w:szCs w:val="44"/>
    </w:rPr>
  </w:style>
  <w:style w:type="paragraph" w:styleId="2">
    <w:name w:val="heading 2"/>
    <w:basedOn w:val="a"/>
    <w:next w:val="a"/>
    <w:link w:val="20"/>
    <w:qFormat/>
    <w:pPr>
      <w:keepNext/>
      <w:numPr>
        <w:ilvl w:val="1"/>
        <w:numId w:val="1"/>
      </w:numPr>
      <w:spacing w:line="440" w:lineRule="atLeast"/>
      <w:outlineLvl w:val="1"/>
    </w:pPr>
    <w:rPr>
      <w:rFonts w:ascii="Cambria" w:hAnsi="Cambria"/>
      <w:b/>
      <w:bCs/>
      <w:kern w:val="0"/>
      <w:sz w:val="32"/>
      <w:szCs w:val="32"/>
    </w:rPr>
  </w:style>
  <w:style w:type="paragraph" w:styleId="3">
    <w:name w:val="heading 3"/>
    <w:basedOn w:val="a"/>
    <w:next w:val="a"/>
    <w:link w:val="30"/>
    <w:qFormat/>
    <w:pPr>
      <w:keepNext/>
      <w:keepLines/>
      <w:numPr>
        <w:ilvl w:val="2"/>
        <w:numId w:val="1"/>
      </w:numPr>
      <w:spacing w:before="260" w:after="260" w:line="413" w:lineRule="auto"/>
      <w:outlineLvl w:val="2"/>
    </w:pPr>
    <w:rPr>
      <w:b/>
      <w:bCs/>
      <w:kern w:val="0"/>
      <w:sz w:val="32"/>
      <w:szCs w:val="32"/>
    </w:rPr>
  </w:style>
  <w:style w:type="paragraph" w:styleId="4">
    <w:name w:val="heading 4"/>
    <w:basedOn w:val="a"/>
    <w:next w:val="a"/>
    <w:link w:val="40"/>
    <w:qFormat/>
    <w:pPr>
      <w:keepNext/>
      <w:keepLines/>
      <w:numPr>
        <w:ilvl w:val="3"/>
        <w:numId w:val="1"/>
      </w:numPr>
      <w:spacing w:before="280" w:after="290" w:line="376" w:lineRule="auto"/>
      <w:outlineLvl w:val="3"/>
    </w:pPr>
    <w:rPr>
      <w:rFonts w:ascii="Cambria" w:hAnsi="Cambria"/>
      <w:b/>
      <w:bCs/>
      <w:sz w:val="28"/>
      <w:szCs w:val="28"/>
    </w:rPr>
  </w:style>
  <w:style w:type="paragraph" w:styleId="5">
    <w:name w:val="heading 5"/>
    <w:basedOn w:val="a"/>
    <w:next w:val="a"/>
    <w:link w:val="50"/>
    <w:qFormat/>
    <w:pPr>
      <w:keepNext/>
      <w:keepLines/>
      <w:numPr>
        <w:ilvl w:val="4"/>
        <w:numId w:val="1"/>
      </w:numPr>
      <w:spacing w:before="280" w:after="290" w:line="376" w:lineRule="auto"/>
      <w:outlineLvl w:val="4"/>
    </w:pPr>
    <w:rPr>
      <w:b/>
      <w:bCs/>
      <w:sz w:val="28"/>
      <w:szCs w:val="28"/>
    </w:rPr>
  </w:style>
  <w:style w:type="paragraph" w:styleId="6">
    <w:name w:val="heading 6"/>
    <w:basedOn w:val="a"/>
    <w:next w:val="a"/>
    <w:link w:val="60"/>
    <w:qFormat/>
    <w:pPr>
      <w:keepNext/>
      <w:keepLines/>
      <w:numPr>
        <w:ilvl w:val="5"/>
        <w:numId w:val="1"/>
      </w:numPr>
      <w:spacing w:before="240" w:after="64" w:line="320" w:lineRule="auto"/>
      <w:outlineLvl w:val="5"/>
    </w:pPr>
    <w:rPr>
      <w:rFonts w:ascii="Cambria" w:hAnsi="Cambria"/>
      <w:b/>
      <w:bCs/>
      <w:sz w:val="24"/>
      <w:szCs w:val="24"/>
    </w:rPr>
  </w:style>
  <w:style w:type="paragraph" w:styleId="7">
    <w:name w:val="heading 7"/>
    <w:basedOn w:val="a"/>
    <w:next w:val="a"/>
    <w:link w:val="70"/>
    <w:qFormat/>
    <w:pPr>
      <w:keepNext/>
      <w:keepLines/>
      <w:numPr>
        <w:ilvl w:val="6"/>
        <w:numId w:val="1"/>
      </w:numPr>
      <w:spacing w:before="240" w:after="64" w:line="320" w:lineRule="auto"/>
      <w:outlineLvl w:val="6"/>
    </w:pPr>
    <w:rPr>
      <w:b/>
      <w:bCs/>
      <w:sz w:val="24"/>
      <w:szCs w:val="24"/>
    </w:rPr>
  </w:style>
  <w:style w:type="paragraph" w:styleId="8">
    <w:name w:val="heading 8"/>
    <w:basedOn w:val="a"/>
    <w:next w:val="a"/>
    <w:link w:val="80"/>
    <w:qFormat/>
    <w:pPr>
      <w:keepNext/>
      <w:keepLines/>
      <w:numPr>
        <w:ilvl w:val="7"/>
        <w:numId w:val="1"/>
      </w:numPr>
      <w:spacing w:before="240" w:after="64" w:line="320" w:lineRule="auto"/>
      <w:outlineLvl w:val="7"/>
    </w:pPr>
    <w:rPr>
      <w:rFonts w:ascii="Cambria" w:hAnsi="Cambria"/>
      <w:sz w:val="24"/>
      <w:szCs w:val="24"/>
    </w:rPr>
  </w:style>
  <w:style w:type="paragraph" w:styleId="9">
    <w:name w:val="heading 9"/>
    <w:basedOn w:val="a"/>
    <w:next w:val="a"/>
    <w:link w:val="90"/>
    <w:qFormat/>
    <w:pPr>
      <w:keepNext/>
      <w:keepLines/>
      <w:numPr>
        <w:ilvl w:val="8"/>
        <w:numId w:val="1"/>
      </w:numPr>
      <w:spacing w:before="240" w:after="64" w:line="320" w:lineRule="auto"/>
      <w:outlineLvl w:val="8"/>
    </w:pPr>
    <w:rPr>
      <w:rFonts w:ascii="Cambria" w:hAnsi="Cambria"/>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Chars="200" w:firstLine="420"/>
    </w:pPr>
    <w:rPr>
      <w:szCs w:val="24"/>
    </w:rPr>
  </w:style>
  <w:style w:type="paragraph" w:styleId="a4">
    <w:name w:val="Document Map"/>
    <w:basedOn w:val="a"/>
    <w:link w:val="a5"/>
    <w:qFormat/>
    <w:pPr>
      <w:shd w:val="clear" w:color="auto" w:fill="000080"/>
    </w:pPr>
    <w:rPr>
      <w:rFonts w:ascii="SimSun"/>
      <w:kern w:val="0"/>
      <w:sz w:val="18"/>
      <w:szCs w:val="18"/>
    </w:rPr>
  </w:style>
  <w:style w:type="paragraph" w:styleId="a6">
    <w:name w:val="annotation text"/>
    <w:basedOn w:val="a"/>
    <w:link w:val="a7"/>
    <w:qFormat/>
    <w:pPr>
      <w:jc w:val="left"/>
    </w:pPr>
    <w:rPr>
      <w:kern w:val="0"/>
    </w:rPr>
  </w:style>
  <w:style w:type="paragraph" w:styleId="31">
    <w:name w:val="Body Text 3"/>
    <w:basedOn w:val="a"/>
    <w:link w:val="32"/>
    <w:qFormat/>
    <w:pPr>
      <w:spacing w:line="300" w:lineRule="auto"/>
    </w:pPr>
    <w:rPr>
      <w:kern w:val="0"/>
      <w:sz w:val="16"/>
      <w:szCs w:val="16"/>
    </w:rPr>
  </w:style>
  <w:style w:type="paragraph" w:styleId="a8">
    <w:name w:val="Body Text"/>
    <w:basedOn w:val="a"/>
    <w:link w:val="a9"/>
    <w:qFormat/>
    <w:pPr>
      <w:adjustRightInd w:val="0"/>
      <w:spacing w:after="120"/>
      <w:textAlignment w:val="baseline"/>
    </w:pPr>
    <w:rPr>
      <w:kern w:val="0"/>
    </w:rPr>
  </w:style>
  <w:style w:type="paragraph" w:styleId="aa">
    <w:name w:val="Body Text Indent"/>
    <w:basedOn w:val="a"/>
    <w:link w:val="ab"/>
    <w:qFormat/>
    <w:pPr>
      <w:spacing w:line="440" w:lineRule="exact"/>
      <w:ind w:leftChars="33" w:left="69" w:firstLine="2"/>
    </w:pPr>
    <w:rPr>
      <w:kern w:val="0"/>
    </w:rPr>
  </w:style>
  <w:style w:type="paragraph" w:styleId="ac">
    <w:name w:val="Plain Text"/>
    <w:basedOn w:val="a"/>
    <w:link w:val="ad"/>
    <w:qFormat/>
    <w:rPr>
      <w:rFonts w:ascii="SimSun" w:hAnsi="Courier New"/>
      <w:kern w:val="0"/>
    </w:rPr>
  </w:style>
  <w:style w:type="paragraph" w:styleId="ae">
    <w:name w:val="Date"/>
    <w:basedOn w:val="a"/>
    <w:next w:val="a"/>
    <w:link w:val="af"/>
    <w:qFormat/>
    <w:pPr>
      <w:ind w:leftChars="2500" w:left="100"/>
    </w:pPr>
  </w:style>
  <w:style w:type="paragraph" w:styleId="21">
    <w:name w:val="Body Text Indent 2"/>
    <w:basedOn w:val="a"/>
    <w:link w:val="22"/>
    <w:qFormat/>
    <w:pPr>
      <w:spacing w:line="400" w:lineRule="atLeast"/>
      <w:ind w:leftChars="257" w:left="540"/>
    </w:pPr>
    <w:rPr>
      <w:kern w:val="0"/>
    </w:rPr>
  </w:style>
  <w:style w:type="paragraph" w:styleId="af0">
    <w:name w:val="Balloon Text"/>
    <w:basedOn w:val="a"/>
    <w:link w:val="af1"/>
    <w:qFormat/>
    <w:rPr>
      <w:kern w:val="0"/>
      <w:sz w:val="18"/>
      <w:szCs w:val="18"/>
    </w:rPr>
  </w:style>
  <w:style w:type="paragraph" w:styleId="af2">
    <w:name w:val="footer"/>
    <w:basedOn w:val="a"/>
    <w:link w:val="af3"/>
    <w:uiPriority w:val="99"/>
    <w:qFormat/>
    <w:pPr>
      <w:tabs>
        <w:tab w:val="center" w:pos="4153"/>
        <w:tab w:val="right" w:pos="8306"/>
      </w:tabs>
      <w:snapToGrid w:val="0"/>
      <w:jc w:val="left"/>
    </w:pPr>
    <w:rPr>
      <w:kern w:val="0"/>
      <w:sz w:val="18"/>
      <w:szCs w:val="18"/>
    </w:rPr>
  </w:style>
  <w:style w:type="paragraph" w:styleId="af4">
    <w:name w:val="header"/>
    <w:basedOn w:val="a"/>
    <w:link w:val="af5"/>
    <w:qFormat/>
    <w:pPr>
      <w:pBdr>
        <w:bottom w:val="single" w:sz="6" w:space="1" w:color="auto"/>
      </w:pBdr>
      <w:tabs>
        <w:tab w:val="center" w:pos="4153"/>
        <w:tab w:val="right" w:pos="8306"/>
      </w:tabs>
      <w:snapToGrid w:val="0"/>
      <w:jc w:val="center"/>
    </w:pPr>
    <w:rPr>
      <w:kern w:val="0"/>
      <w:sz w:val="18"/>
      <w:szCs w:val="18"/>
    </w:rPr>
  </w:style>
  <w:style w:type="paragraph" w:styleId="TOC1">
    <w:name w:val="toc 1"/>
    <w:basedOn w:val="a"/>
    <w:next w:val="a"/>
    <w:uiPriority w:val="39"/>
    <w:unhideWhenUsed/>
    <w:qFormat/>
  </w:style>
  <w:style w:type="paragraph" w:styleId="23">
    <w:name w:val="Body Text 2"/>
    <w:basedOn w:val="a"/>
    <w:link w:val="24"/>
    <w:qFormat/>
    <w:pPr>
      <w:adjustRightInd w:val="0"/>
      <w:spacing w:after="120" w:line="480" w:lineRule="auto"/>
      <w:textAlignment w:val="baseline"/>
    </w:pPr>
    <w:rPr>
      <w:kern w:val="0"/>
    </w:rPr>
  </w:style>
  <w:style w:type="paragraph" w:styleId="af6">
    <w:name w:val="Normal (Web)"/>
    <w:basedOn w:val="a"/>
    <w:qFormat/>
    <w:pPr>
      <w:spacing w:before="100" w:beforeAutospacing="1" w:after="100" w:afterAutospacing="1"/>
      <w:jc w:val="left"/>
    </w:pPr>
    <w:rPr>
      <w:kern w:val="0"/>
      <w:sz w:val="24"/>
    </w:rPr>
  </w:style>
  <w:style w:type="paragraph" w:styleId="af7">
    <w:name w:val="annotation subject"/>
    <w:basedOn w:val="a6"/>
    <w:next w:val="a6"/>
    <w:link w:val="af8"/>
    <w:qFormat/>
    <w:rPr>
      <w:b/>
      <w:bCs/>
    </w:rPr>
  </w:style>
  <w:style w:type="character" w:styleId="af9">
    <w:name w:val="page number"/>
    <w:basedOn w:val="a1"/>
    <w:qFormat/>
  </w:style>
  <w:style w:type="character" w:styleId="afa">
    <w:name w:val="Hyperlink"/>
    <w:uiPriority w:val="99"/>
    <w:qFormat/>
    <w:rPr>
      <w:color w:val="0000FF"/>
      <w:u w:val="single"/>
    </w:rPr>
  </w:style>
  <w:style w:type="character" w:styleId="afb">
    <w:name w:val="annotation reference"/>
    <w:qFormat/>
    <w:rPr>
      <w:sz w:val="21"/>
      <w:szCs w:val="21"/>
    </w:rPr>
  </w:style>
  <w:style w:type="character" w:customStyle="1" w:styleId="80">
    <w:name w:val="标题 8 字符"/>
    <w:link w:val="8"/>
    <w:semiHidden/>
    <w:qFormat/>
    <w:rPr>
      <w:rFonts w:ascii="Cambria" w:eastAsia="SimSun" w:hAnsi="Cambria" w:cs="Times New Roman"/>
      <w:kern w:val="2"/>
      <w:sz w:val="24"/>
      <w:szCs w:val="24"/>
    </w:rPr>
  </w:style>
  <w:style w:type="character" w:customStyle="1" w:styleId="32">
    <w:name w:val="正文文本 3 字符"/>
    <w:link w:val="31"/>
    <w:qFormat/>
    <w:rPr>
      <w:sz w:val="16"/>
      <w:szCs w:val="16"/>
    </w:rPr>
  </w:style>
  <w:style w:type="character" w:customStyle="1" w:styleId="24">
    <w:name w:val="正文文本 2 字符"/>
    <w:link w:val="23"/>
    <w:qFormat/>
    <w:rPr>
      <w:sz w:val="21"/>
      <w:szCs w:val="21"/>
    </w:rPr>
  </w:style>
  <w:style w:type="character" w:customStyle="1" w:styleId="20">
    <w:name w:val="标题 2 字符"/>
    <w:link w:val="2"/>
    <w:qFormat/>
    <w:rPr>
      <w:rFonts w:ascii="Cambria" w:hAnsi="Cambria"/>
      <w:b/>
      <w:bCs/>
      <w:sz w:val="32"/>
      <w:szCs w:val="32"/>
    </w:rPr>
  </w:style>
  <w:style w:type="character" w:customStyle="1" w:styleId="a9">
    <w:name w:val="正文文本 字符"/>
    <w:link w:val="a8"/>
    <w:qFormat/>
    <w:rPr>
      <w:sz w:val="21"/>
      <w:szCs w:val="21"/>
    </w:rPr>
  </w:style>
  <w:style w:type="character" w:customStyle="1" w:styleId="af">
    <w:name w:val="日期 字符"/>
    <w:link w:val="ae"/>
    <w:qFormat/>
    <w:rPr>
      <w:kern w:val="2"/>
      <w:sz w:val="21"/>
      <w:szCs w:val="21"/>
    </w:rPr>
  </w:style>
  <w:style w:type="character" w:customStyle="1" w:styleId="90">
    <w:name w:val="标题 9 字符"/>
    <w:link w:val="9"/>
    <w:semiHidden/>
    <w:qFormat/>
    <w:rPr>
      <w:rFonts w:ascii="Cambria" w:eastAsia="SimSun" w:hAnsi="Cambria" w:cs="Times New Roman"/>
      <w:kern w:val="2"/>
      <w:sz w:val="21"/>
      <w:szCs w:val="21"/>
    </w:rPr>
  </w:style>
  <w:style w:type="character" w:customStyle="1" w:styleId="50">
    <w:name w:val="标题 5 字符"/>
    <w:link w:val="5"/>
    <w:semiHidden/>
    <w:qFormat/>
    <w:rPr>
      <w:b/>
      <w:bCs/>
      <w:kern w:val="2"/>
      <w:sz w:val="28"/>
      <w:szCs w:val="28"/>
    </w:rPr>
  </w:style>
  <w:style w:type="character" w:customStyle="1" w:styleId="ab">
    <w:name w:val="正文文本缩进 字符"/>
    <w:link w:val="aa"/>
    <w:qFormat/>
    <w:rPr>
      <w:sz w:val="21"/>
      <w:szCs w:val="21"/>
    </w:rPr>
  </w:style>
  <w:style w:type="character" w:customStyle="1" w:styleId="af1">
    <w:name w:val="批注框文本 字符"/>
    <w:link w:val="af0"/>
    <w:qFormat/>
    <w:rPr>
      <w:sz w:val="18"/>
      <w:szCs w:val="18"/>
    </w:rPr>
  </w:style>
  <w:style w:type="character" w:customStyle="1" w:styleId="22">
    <w:name w:val="正文文本缩进 2 字符"/>
    <w:link w:val="21"/>
    <w:qFormat/>
    <w:rPr>
      <w:sz w:val="21"/>
      <w:szCs w:val="21"/>
    </w:rPr>
  </w:style>
  <w:style w:type="character" w:customStyle="1" w:styleId="40">
    <w:name w:val="标题 4 字符"/>
    <w:link w:val="4"/>
    <w:semiHidden/>
    <w:qFormat/>
    <w:rPr>
      <w:rFonts w:ascii="Cambria" w:eastAsia="SimSun" w:hAnsi="Cambria" w:cs="Times New Roman"/>
      <w:b/>
      <w:bCs/>
      <w:kern w:val="2"/>
      <w:sz w:val="28"/>
      <w:szCs w:val="28"/>
    </w:rPr>
  </w:style>
  <w:style w:type="character" w:customStyle="1" w:styleId="af8">
    <w:name w:val="批注主题 字符"/>
    <w:link w:val="af7"/>
    <w:qFormat/>
    <w:rPr>
      <w:b/>
      <w:bCs/>
      <w:sz w:val="21"/>
      <w:szCs w:val="21"/>
    </w:rPr>
  </w:style>
  <w:style w:type="character" w:customStyle="1" w:styleId="ad">
    <w:name w:val="纯文本 字符"/>
    <w:link w:val="ac"/>
    <w:qFormat/>
    <w:rPr>
      <w:rFonts w:ascii="SimSun" w:hAnsi="Courier New" w:cs="SimSun"/>
      <w:sz w:val="21"/>
      <w:szCs w:val="21"/>
    </w:rPr>
  </w:style>
  <w:style w:type="character" w:customStyle="1" w:styleId="a5">
    <w:name w:val="文档结构图 字符"/>
    <w:link w:val="a4"/>
    <w:qFormat/>
    <w:rPr>
      <w:rFonts w:ascii="SimSun" w:cs="SimSun"/>
      <w:sz w:val="18"/>
      <w:szCs w:val="18"/>
    </w:rPr>
  </w:style>
  <w:style w:type="character" w:customStyle="1" w:styleId="60">
    <w:name w:val="标题 6 字符"/>
    <w:link w:val="6"/>
    <w:semiHidden/>
    <w:qFormat/>
    <w:rPr>
      <w:rFonts w:ascii="Cambria" w:eastAsia="SimSun" w:hAnsi="Cambria" w:cs="Times New Roman"/>
      <w:b/>
      <w:bCs/>
      <w:kern w:val="2"/>
      <w:sz w:val="24"/>
      <w:szCs w:val="24"/>
    </w:rPr>
  </w:style>
  <w:style w:type="character" w:customStyle="1" w:styleId="af5">
    <w:name w:val="页眉 字符"/>
    <w:link w:val="af4"/>
    <w:qFormat/>
    <w:rPr>
      <w:sz w:val="18"/>
      <w:szCs w:val="18"/>
    </w:rPr>
  </w:style>
  <w:style w:type="character" w:customStyle="1" w:styleId="30">
    <w:name w:val="标题 3 字符"/>
    <w:link w:val="3"/>
    <w:qFormat/>
    <w:rPr>
      <w:b/>
      <w:bCs/>
      <w:sz w:val="32"/>
      <w:szCs w:val="32"/>
    </w:rPr>
  </w:style>
  <w:style w:type="character" w:customStyle="1" w:styleId="a7">
    <w:name w:val="批注文字 字符"/>
    <w:link w:val="a6"/>
    <w:qFormat/>
    <w:rPr>
      <w:sz w:val="21"/>
      <w:szCs w:val="21"/>
    </w:rPr>
  </w:style>
  <w:style w:type="character" w:customStyle="1" w:styleId="af3">
    <w:name w:val="页脚 字符"/>
    <w:link w:val="af2"/>
    <w:uiPriority w:val="99"/>
    <w:qFormat/>
    <w:rPr>
      <w:sz w:val="18"/>
      <w:szCs w:val="18"/>
    </w:rPr>
  </w:style>
  <w:style w:type="character" w:customStyle="1" w:styleId="70">
    <w:name w:val="标题 7 字符"/>
    <w:link w:val="7"/>
    <w:semiHidden/>
    <w:qFormat/>
    <w:rPr>
      <w:b/>
      <w:bCs/>
      <w:kern w:val="2"/>
      <w:sz w:val="24"/>
      <w:szCs w:val="24"/>
    </w:rPr>
  </w:style>
  <w:style w:type="character" w:customStyle="1" w:styleId="10">
    <w:name w:val="标题 1 字符"/>
    <w:link w:val="1"/>
    <w:qFormat/>
    <w:rPr>
      <w:b/>
      <w:bCs/>
      <w:kern w:val="44"/>
      <w:sz w:val="44"/>
      <w:szCs w:val="44"/>
    </w:rPr>
  </w:style>
  <w:style w:type="character" w:customStyle="1" w:styleId="afc">
    <w:name w:val="列表段落 字符"/>
    <w:link w:val="afd"/>
    <w:uiPriority w:val="99"/>
    <w:qFormat/>
    <w:rPr>
      <w:kern w:val="2"/>
      <w:sz w:val="21"/>
      <w:szCs w:val="21"/>
    </w:rPr>
  </w:style>
  <w:style w:type="paragraph" w:styleId="afd">
    <w:name w:val="List Paragraph"/>
    <w:basedOn w:val="a"/>
    <w:link w:val="afc"/>
    <w:uiPriority w:val="99"/>
    <w:qFormat/>
    <w:pPr>
      <w:ind w:firstLineChars="200" w:firstLine="420"/>
    </w:pPr>
  </w:style>
  <w:style w:type="paragraph" w:customStyle="1" w:styleId="11">
    <w:name w:val="修订1"/>
    <w:uiPriority w:val="99"/>
    <w:unhideWhenUsed/>
    <w:qFormat/>
    <w:rPr>
      <w:kern w:val="2"/>
      <w:sz w:val="21"/>
      <w:szCs w:val="21"/>
    </w:rPr>
  </w:style>
  <w:style w:type="paragraph" w:customStyle="1" w:styleId="12">
    <w:name w:val="样式1"/>
    <w:basedOn w:val="a"/>
    <w:qFormat/>
    <w:pPr>
      <w:widowControl/>
      <w:spacing w:after="160" w:line="240" w:lineRule="exact"/>
      <w:jc w:val="left"/>
    </w:pPr>
    <w:rPr>
      <w:rFonts w:ascii="Verdana" w:hAnsi="Verdana" w:cs="Verdana"/>
      <w:kern w:val="0"/>
      <w:sz w:val="20"/>
      <w:szCs w:val="20"/>
      <w:lang w:eastAsia="en-US"/>
    </w:rPr>
  </w:style>
  <w:style w:type="paragraph" w:customStyle="1" w:styleId="Char1">
    <w:name w:val="Char1"/>
    <w:basedOn w:val="a"/>
    <w:qFormat/>
    <w:pPr>
      <w:widowControl/>
      <w:spacing w:after="160" w:line="240" w:lineRule="exact"/>
      <w:jc w:val="left"/>
    </w:pPr>
    <w:rPr>
      <w:rFonts w:ascii="Verdana" w:hAnsi="Verdana" w:cs="Verdana"/>
      <w:kern w:val="0"/>
      <w:sz w:val="20"/>
      <w:szCs w:val="20"/>
      <w:lang w:eastAsia="en-US"/>
    </w:rPr>
  </w:style>
  <w:style w:type="paragraph" w:customStyle="1" w:styleId="CharCharChar1Char">
    <w:name w:val="Char Char Char1 Char"/>
    <w:basedOn w:val="a"/>
    <w:qFormat/>
    <w:pPr>
      <w:widowControl/>
      <w:spacing w:after="160" w:line="240" w:lineRule="exact"/>
      <w:jc w:val="left"/>
    </w:pPr>
    <w:rPr>
      <w:rFonts w:ascii="Verdana" w:hAnsi="Verdana" w:cs="Verdana"/>
      <w:kern w:val="0"/>
      <w:sz w:val="20"/>
      <w:szCs w:val="20"/>
      <w:lang w:eastAsia="en-US"/>
    </w:rPr>
  </w:style>
  <w:style w:type="paragraph" w:customStyle="1" w:styleId="Char">
    <w:name w:val="Char"/>
    <w:basedOn w:val="a"/>
    <w:qFormat/>
    <w:pPr>
      <w:widowControl/>
      <w:spacing w:after="160" w:line="240" w:lineRule="exact"/>
      <w:jc w:val="left"/>
    </w:pPr>
    <w:rPr>
      <w:rFonts w:ascii="Verdana" w:hAnsi="Verdana" w:cs="Verdana"/>
      <w:kern w:val="0"/>
      <w:sz w:val="20"/>
      <w:szCs w:val="20"/>
      <w:lang w:eastAsia="en-US"/>
    </w:rPr>
  </w:style>
  <w:style w:type="paragraph" w:customStyle="1" w:styleId="Revision1">
    <w:name w:val="Revision1"/>
    <w:uiPriority w:val="99"/>
    <w:semiHidden/>
    <w:qFormat/>
    <w:rPr>
      <w:kern w:val="2"/>
      <w:sz w:val="21"/>
      <w:szCs w:val="21"/>
    </w:rPr>
  </w:style>
  <w:style w:type="paragraph" w:customStyle="1" w:styleId="CharCharCharCharCharCharCharCharCharCharCharCharCharCharCharChar">
    <w:name w:val="Char Char Char Char Char Char Char Char Char Char Char Char Char Char Char Char"/>
    <w:basedOn w:val="a"/>
    <w:qFormat/>
    <w:pPr>
      <w:widowControl/>
      <w:spacing w:after="160" w:line="240" w:lineRule="exact"/>
      <w:jc w:val="left"/>
    </w:pPr>
    <w:rPr>
      <w:kern w:val="0"/>
      <w:sz w:val="20"/>
      <w:szCs w:val="20"/>
    </w:rPr>
  </w:style>
  <w:style w:type="paragraph" w:customStyle="1" w:styleId="Char0">
    <w:name w:val="Char 字元 字元"/>
    <w:basedOn w:val="a"/>
    <w:qFormat/>
    <w:pPr>
      <w:widowControl/>
      <w:spacing w:after="160" w:line="240" w:lineRule="exact"/>
      <w:jc w:val="left"/>
    </w:pPr>
    <w:rPr>
      <w:rFonts w:ascii="Verdana" w:hAnsi="Verdana" w:cs="Verdana"/>
      <w:kern w:val="0"/>
      <w:sz w:val="20"/>
      <w:szCs w:val="20"/>
      <w:lang w:eastAsia="en-US"/>
    </w:rPr>
  </w:style>
  <w:style w:type="paragraph" w:customStyle="1" w:styleId="TOC10">
    <w:name w:val="TOC 标题1"/>
    <w:basedOn w:val="1"/>
    <w:next w:val="a"/>
    <w:uiPriority w:val="39"/>
    <w:unhideWhenUsed/>
    <w:qFormat/>
    <w:pPr>
      <w:keepLines/>
      <w:numPr>
        <w:numId w:val="0"/>
      </w:numPr>
      <w:spacing w:before="240" w:after="0" w:line="259" w:lineRule="auto"/>
      <w:outlineLvl w:val="9"/>
    </w:pPr>
    <w:rPr>
      <w:rFonts w:ascii="Cambria" w:hAnsi="Cambria"/>
      <w:b w:val="0"/>
      <w:bCs w:val="0"/>
      <w:color w:val="366091"/>
      <w:kern w:val="0"/>
      <w:sz w:val="32"/>
      <w:szCs w:val="32"/>
    </w:rPr>
  </w:style>
  <w:style w:type="paragraph" w:customStyle="1" w:styleId="Default">
    <w:name w:val="Default"/>
    <w:qFormat/>
    <w:pPr>
      <w:widowControl w:val="0"/>
      <w:autoSpaceDE w:val="0"/>
      <w:autoSpaceDN w:val="0"/>
      <w:adjustRightInd w:val="0"/>
    </w:pPr>
    <w:rPr>
      <w:rFonts w:ascii="仿宋" w:eastAsia="仿宋" w:cs="仿宋"/>
      <w:color w:val="000000"/>
      <w:sz w:val="24"/>
      <w:szCs w:val="24"/>
    </w:rPr>
  </w:style>
  <w:style w:type="paragraph" w:customStyle="1" w:styleId="25">
    <w:name w:val="标题2"/>
    <w:basedOn w:val="afd"/>
    <w:qFormat/>
    <w:pPr>
      <w:tabs>
        <w:tab w:val="left" w:pos="851"/>
      </w:tabs>
      <w:spacing w:before="240" w:after="240" w:line="360" w:lineRule="auto"/>
      <w:ind w:firstLine="482"/>
      <w:jc w:val="left"/>
      <w:outlineLvl w:val="0"/>
    </w:pPr>
    <w:rPr>
      <w:rFonts w:ascii="SimSun" w:hAnsi="SimSun" w:cs="SimSun"/>
      <w:b/>
      <w:color w:val="000000"/>
      <w:sz w:val="24"/>
      <w:szCs w:val="24"/>
    </w:rPr>
  </w:style>
  <w:style w:type="paragraph" w:customStyle="1" w:styleId="CharCharCharCharCharCharCharCharCharCharCharCharCharCharCharCharCharCharChar">
    <w:name w:val="Char Char Char Char Char Char Char Char Char Char Char Char Char Char Char Char Char Char Char"/>
    <w:basedOn w:val="a"/>
    <w:qFormat/>
    <w:pPr>
      <w:widowControl/>
      <w:spacing w:after="160" w:line="240" w:lineRule="exact"/>
      <w:jc w:val="left"/>
    </w:pPr>
    <w:rPr>
      <w:kern w:val="0"/>
      <w:sz w:val="20"/>
      <w:szCs w:val="20"/>
    </w:rPr>
  </w:style>
  <w:style w:type="paragraph" w:customStyle="1" w:styleId="26">
    <w:name w:val="修订2"/>
    <w:uiPriority w:val="99"/>
    <w:unhideWhenUsed/>
    <w:qFormat/>
    <w:rPr>
      <w:kern w:val="2"/>
      <w:sz w:val="21"/>
      <w:szCs w:val="21"/>
    </w:rPr>
  </w:style>
  <w:style w:type="paragraph" w:customStyle="1" w:styleId="CharCharCharCharCharCharCharCharCharCharCharCharChar">
    <w:name w:val="Char Char Char Char Char Char Char Char Char Char Char Char Char"/>
    <w:basedOn w:val="a"/>
    <w:qFormat/>
    <w:pPr>
      <w:snapToGrid w:val="0"/>
      <w:spacing w:line="360" w:lineRule="auto"/>
      <w:ind w:firstLineChars="200" w:firstLine="200"/>
    </w:pPr>
  </w:style>
  <w:style w:type="paragraph" w:customStyle="1" w:styleId="CharCharChar">
    <w:name w:val="Char Char Char"/>
    <w:basedOn w:val="a"/>
    <w:qFormat/>
  </w:style>
  <w:style w:type="paragraph" w:customStyle="1" w:styleId="13">
    <w:name w:val="清單段落1"/>
    <w:basedOn w:val="a"/>
    <w:uiPriority w:val="34"/>
    <w:qFormat/>
    <w:pPr>
      <w:autoSpaceDE w:val="0"/>
      <w:autoSpaceDN w:val="0"/>
      <w:adjustRightInd w:val="0"/>
      <w:ind w:firstLine="420"/>
      <w:jc w:val="left"/>
    </w:pPr>
    <w:rPr>
      <w:szCs w:val="24"/>
    </w:rPr>
  </w:style>
  <w:style w:type="paragraph" w:customStyle="1" w:styleId="Revision2">
    <w:name w:val="Revision2"/>
    <w:uiPriority w:val="99"/>
    <w:semiHidden/>
    <w:qFormat/>
    <w:rPr>
      <w:kern w:val="2"/>
      <w:sz w:val="21"/>
      <w:szCs w:val="21"/>
    </w:rPr>
  </w:style>
  <w:style w:type="paragraph" w:customStyle="1" w:styleId="33">
    <w:name w:val="修订3"/>
    <w:hidden/>
    <w:uiPriority w:val="99"/>
    <w:unhideWhenUsed/>
    <w:qFormat/>
    <w:rPr>
      <w:kern w:val="2"/>
      <w:sz w:val="21"/>
      <w:szCs w:val="21"/>
    </w:rPr>
  </w:style>
  <w:style w:type="paragraph" w:styleId="afe">
    <w:name w:val="Revision"/>
    <w:hidden/>
    <w:uiPriority w:val="99"/>
    <w:unhideWhenUsed/>
    <w:rsid w:val="005308BE"/>
    <w:rPr>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mailto:15905166974@163.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15905166974@163.com"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SixthEditionOfficeOnline.xsl" Version="6"/>
</file>

<file path=customXml/itemProps1.xml><?xml version="1.0" encoding="utf-8"?>
<ds:datastoreItem xmlns:ds="http://schemas.openxmlformats.org/officeDocument/2006/customXml" ds:itemID="{B2B193A0-D8B4-42E7-B095-DB178377A6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17</Pages>
  <Words>1752</Words>
  <Characters>9991</Characters>
  <Application>Microsoft Office Word</Application>
  <DocSecurity>0</DocSecurity>
  <Lines>83</Lines>
  <Paragraphs>23</Paragraphs>
  <ScaleCrop>false</ScaleCrop>
  <Company>chenandco</Company>
  <LinksUpToDate>false</LinksUpToDate>
  <CharactersWithSpaces>11720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深圳市海大投资有限公司</dc:title>
  <dc:creator>ym</dc:creator>
  <cp:lastModifiedBy>TC-18</cp:lastModifiedBy>
  <cp:revision>25</cp:revision>
  <cp:lastPrinted>2018-05-01T06:50:00Z</cp:lastPrinted>
  <dcterms:created xsi:type="dcterms:W3CDTF">2026-07-02T10:09:00Z</dcterms:created>
  <dcterms:modified xsi:type="dcterms:W3CDTF">2026-07-21T06:35:00Z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F1692180575A402EA22EA6F8391F01E3_13</vt:lpwstr>
  </property>
  <property fmtid="{D5CDD505-2E9C-101B-9397-08002B2CF9AE}" pid="4" name="KSOTemplateDocerSaveRecord">
    <vt:lpwstr>eyJoZGlkIjoiMzEwNTM5NzYwMDRjMzkwZTVkZjY2ODkwMGIxNGU0OTUiLCJ1c2VySWQiOiIyNTU3Nzc2NDkifQ==</vt:lpwstr>
  </property>
</Properties>
</file>