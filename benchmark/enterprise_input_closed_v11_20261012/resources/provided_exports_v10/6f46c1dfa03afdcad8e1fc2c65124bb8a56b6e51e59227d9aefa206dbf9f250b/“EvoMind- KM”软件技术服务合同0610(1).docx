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07C70">
      <w:pPr>
        <w:pStyle w:val="2"/>
        <w:spacing w:before="0" w:after="0" w:line="360" w:lineRule="auto"/>
        <w:rPr>
          <w:rFonts w:eastAsia="宋体"/>
        </w:rPr>
      </w:pPr>
    </w:p>
    <w:p w14:paraId="2E85F19D">
      <w:pPr>
        <w:pStyle w:val="2"/>
        <w:spacing w:before="0" w:after="0" w:line="360" w:lineRule="auto"/>
        <w:rPr>
          <w:rFonts w:hint="eastAsia" w:eastAsia="宋体"/>
        </w:rPr>
      </w:pPr>
    </w:p>
    <w:p w14:paraId="6A912751">
      <w:pPr>
        <w:pStyle w:val="2"/>
        <w:spacing w:before="0" w:after="0" w:line="360" w:lineRule="auto"/>
        <w:rPr>
          <w:rFonts w:hint="eastAsia" w:eastAsia="宋体"/>
        </w:rPr>
      </w:pPr>
    </w:p>
    <w:p w14:paraId="18D18DEC">
      <w:pPr>
        <w:pStyle w:val="2"/>
        <w:spacing w:before="0" w:after="0" w:line="360" w:lineRule="auto"/>
        <w:rPr>
          <w:rFonts w:hint="eastAsia" w:eastAsia="宋体"/>
        </w:rPr>
      </w:pPr>
    </w:p>
    <w:p w14:paraId="653A4287">
      <w:pPr>
        <w:pStyle w:val="2"/>
        <w:spacing w:before="0" w:after="0" w:line="360" w:lineRule="auto"/>
        <w:rPr>
          <w:rFonts w:eastAsia="宋体"/>
        </w:rPr>
      </w:pPr>
      <w:r>
        <w:rPr>
          <w:rFonts w:hint="eastAsia" w:eastAsia="宋体"/>
        </w:rPr>
        <w:t>“EvoMind- KM”</w:t>
      </w:r>
      <w:r>
        <w:rPr>
          <w:rFonts w:hint="eastAsia" w:eastAsia="宋体"/>
          <w:lang w:val="en-US" w:eastAsia="zh-CN"/>
        </w:rPr>
        <w:t>软件</w:t>
      </w:r>
      <w:r>
        <w:rPr>
          <w:rFonts w:hint="eastAsia" w:eastAsia="宋体"/>
        </w:rPr>
        <w:t>技术服务合同</w:t>
      </w:r>
    </w:p>
    <w:p w14:paraId="32A5A7F5">
      <w:pPr>
        <w:pStyle w:val="8"/>
        <w:spacing w:before="0" w:beforeAutospacing="0" w:after="0" w:afterAutospacing="0" w:line="360" w:lineRule="auto"/>
        <w:ind w:firstLine="0" w:firstLineChars="0"/>
        <w:jc w:val="both"/>
        <w:rPr>
          <w:rFonts w:hint="eastAsia" w:eastAsia="宋体"/>
          <w:b/>
          <w:color w:val="000000"/>
          <w:lang w:val="en-US" w:eastAsia="zh-CN"/>
        </w:rPr>
      </w:pPr>
    </w:p>
    <w:p w14:paraId="0B311A77">
      <w:pPr>
        <w:pStyle w:val="8"/>
        <w:spacing w:before="0" w:beforeAutospacing="0" w:after="0" w:afterAutospacing="0" w:line="360" w:lineRule="auto"/>
        <w:ind w:firstLine="0" w:firstLineChars="0"/>
        <w:jc w:val="center"/>
        <w:rPr>
          <w:rFonts w:hint="eastAsia" w:eastAsia="宋体"/>
          <w:b/>
          <w:color w:val="000000"/>
          <w:lang w:val="en-US" w:eastAsia="zh-CN"/>
        </w:rPr>
      </w:pPr>
    </w:p>
    <w:p w14:paraId="033F8422">
      <w:pPr>
        <w:pStyle w:val="8"/>
        <w:spacing w:before="0" w:beforeAutospacing="0" w:after="0" w:afterAutospacing="0" w:line="360" w:lineRule="auto"/>
        <w:ind w:firstLine="0" w:firstLineChars="0"/>
        <w:jc w:val="center"/>
        <w:rPr>
          <w:rFonts w:hint="eastAsia" w:eastAsia="宋体"/>
          <w:b/>
          <w:color w:val="000000"/>
          <w:lang w:val="en-US" w:eastAsia="zh-CN"/>
        </w:rPr>
      </w:pPr>
    </w:p>
    <w:p w14:paraId="60026B4B">
      <w:pPr>
        <w:pStyle w:val="8"/>
        <w:spacing w:before="0" w:beforeAutospacing="0" w:after="0" w:afterAutospacing="0" w:line="360" w:lineRule="auto"/>
        <w:ind w:firstLine="0" w:firstLineChars="0"/>
        <w:jc w:val="center"/>
        <w:rPr>
          <w:rFonts w:hint="eastAsia" w:eastAsia="宋体"/>
          <w:b/>
          <w:color w:val="000000"/>
          <w:sz w:val="28"/>
          <w:szCs w:val="28"/>
          <w:lang w:val="en-US" w:eastAsia="zh-CN"/>
        </w:rPr>
      </w:pPr>
      <w:r>
        <w:rPr>
          <w:rFonts w:hint="eastAsia" w:eastAsia="宋体"/>
          <w:b/>
          <w:color w:val="000000"/>
          <w:sz w:val="28"/>
          <w:szCs w:val="28"/>
          <w:lang w:val="en-US" w:eastAsia="zh-CN"/>
        </w:rPr>
        <w:t>服务接受方：上海爻生生物科技有限公司</w:t>
      </w:r>
    </w:p>
    <w:p w14:paraId="77792660">
      <w:pPr>
        <w:pStyle w:val="8"/>
        <w:spacing w:before="0" w:beforeAutospacing="0" w:after="0" w:afterAutospacing="0" w:line="360" w:lineRule="auto"/>
        <w:ind w:firstLine="0" w:firstLineChars="0"/>
        <w:jc w:val="center"/>
        <w:rPr>
          <w:rFonts w:hint="eastAsia" w:eastAsia="宋体"/>
          <w:b/>
          <w:color w:val="000000"/>
          <w:sz w:val="28"/>
          <w:szCs w:val="28"/>
          <w:lang w:val="en-US" w:eastAsia="zh-CN"/>
        </w:rPr>
      </w:pPr>
    </w:p>
    <w:p w14:paraId="36A1B32B">
      <w:pPr>
        <w:pStyle w:val="8"/>
        <w:spacing w:before="0" w:beforeAutospacing="0" w:after="0" w:afterAutospacing="0" w:line="360" w:lineRule="auto"/>
        <w:ind w:firstLine="0" w:firstLineChars="0"/>
        <w:jc w:val="center"/>
        <w:rPr>
          <w:rFonts w:hint="eastAsia" w:eastAsia="宋体"/>
          <w:b/>
          <w:color w:val="000000"/>
          <w:sz w:val="28"/>
          <w:szCs w:val="28"/>
          <w:lang w:val="en-US" w:eastAsia="zh-CN"/>
        </w:rPr>
      </w:pPr>
    </w:p>
    <w:p w14:paraId="609A9448">
      <w:pPr>
        <w:pStyle w:val="8"/>
        <w:spacing w:before="0" w:beforeAutospacing="0" w:after="0" w:afterAutospacing="0" w:line="360" w:lineRule="auto"/>
        <w:ind w:firstLine="0" w:firstLineChars="0"/>
        <w:jc w:val="center"/>
        <w:rPr>
          <w:rFonts w:hint="eastAsia" w:eastAsia="宋体"/>
          <w:b/>
          <w:color w:val="000000"/>
          <w:sz w:val="28"/>
          <w:szCs w:val="28"/>
          <w:lang w:val="en-US" w:eastAsia="zh-CN"/>
        </w:rPr>
      </w:pPr>
      <w:r>
        <w:rPr>
          <w:rFonts w:hint="eastAsia" w:eastAsia="宋体"/>
          <w:b/>
          <w:color w:val="000000"/>
          <w:sz w:val="28"/>
          <w:szCs w:val="28"/>
          <w:lang w:val="en-US" w:eastAsia="zh-CN"/>
        </w:rPr>
        <w:t>服务提供方：上海胆大求索科技有限公司</w:t>
      </w:r>
    </w:p>
    <w:p w14:paraId="5210AC6C">
      <w:pPr>
        <w:pStyle w:val="8"/>
        <w:spacing w:before="0" w:beforeAutospacing="0" w:after="0" w:afterAutospacing="0" w:line="360" w:lineRule="auto"/>
        <w:ind w:firstLine="0" w:firstLineChars="0"/>
        <w:jc w:val="center"/>
        <w:rPr>
          <w:rFonts w:hint="eastAsia" w:eastAsia="宋体"/>
          <w:b/>
          <w:color w:val="000000"/>
          <w:lang w:val="en-US" w:eastAsia="zh-CN"/>
        </w:rPr>
      </w:pPr>
    </w:p>
    <w:p w14:paraId="62A7E430">
      <w:pPr>
        <w:pStyle w:val="8"/>
        <w:spacing w:before="0" w:beforeAutospacing="0" w:after="0" w:afterAutospacing="0" w:line="360" w:lineRule="auto"/>
        <w:ind w:firstLine="0" w:firstLineChars="0"/>
        <w:jc w:val="center"/>
        <w:rPr>
          <w:rFonts w:hint="eastAsia" w:eastAsia="宋体"/>
          <w:b/>
          <w:color w:val="000000"/>
          <w:lang w:val="en-US" w:eastAsia="zh-CN"/>
        </w:rPr>
      </w:pPr>
    </w:p>
    <w:p w14:paraId="161157AE">
      <w:pPr>
        <w:pStyle w:val="8"/>
        <w:spacing w:before="0" w:beforeAutospacing="0" w:after="0" w:afterAutospacing="0" w:line="360" w:lineRule="auto"/>
        <w:ind w:firstLine="0" w:firstLineChars="0"/>
        <w:jc w:val="center"/>
        <w:rPr>
          <w:rFonts w:hint="eastAsia" w:eastAsia="宋体"/>
          <w:b/>
          <w:color w:val="000000"/>
          <w:lang w:val="en-US" w:eastAsia="zh-CN"/>
        </w:rPr>
      </w:pPr>
    </w:p>
    <w:p w14:paraId="5597EA3C">
      <w:pPr>
        <w:pStyle w:val="8"/>
        <w:spacing w:before="0" w:beforeAutospacing="0" w:after="0" w:afterAutospacing="0" w:line="360" w:lineRule="auto"/>
        <w:ind w:firstLine="0" w:firstLineChars="0"/>
        <w:jc w:val="center"/>
        <w:rPr>
          <w:rFonts w:hint="eastAsia" w:eastAsia="宋体"/>
          <w:b/>
          <w:color w:val="000000"/>
          <w:highlight w:val="none"/>
          <w:lang w:val="en-US" w:eastAsia="zh-CN"/>
        </w:rPr>
      </w:pPr>
    </w:p>
    <w:p w14:paraId="27B65F2A">
      <w:pPr>
        <w:pStyle w:val="8"/>
        <w:spacing w:before="0" w:beforeAutospacing="0" w:after="0" w:afterAutospacing="0" w:line="360" w:lineRule="auto"/>
        <w:ind w:firstLine="0" w:firstLineChars="0"/>
        <w:jc w:val="center"/>
        <w:rPr>
          <w:rFonts w:hint="eastAsia" w:eastAsia="宋体"/>
          <w:b/>
          <w:color w:val="000000"/>
          <w:highlight w:val="none"/>
          <w:lang w:val="en-US" w:eastAsia="zh-CN"/>
        </w:rPr>
      </w:pPr>
    </w:p>
    <w:p w14:paraId="21EC359C">
      <w:pPr>
        <w:pStyle w:val="8"/>
        <w:spacing w:before="0" w:beforeAutospacing="0" w:after="0" w:afterAutospacing="0" w:line="360" w:lineRule="auto"/>
        <w:ind w:firstLine="0" w:firstLineChars="0"/>
        <w:jc w:val="center"/>
        <w:rPr>
          <w:rFonts w:hint="eastAsia" w:eastAsia="宋体"/>
          <w:b/>
          <w:color w:val="000000"/>
          <w:highlight w:val="none"/>
          <w:lang w:val="en-US" w:eastAsia="zh-CN"/>
        </w:rPr>
      </w:pPr>
    </w:p>
    <w:p w14:paraId="71466B02">
      <w:pPr>
        <w:pStyle w:val="8"/>
        <w:spacing w:before="0" w:beforeAutospacing="0" w:after="0" w:afterAutospacing="0" w:line="360" w:lineRule="auto"/>
        <w:ind w:firstLine="0" w:firstLineChars="0"/>
        <w:jc w:val="center"/>
        <w:rPr>
          <w:rFonts w:hint="eastAsia" w:eastAsia="宋体"/>
          <w:b/>
          <w:color w:val="000000"/>
          <w:highlight w:val="none"/>
          <w:lang w:val="en-US" w:eastAsia="zh-CN"/>
        </w:rPr>
      </w:pPr>
      <w:r>
        <w:rPr>
          <w:rFonts w:hint="eastAsia" w:eastAsia="宋体"/>
          <w:b/>
          <w:color w:val="000000"/>
          <w:highlight w:val="none"/>
          <w:lang w:val="en-US" w:eastAsia="zh-CN"/>
        </w:rPr>
        <w:t>签订地点：上海市浦东新区</w:t>
      </w:r>
    </w:p>
    <w:p w14:paraId="170B7991">
      <w:pPr>
        <w:pStyle w:val="8"/>
        <w:spacing w:before="0" w:beforeAutospacing="0" w:after="0" w:afterAutospacing="0" w:line="360" w:lineRule="auto"/>
        <w:ind w:firstLine="0" w:firstLineChars="0"/>
        <w:jc w:val="center"/>
        <w:rPr>
          <w:rFonts w:hint="eastAsia" w:eastAsia="宋体"/>
          <w:b/>
          <w:color w:val="000000"/>
          <w:highlight w:val="none"/>
          <w:lang w:val="en-US" w:eastAsia="zh-CN"/>
        </w:rPr>
      </w:pPr>
    </w:p>
    <w:p w14:paraId="60CE01C2">
      <w:pPr>
        <w:pStyle w:val="8"/>
        <w:spacing w:before="0" w:beforeAutospacing="0" w:after="0" w:afterAutospacing="0" w:line="360" w:lineRule="auto"/>
        <w:ind w:firstLine="0" w:firstLineChars="0"/>
        <w:jc w:val="center"/>
        <w:rPr>
          <w:rFonts w:hint="default" w:eastAsia="宋体"/>
          <w:b/>
          <w:color w:val="000000"/>
          <w:highlight w:val="none"/>
          <w:lang w:val="en-US" w:eastAsia="zh-CN"/>
        </w:rPr>
        <w:sectPr>
          <w:footerReference r:id="rId3" w:type="default"/>
          <w:pgSz w:w="11895" w:h="16845"/>
          <w:pgMar w:top="1440" w:right="1800" w:bottom="1440" w:left="1800" w:header="720" w:footer="720" w:gutter="0"/>
          <w:cols w:space="720" w:num="1"/>
        </w:sectPr>
      </w:pPr>
      <w:r>
        <w:rPr>
          <w:rFonts w:hint="eastAsia" w:eastAsia="宋体"/>
          <w:b/>
          <w:color w:val="000000"/>
          <w:highlight w:val="none"/>
          <w:lang w:val="en-US" w:eastAsia="zh-CN"/>
        </w:rPr>
        <w:t>签订时间：2026年5月【】日</w:t>
      </w:r>
    </w:p>
    <w:p w14:paraId="3A72F034">
      <w:pPr>
        <w:pStyle w:val="8"/>
        <w:spacing w:before="0" w:beforeAutospacing="0" w:after="0" w:afterAutospacing="0" w:line="360" w:lineRule="auto"/>
        <w:rPr>
          <w:rFonts w:eastAsia="宋体"/>
          <w:b/>
          <w:color w:val="000000"/>
        </w:rPr>
      </w:pPr>
    </w:p>
    <w:p w14:paraId="23FE6CFD">
      <w:pPr>
        <w:pStyle w:val="8"/>
        <w:spacing w:before="0" w:beforeAutospacing="0" w:after="0" w:afterAutospacing="0" w:line="360" w:lineRule="auto"/>
        <w:rPr>
          <w:rFonts w:eastAsia="宋体"/>
          <w:color w:val="000000"/>
        </w:rPr>
      </w:pPr>
      <w:r>
        <w:rPr>
          <w:rFonts w:eastAsia="宋体"/>
          <w:b/>
          <w:color w:val="000000"/>
        </w:rPr>
        <w:t>甲方（</w:t>
      </w:r>
      <w:r>
        <w:rPr>
          <w:rFonts w:hint="eastAsia" w:eastAsia="宋体"/>
          <w:b/>
          <w:color w:val="000000"/>
        </w:rPr>
        <w:t>服务接受方</w:t>
      </w:r>
      <w:r>
        <w:rPr>
          <w:rFonts w:hint="eastAsia" w:eastAsia="宋体"/>
          <w:b/>
          <w:color w:val="000000"/>
          <w:lang w:eastAsia="zh-CN"/>
        </w:rPr>
        <w:t>、</w:t>
      </w:r>
      <w:r>
        <w:rPr>
          <w:rFonts w:eastAsia="宋体"/>
          <w:b/>
          <w:color w:val="000000"/>
        </w:rPr>
        <w:t>委托方）</w:t>
      </w:r>
    </w:p>
    <w:p w14:paraId="72A7D9C2">
      <w:pPr>
        <w:pStyle w:val="8"/>
        <w:spacing w:before="0" w:beforeAutospacing="0" w:after="0" w:afterAutospacing="0" w:line="360" w:lineRule="auto"/>
        <w:rPr>
          <w:rFonts w:eastAsia="宋体"/>
          <w:color w:val="000000"/>
          <w:u w:val="single"/>
        </w:rPr>
      </w:pPr>
      <w:r>
        <w:rPr>
          <w:rFonts w:eastAsia="宋体"/>
          <w:color w:val="000000"/>
        </w:rPr>
        <w:t>名称：</w:t>
      </w:r>
      <w:r>
        <w:rPr>
          <w:rFonts w:hint="eastAsia" w:eastAsia="宋体"/>
          <w:color w:val="000000"/>
          <w:u w:val="single"/>
        </w:rPr>
        <w:t>上海爻生生物科技有限公司</w:t>
      </w:r>
      <w:r>
        <w:rPr>
          <w:rFonts w:eastAsia="宋体"/>
          <w:color w:val="000000"/>
          <w:u w:val="single"/>
        </w:rPr>
        <w:t xml:space="preserve">                  </w:t>
      </w:r>
    </w:p>
    <w:p w14:paraId="2C59DBFE">
      <w:pPr>
        <w:pStyle w:val="8"/>
        <w:spacing w:before="0" w:beforeAutospacing="0" w:after="0" w:afterAutospacing="0" w:line="360" w:lineRule="auto"/>
        <w:rPr>
          <w:rFonts w:hint="eastAsia" w:eastAsia="宋体"/>
          <w:color w:val="000000"/>
          <w:u w:val="single"/>
        </w:rPr>
      </w:pPr>
      <w:r>
        <w:rPr>
          <w:rFonts w:eastAsia="宋体"/>
          <w:color w:val="000000"/>
        </w:rPr>
        <w:t>统一社会信用代码：</w:t>
      </w:r>
      <w:r>
        <w:rPr>
          <w:rFonts w:hint="eastAsia" w:eastAsia="宋体"/>
          <w:color w:val="000000"/>
          <w:u w:val="single"/>
        </w:rPr>
        <w:t>91310110MAENDW2A6A</w:t>
      </w:r>
    </w:p>
    <w:p w14:paraId="51A23DC6">
      <w:pPr>
        <w:pStyle w:val="8"/>
        <w:spacing w:before="0" w:beforeAutospacing="0" w:after="0" w:afterAutospacing="0" w:line="360" w:lineRule="auto"/>
        <w:rPr>
          <w:rFonts w:hint="eastAsia" w:eastAsia="宋体"/>
          <w:color w:val="000000"/>
          <w:u w:val="none"/>
          <w:lang w:val="en-US" w:eastAsia="zh-CN"/>
        </w:rPr>
      </w:pPr>
      <w:r>
        <w:rPr>
          <w:rFonts w:hint="eastAsia" w:eastAsia="宋体"/>
          <w:color w:val="000000"/>
          <w:u w:val="none"/>
          <w:lang w:val="en-US" w:eastAsia="zh-CN"/>
        </w:rPr>
        <w:t>注册地址：</w:t>
      </w:r>
      <w:r>
        <w:rPr>
          <w:rFonts w:hint="eastAsia" w:eastAsia="宋体"/>
          <w:color w:val="000000"/>
          <w:u w:val="single"/>
          <w:lang w:val="en-US" w:eastAsia="zh-CN"/>
        </w:rPr>
        <w:t>上海市杨浦区国泰路127弄1号三层</w:t>
      </w:r>
    </w:p>
    <w:p w14:paraId="0E596423">
      <w:pPr>
        <w:pStyle w:val="8"/>
        <w:spacing w:before="0" w:beforeAutospacing="0" w:after="0" w:afterAutospacing="0" w:line="360" w:lineRule="auto"/>
        <w:rPr>
          <w:rFonts w:eastAsia="宋体"/>
          <w:color w:val="000000"/>
        </w:rPr>
      </w:pPr>
      <w:r>
        <w:rPr>
          <w:rFonts w:eastAsia="宋体"/>
          <w:b/>
          <w:color w:val="000000"/>
        </w:rPr>
        <w:t>乙方（</w:t>
      </w:r>
      <w:r>
        <w:rPr>
          <w:rFonts w:hint="eastAsia" w:eastAsia="宋体"/>
          <w:b/>
          <w:color w:val="000000"/>
          <w:lang w:val="en-US" w:eastAsia="zh-CN"/>
        </w:rPr>
        <w:t>服务提供方、</w:t>
      </w:r>
      <w:r>
        <w:rPr>
          <w:rFonts w:eastAsia="宋体"/>
          <w:b/>
          <w:color w:val="000000"/>
        </w:rPr>
        <w:t>开发方）</w:t>
      </w:r>
    </w:p>
    <w:p w14:paraId="1663436C">
      <w:pPr>
        <w:pStyle w:val="8"/>
        <w:spacing w:before="0" w:beforeAutospacing="0" w:after="0" w:afterAutospacing="0" w:line="360" w:lineRule="auto"/>
        <w:rPr>
          <w:rFonts w:eastAsia="宋体"/>
          <w:color w:val="000000"/>
        </w:rPr>
      </w:pPr>
      <w:r>
        <w:rPr>
          <w:rFonts w:eastAsia="宋体"/>
          <w:color w:val="000000"/>
        </w:rPr>
        <w:t>名称：</w:t>
      </w:r>
      <w:r>
        <w:rPr>
          <w:rFonts w:eastAsia="宋体"/>
          <w:color w:val="000000"/>
          <w:u w:val="single"/>
        </w:rPr>
        <w:t>上海胆大求索科技有限公司</w:t>
      </w:r>
    </w:p>
    <w:p w14:paraId="791E3C41">
      <w:pPr>
        <w:pStyle w:val="8"/>
        <w:spacing w:before="0" w:beforeAutospacing="0" w:after="0" w:afterAutospacing="0" w:line="360" w:lineRule="auto"/>
        <w:rPr>
          <w:rFonts w:eastAsia="宋体"/>
          <w:color w:val="000000"/>
          <w:u w:val="single"/>
        </w:rPr>
      </w:pPr>
      <w:r>
        <w:rPr>
          <w:rFonts w:eastAsia="宋体"/>
          <w:color w:val="000000"/>
        </w:rPr>
        <w:t>统一社会信用代码：</w:t>
      </w:r>
      <w:r>
        <w:rPr>
          <w:rFonts w:eastAsia="宋体"/>
          <w:color w:val="000000"/>
          <w:u w:val="single"/>
        </w:rPr>
        <w:t>91310117MA1J49651P</w:t>
      </w:r>
    </w:p>
    <w:p w14:paraId="6C0245FC">
      <w:pPr>
        <w:pStyle w:val="8"/>
        <w:spacing w:before="0" w:beforeAutospacing="0" w:after="0" w:afterAutospacing="0" w:line="360" w:lineRule="auto"/>
        <w:rPr>
          <w:rFonts w:eastAsia="宋体"/>
          <w:color w:val="000000"/>
        </w:rPr>
      </w:pPr>
      <w:r>
        <w:rPr>
          <w:rFonts w:hint="eastAsia" w:eastAsia="宋体"/>
          <w:color w:val="000000"/>
          <w:u w:val="none"/>
          <w:lang w:val="en-US" w:eastAsia="zh-CN"/>
        </w:rPr>
        <w:t>注册地址：中国（上海）自由贸易试验区上海市浦东新区中科路1819号第28层2808单元</w:t>
      </w:r>
    </w:p>
    <w:p w14:paraId="7B482149">
      <w:pPr>
        <w:pStyle w:val="8"/>
        <w:spacing w:before="0" w:beforeAutospacing="0" w:after="0" w:afterAutospacing="0" w:line="360" w:lineRule="auto"/>
        <w:ind w:firstLine="0" w:firstLineChars="0"/>
        <w:rPr>
          <w:rFonts w:hint="eastAsia" w:eastAsia="宋体"/>
          <w:color w:val="000000"/>
          <w:highlight w:val="yellow"/>
        </w:rPr>
      </w:pPr>
    </w:p>
    <w:p w14:paraId="1A63FA84">
      <w:pPr>
        <w:pStyle w:val="8"/>
        <w:spacing w:before="0" w:beforeAutospacing="0" w:after="0" w:afterAutospacing="0" w:line="360" w:lineRule="auto"/>
        <w:ind w:firstLine="480" w:firstLineChars="200"/>
        <w:rPr>
          <w:rFonts w:eastAsia="宋体"/>
          <w:color w:val="000000"/>
        </w:rPr>
      </w:pPr>
      <w:r>
        <w:rPr>
          <w:rFonts w:hint="eastAsia" w:eastAsia="宋体"/>
          <w:color w:val="000000"/>
          <w:highlight w:val="none"/>
        </w:rPr>
        <w:t>甲方系一家专注于【    】研发、生产、销售与提供技术服务的公司，深耕马克斯克鲁维酵母（以下简称“KM”）领域多年；</w:t>
      </w:r>
      <w:r>
        <w:rPr>
          <w:rFonts w:hint="eastAsia" w:eastAsia="宋体"/>
          <w:color w:val="000000"/>
        </w:rPr>
        <w:t>乙方系一家专注于人工智能、智能体系统研发与数字化软件开发的科技公司，已自主研发形成</w:t>
      </w:r>
      <w:r>
        <w:rPr>
          <w:rFonts w:eastAsia="宋体"/>
          <w:color w:val="000000"/>
          <w:szCs w:val="24"/>
        </w:rPr>
        <w:t>AI多智能体</w:t>
      </w:r>
      <w:r>
        <w:rPr>
          <w:rFonts w:eastAsia="宋体"/>
          <w:color w:val="000000"/>
          <w:szCs w:val="24"/>
          <w:highlight w:val="none"/>
        </w:rPr>
        <w:t>引擎系统（</w:t>
      </w:r>
      <w:r>
        <w:rPr>
          <w:rFonts w:hint="eastAsia" w:eastAsia="宋体"/>
          <w:color w:val="000000"/>
          <w:szCs w:val="24"/>
          <w:highlight w:val="none"/>
        </w:rPr>
        <w:t>以下简称“</w:t>
      </w:r>
      <w:r>
        <w:rPr>
          <w:rFonts w:eastAsia="宋体"/>
          <w:color w:val="000000"/>
          <w:szCs w:val="24"/>
          <w:highlight w:val="none"/>
        </w:rPr>
        <w:t>EvoMind</w:t>
      </w:r>
      <w:r>
        <w:rPr>
          <w:rFonts w:hint="eastAsia" w:eastAsia="宋体"/>
          <w:color w:val="000000"/>
          <w:szCs w:val="24"/>
          <w:highlight w:val="none"/>
        </w:rPr>
        <w:t>”</w:t>
      </w:r>
      <w:r>
        <w:rPr>
          <w:rFonts w:eastAsia="宋体"/>
          <w:color w:val="000000"/>
          <w:szCs w:val="24"/>
          <w:highlight w:val="none"/>
        </w:rPr>
        <w:t>）</w:t>
      </w:r>
      <w:r>
        <w:rPr>
          <w:rFonts w:hint="eastAsia" w:eastAsia="宋体"/>
          <w:color w:val="000000"/>
          <w:highlight w:val="none"/>
        </w:rPr>
        <w:t>，并具备基于EvoMind为特定行业、特定场景提供定制化开发、部署及技术服务能力；现双方</w:t>
      </w:r>
      <w:r>
        <w:rPr>
          <w:rFonts w:eastAsia="宋体"/>
          <w:color w:val="000000"/>
          <w:highlight w:val="none"/>
        </w:rPr>
        <w:t>经平等自愿协商，根据《中华人民共和国民法典》及相关法规，就</w:t>
      </w:r>
      <w:r>
        <w:rPr>
          <w:rFonts w:hint="eastAsia" w:eastAsia="宋体"/>
          <w:color w:val="000000"/>
          <w:highlight w:val="none"/>
        </w:rPr>
        <w:t>EvoMind系统授权、</w:t>
      </w:r>
      <w:r>
        <w:rPr>
          <w:rFonts w:hint="eastAsia" w:eastAsia="宋体"/>
          <w:color w:val="000000"/>
          <w:highlight w:val="none"/>
          <w:lang w:val="en-US" w:eastAsia="zh-CN"/>
        </w:rPr>
        <w:t>具体应用</w:t>
      </w:r>
      <w:r>
        <w:rPr>
          <w:rFonts w:hint="eastAsia" w:eastAsia="宋体"/>
          <w:color w:val="000000"/>
          <w:highlight w:val="none"/>
        </w:rPr>
        <w:t>定制化开发、部署交付等事项，</w:t>
      </w:r>
      <w:r>
        <w:rPr>
          <w:rFonts w:eastAsia="宋体"/>
          <w:color w:val="000000"/>
        </w:rPr>
        <w:t>签订本合同以共同遵守。</w:t>
      </w:r>
    </w:p>
    <w:p w14:paraId="592C7EC0">
      <w:pPr>
        <w:pStyle w:val="8"/>
        <w:spacing w:before="0" w:beforeAutospacing="0" w:after="0" w:afterAutospacing="0" w:line="360" w:lineRule="auto"/>
        <w:ind w:firstLine="480" w:firstLineChars="200"/>
        <w:rPr>
          <w:rFonts w:eastAsia="宋体"/>
          <w:color w:val="000000"/>
        </w:rPr>
      </w:pPr>
    </w:p>
    <w:p w14:paraId="6D286ADF">
      <w:pPr>
        <w:pStyle w:val="4"/>
        <w:spacing w:before="0" w:beforeAutospacing="0" w:after="0" w:afterAutospacing="0"/>
        <w:ind w:firstLine="0" w:firstLineChars="0"/>
        <w:rPr>
          <w:rFonts w:eastAsia="宋体"/>
        </w:rPr>
      </w:pPr>
      <w:r>
        <w:rPr>
          <w:rFonts w:eastAsia="宋体"/>
        </w:rPr>
        <w:t>1.</w:t>
      </w:r>
      <w:r>
        <w:rPr>
          <w:rFonts w:hint="eastAsia" w:eastAsia="宋体"/>
        </w:rPr>
        <w:t>合作模式</w:t>
      </w:r>
    </w:p>
    <w:p w14:paraId="6E70B192">
      <w:pPr>
        <w:spacing w:before="0" w:beforeAutospacing="0" w:after="0" w:afterAutospacing="0"/>
        <w:ind w:firstLine="480" w:firstLineChars="200"/>
      </w:pPr>
    </w:p>
    <w:p w14:paraId="000D1D17">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lang w:val="en-US" w:eastAsia="zh-CN"/>
        </w:rPr>
        <w:t>1.1</w:t>
      </w:r>
      <w:r>
        <w:rPr>
          <w:rFonts w:hint="eastAsia" w:eastAsia="宋体"/>
          <w:color w:val="000000"/>
          <w:szCs w:val="24"/>
        </w:rPr>
        <w:t>乙方同意在本合同约定的授权期限及授权范围内，向甲方提供EvoMind的</w:t>
      </w:r>
      <w:r>
        <w:rPr>
          <w:rFonts w:hint="eastAsia" w:eastAsia="宋体"/>
          <w:color w:val="000000"/>
          <w:szCs w:val="24"/>
          <w:lang w:val="en-US" w:eastAsia="zh-CN"/>
        </w:rPr>
        <w:t>软件技术</w:t>
      </w:r>
      <w:r>
        <w:rPr>
          <w:rFonts w:hint="eastAsia" w:eastAsia="宋体"/>
          <w:color w:val="000000"/>
          <w:szCs w:val="24"/>
        </w:rPr>
        <w:t>服务。甲方可在约定用户数量、部署环境、业务场景及使用范围内使用EvoMind系统</w:t>
      </w:r>
      <w:r>
        <w:rPr>
          <w:rFonts w:hint="eastAsia" w:eastAsia="宋体"/>
          <w:color w:val="000000"/>
          <w:szCs w:val="24"/>
          <w:lang w:val="en-US" w:eastAsia="zh-CN"/>
        </w:rPr>
        <w:t>功能</w:t>
      </w:r>
      <w:r>
        <w:rPr>
          <w:rFonts w:hint="eastAsia" w:eastAsia="宋体"/>
          <w:color w:val="000000"/>
          <w:szCs w:val="24"/>
        </w:rPr>
        <w:t>。</w:t>
      </w:r>
    </w:p>
    <w:p w14:paraId="54C59CC5">
      <w:pPr>
        <w:pStyle w:val="8"/>
        <w:spacing w:before="0" w:beforeAutospacing="0" w:after="0" w:afterAutospacing="0" w:line="360" w:lineRule="auto"/>
        <w:ind w:firstLine="0" w:firstLineChars="0"/>
        <w:rPr>
          <w:rFonts w:hint="eastAsia" w:eastAsia="宋体"/>
          <w:color w:val="000000"/>
          <w:szCs w:val="24"/>
        </w:rPr>
      </w:pPr>
      <w:r>
        <w:rPr>
          <w:rFonts w:hint="eastAsia" w:eastAsia="宋体"/>
          <w:color w:val="000000"/>
          <w:szCs w:val="24"/>
          <w:lang w:val="en-US" w:eastAsia="zh-CN"/>
        </w:rPr>
        <w:t>1.2</w:t>
      </w:r>
      <w:r>
        <w:rPr>
          <w:rFonts w:hint="eastAsia" w:eastAsia="宋体"/>
          <w:color w:val="000000"/>
          <w:szCs w:val="24"/>
        </w:rPr>
        <w:t>在</w:t>
      </w:r>
      <w:r>
        <w:rPr>
          <w:rFonts w:hint="eastAsia" w:eastAsia="宋体"/>
          <w:color w:val="000000"/>
          <w:szCs w:val="24"/>
          <w:lang w:val="en-US" w:eastAsia="zh-CN"/>
        </w:rPr>
        <w:t>前述1.1约定</w:t>
      </w:r>
      <w:r>
        <w:rPr>
          <w:rFonts w:hint="eastAsia" w:eastAsia="宋体"/>
          <w:color w:val="000000"/>
          <w:szCs w:val="24"/>
        </w:rPr>
        <w:t>EvoMind授权基础上，乙方</w:t>
      </w:r>
      <w:r>
        <w:rPr>
          <w:rFonts w:hint="eastAsia" w:eastAsia="宋体"/>
          <w:color w:val="000000"/>
          <w:szCs w:val="24"/>
          <w:lang w:val="en-US" w:eastAsia="zh-CN"/>
        </w:rPr>
        <w:t>可</w:t>
      </w:r>
      <w:r>
        <w:rPr>
          <w:rFonts w:hint="eastAsia" w:eastAsia="宋体"/>
          <w:color w:val="000000"/>
          <w:szCs w:val="24"/>
        </w:rPr>
        <w:t>根据甲方需求，为甲方提供定制化</w:t>
      </w:r>
      <w:r>
        <w:rPr>
          <w:rFonts w:hint="eastAsia" w:eastAsia="宋体"/>
          <w:color w:val="000000"/>
          <w:szCs w:val="24"/>
          <w:lang w:val="en-US" w:eastAsia="zh-CN"/>
        </w:rPr>
        <w:t>应用</w:t>
      </w:r>
      <w:r>
        <w:rPr>
          <w:rFonts w:hint="eastAsia" w:eastAsia="宋体"/>
          <w:color w:val="000000"/>
          <w:szCs w:val="24"/>
        </w:rPr>
        <w:t>开发服务，开发内容包括</w:t>
      </w:r>
      <w:r>
        <w:rPr>
          <w:rFonts w:hint="eastAsia" w:eastAsia="宋体"/>
          <w:color w:val="000000"/>
          <w:szCs w:val="24"/>
          <w:lang w:val="en-US" w:eastAsia="zh-CN"/>
        </w:rPr>
        <w:t>定制</w:t>
      </w:r>
      <w:r>
        <w:rPr>
          <w:rFonts w:hint="eastAsia" w:eastAsia="宋体"/>
          <w:color w:val="000000"/>
          <w:szCs w:val="24"/>
        </w:rPr>
        <w:t>KM场景系统前端交互界面、定制KM场景技能（以下简称“</w:t>
      </w:r>
      <w:r>
        <w:rPr>
          <w:rFonts w:hint="eastAsia" w:eastAsia="宋体"/>
          <w:color w:val="000000"/>
          <w:szCs w:val="24"/>
          <w:lang w:eastAsia="zh-CN"/>
        </w:rPr>
        <w:t>Skills</w:t>
      </w:r>
      <w:r>
        <w:rPr>
          <w:rFonts w:hint="eastAsia" w:eastAsia="宋体"/>
          <w:color w:val="000000"/>
          <w:szCs w:val="24"/>
        </w:rPr>
        <w:t>”）、定制KM场景AI模型上下文协议服务（以下简称“MCP”）工具集。</w:t>
      </w:r>
    </w:p>
    <w:p w14:paraId="4F975039">
      <w:pPr>
        <w:pStyle w:val="8"/>
        <w:spacing w:before="0" w:beforeAutospacing="0" w:after="0" w:afterAutospacing="0" w:line="360" w:lineRule="auto"/>
        <w:ind w:firstLine="0" w:firstLineChars="0"/>
        <w:rPr>
          <w:rFonts w:hint="eastAsia" w:eastAsia="宋体"/>
          <w:color w:val="000000"/>
          <w:szCs w:val="24"/>
          <w:lang w:val="en-US" w:eastAsia="zh-CN"/>
        </w:rPr>
      </w:pPr>
      <w:r>
        <w:rPr>
          <w:rFonts w:hint="eastAsia" w:eastAsia="宋体"/>
          <w:color w:val="000000"/>
          <w:szCs w:val="24"/>
          <w:lang w:val="en-US" w:eastAsia="zh-CN"/>
        </w:rPr>
        <w:t>1.3在完成前述1.1约定的</w:t>
      </w:r>
      <w:r>
        <w:rPr>
          <w:rFonts w:hint="eastAsia" w:eastAsia="宋体"/>
          <w:color w:val="000000"/>
          <w:szCs w:val="24"/>
        </w:rPr>
        <w:t>EvoMind</w:t>
      </w:r>
      <w:r>
        <w:rPr>
          <w:rFonts w:hint="eastAsia" w:eastAsia="宋体"/>
          <w:color w:val="000000"/>
          <w:szCs w:val="24"/>
          <w:lang w:val="en-US" w:eastAsia="zh-CN"/>
        </w:rPr>
        <w:t>授权及1.2条定制开发的前提下，乙方同意为甲方提供相关软件的部署、运行维护服务。具体包括</w:t>
      </w:r>
      <w:r>
        <w:rPr>
          <w:rFonts w:hint="eastAsia" w:eastAsia="宋体"/>
          <w:color w:val="000000"/>
          <w:szCs w:val="24"/>
        </w:rPr>
        <w:t>EvoMind</w:t>
      </w:r>
      <w:r>
        <w:rPr>
          <w:rFonts w:hint="eastAsia" w:eastAsia="宋体"/>
          <w:color w:val="000000"/>
          <w:szCs w:val="24"/>
          <w:lang w:val="en-US" w:eastAsia="zh-CN"/>
        </w:rPr>
        <w:t>环境搭建、数据初始化、对系统运行状态进行监控，保障系统稳定运行，按照约定周期进行数据备份，并在发生数据异常时提供数据恢复支持等。</w:t>
      </w:r>
    </w:p>
    <w:p w14:paraId="5D588314">
      <w:pPr>
        <w:pStyle w:val="8"/>
        <w:spacing w:before="0" w:beforeAutospacing="0" w:after="0" w:afterAutospacing="0" w:line="360" w:lineRule="auto"/>
        <w:ind w:firstLine="0" w:firstLineChars="0"/>
        <w:rPr>
          <w:rFonts w:hint="default" w:eastAsia="宋体"/>
          <w:color w:val="000000"/>
          <w:szCs w:val="24"/>
          <w:lang w:val="en-US" w:eastAsia="zh-CN"/>
        </w:rPr>
      </w:pPr>
    </w:p>
    <w:p w14:paraId="10EB32AE">
      <w:pPr>
        <w:pStyle w:val="4"/>
        <w:spacing w:before="0" w:beforeAutospacing="0" w:after="0" w:afterAutospacing="0"/>
        <w:ind w:firstLine="0" w:firstLineChars="0"/>
        <w:rPr>
          <w:rFonts w:eastAsia="宋体"/>
        </w:rPr>
      </w:pPr>
      <w:r>
        <w:rPr>
          <w:rFonts w:hint="eastAsia" w:eastAsia="宋体"/>
        </w:rPr>
        <w:t>2</w:t>
      </w:r>
      <w:r>
        <w:rPr>
          <w:rFonts w:eastAsia="宋体"/>
        </w:rPr>
        <w:t>.</w:t>
      </w:r>
      <w:r>
        <w:rPr>
          <w:rFonts w:hint="eastAsia" w:eastAsia="宋体"/>
        </w:rPr>
        <w:t>EvoMind</w:t>
      </w:r>
      <w:r>
        <w:rPr>
          <w:rFonts w:hint="eastAsia" w:eastAsia="宋体"/>
          <w:lang w:val="en-US" w:eastAsia="zh-CN"/>
        </w:rPr>
        <w:t>系统软件技术</w:t>
      </w:r>
      <w:r>
        <w:rPr>
          <w:rFonts w:hint="eastAsia" w:eastAsia="宋体"/>
        </w:rPr>
        <w:t>服务</w:t>
      </w:r>
    </w:p>
    <w:p w14:paraId="7BC9F5BE">
      <w:pPr>
        <w:spacing w:before="0" w:beforeAutospacing="0" w:after="0" w:afterAutospacing="0"/>
        <w:ind w:firstLine="480" w:firstLineChars="200"/>
      </w:pPr>
    </w:p>
    <w:p w14:paraId="5D9CB16D">
      <w:pPr>
        <w:spacing w:before="0" w:beforeAutospacing="0" w:after="0" w:afterAutospacing="0" w:line="360" w:lineRule="auto"/>
        <w:ind w:firstLine="0" w:firstLineChars="0"/>
        <w:rPr>
          <w:rFonts w:eastAsia="宋体"/>
          <w:color w:val="000000"/>
          <w:szCs w:val="24"/>
        </w:rPr>
      </w:pPr>
      <w:r>
        <w:rPr>
          <w:rFonts w:hint="eastAsia"/>
          <w:lang w:val="en-US" w:eastAsia="zh-CN"/>
        </w:rPr>
        <w:t>2.1</w:t>
      </w:r>
      <w:r>
        <w:rPr>
          <w:rFonts w:hint="eastAsia"/>
        </w:rPr>
        <w:t>乙方同意在本合同约定的授权期限、授权范围及授权费用支付完成的前提下，向甲方授予EvoMind的一般许可使用权。授权包括甲方在约定范围内使用多数据知识库接入、</w:t>
      </w:r>
      <w:r>
        <w:rPr>
          <w:rFonts w:eastAsia="宋体"/>
          <w:color w:val="000000"/>
          <w:szCs w:val="24"/>
        </w:rPr>
        <w:t>多智能体动态调度、长文本深度理解及全链路上下文记忆的高性能推理核心</w:t>
      </w:r>
      <w:r>
        <w:rPr>
          <w:rFonts w:hint="eastAsia" w:eastAsia="宋体"/>
          <w:color w:val="000000"/>
          <w:szCs w:val="24"/>
        </w:rPr>
        <w:t>。</w:t>
      </w:r>
    </w:p>
    <w:p w14:paraId="08C0A8A2">
      <w:pPr>
        <w:spacing w:before="0" w:beforeAutospacing="0" w:after="0" w:afterAutospacing="0" w:line="360" w:lineRule="auto"/>
        <w:ind w:firstLine="0" w:firstLineChars="0"/>
        <w:rPr>
          <w:rFonts w:eastAsia="宋体"/>
          <w:color w:val="000000"/>
          <w:szCs w:val="24"/>
        </w:rPr>
      </w:pPr>
      <w:r>
        <w:rPr>
          <w:rFonts w:hint="eastAsia" w:eastAsia="宋体"/>
          <w:color w:val="000000"/>
          <w:szCs w:val="24"/>
          <w:lang w:val="en-US" w:eastAsia="zh-CN"/>
        </w:rPr>
        <w:t>2.2</w:t>
      </w:r>
      <w:r>
        <w:rPr>
          <w:rFonts w:hint="eastAsia" w:eastAsia="宋体"/>
          <w:color w:val="000000"/>
          <w:szCs w:val="24"/>
        </w:rPr>
        <w:t>EvoMind以混淆后二进制产物形式交付于甲方使用，但不公开源代码。EvoMind及其源代码、目标代码、算法、架构设计、系统框架、模型调度机制、技术文档、技术秘密等全部知识产权归乙方所有。</w:t>
      </w:r>
    </w:p>
    <w:p w14:paraId="35F34708">
      <w:pPr>
        <w:spacing w:before="0" w:beforeAutospacing="0" w:after="0" w:afterAutospacing="0" w:line="360" w:lineRule="auto"/>
        <w:ind w:firstLine="0" w:firstLineChars="0"/>
        <w:rPr>
          <w:rFonts w:hint="eastAsia" w:eastAsia="宋体"/>
          <w:color w:val="000000"/>
          <w:szCs w:val="24"/>
        </w:rPr>
      </w:pPr>
      <w:r>
        <w:rPr>
          <w:rFonts w:hint="eastAsia" w:eastAsia="宋体"/>
          <w:color w:val="000000"/>
          <w:szCs w:val="24"/>
          <w:lang w:val="en-US" w:eastAsia="zh-CN"/>
        </w:rPr>
        <w:t>2.3</w:t>
      </w:r>
      <w:r>
        <w:rPr>
          <w:rFonts w:hint="eastAsia" w:eastAsia="宋体"/>
          <w:color w:val="000000"/>
          <w:szCs w:val="24"/>
        </w:rPr>
        <w:t>未经乙方书面许可，甲方不得对EvoMind进行反向工程、反编译、反汇编、尝试获取源代码或核心算法，不得对EvoMind进行修改、复制、传播、出租、出借、转授权、二次开发，亦不得通过任何方式绕过EvoMind的技术保护措施。</w:t>
      </w:r>
    </w:p>
    <w:p w14:paraId="55A49129">
      <w:pPr>
        <w:pStyle w:val="8"/>
        <w:wordWrap w:val="0"/>
        <w:spacing w:before="0" w:beforeAutospacing="0" w:after="0" w:afterAutospacing="0" w:line="360" w:lineRule="auto"/>
        <w:ind w:firstLine="0" w:firstLineChars="0"/>
        <w:rPr>
          <w:rFonts w:eastAsia="宋体"/>
          <w:color w:val="000000"/>
          <w:szCs w:val="24"/>
        </w:rPr>
      </w:pPr>
      <w:r>
        <w:rPr>
          <w:rFonts w:hint="eastAsia" w:eastAsia="宋体"/>
          <w:color w:val="000000"/>
          <w:szCs w:val="24"/>
          <w:lang w:val="en-US" w:eastAsia="zh-CN"/>
        </w:rPr>
        <w:t>2.4</w:t>
      </w:r>
      <w:r>
        <w:rPr>
          <w:rFonts w:hint="eastAsia" w:eastAsia="宋体"/>
          <w:color w:val="000000"/>
          <w:szCs w:val="24"/>
        </w:rPr>
        <w:t>双方确认，EvoMind属于乙方既有产品及自有核心技术，不属于本合同项下委托开发成果。乙方按本合同约定向甲方授权使用权，不向甲方转让EvoMind的所有权、源代码、底层算法、系统架构、模型调度逻辑及其他相关知识产权。乙方基于EvoMind为甲方特定业务场景进行适配、开发和交付定制化开发成果，具体范围以本合同及附件《开发工作清单》约定为准。</w:t>
      </w:r>
    </w:p>
    <w:p w14:paraId="454248A8">
      <w:pPr>
        <w:spacing w:before="0" w:beforeAutospacing="0" w:after="0" w:afterAutospacing="0" w:line="360" w:lineRule="auto"/>
        <w:ind w:firstLine="0" w:firstLineChars="0"/>
        <w:rPr>
          <w:rFonts w:eastAsia="宋体"/>
          <w:color w:val="000000"/>
          <w:szCs w:val="24"/>
        </w:rPr>
      </w:pPr>
    </w:p>
    <w:p w14:paraId="7A457E5F">
      <w:pPr>
        <w:pStyle w:val="4"/>
        <w:spacing w:before="0" w:beforeAutospacing="0" w:after="0" w:afterAutospacing="0"/>
        <w:ind w:firstLine="0" w:firstLineChars="0"/>
        <w:rPr>
          <w:rFonts w:hint="eastAsia" w:eastAsia="宋体"/>
          <w:b w:val="0"/>
          <w:lang w:val="en-US" w:eastAsia="zh-CN"/>
        </w:rPr>
      </w:pPr>
      <w:r>
        <w:rPr>
          <w:rFonts w:hint="eastAsia" w:eastAsia="宋体"/>
        </w:rPr>
        <w:t>3</w:t>
      </w:r>
      <w:r>
        <w:rPr>
          <w:rFonts w:eastAsia="宋体"/>
        </w:rPr>
        <w:t>.</w:t>
      </w:r>
      <w:r>
        <w:rPr>
          <w:rFonts w:hint="eastAsia" w:eastAsia="宋体"/>
        </w:rPr>
        <w:t>定制化</w:t>
      </w:r>
      <w:r>
        <w:rPr>
          <w:rStyle w:val="16"/>
          <w:rFonts w:hint="eastAsia" w:eastAsia="宋体"/>
          <w:sz w:val="28"/>
          <w:szCs w:val="20"/>
          <w:lang w:val="en-US" w:eastAsia="zh-CN"/>
        </w:rPr>
        <w:t>应用</w:t>
      </w:r>
      <w:r>
        <w:rPr>
          <w:rFonts w:hint="eastAsia" w:eastAsia="宋体"/>
        </w:rPr>
        <w:t>开发</w:t>
      </w:r>
      <w:r>
        <w:rPr>
          <w:rFonts w:hint="eastAsia" w:eastAsia="宋体"/>
          <w:lang w:val="en-US" w:eastAsia="zh-CN"/>
        </w:rPr>
        <w:t>服务</w:t>
      </w:r>
    </w:p>
    <w:p w14:paraId="52C45C12">
      <w:pPr>
        <w:spacing w:before="0" w:beforeAutospacing="0" w:after="0" w:afterAutospacing="0"/>
        <w:ind w:firstLine="480" w:firstLineChars="200"/>
      </w:pPr>
    </w:p>
    <w:p w14:paraId="57110133">
      <w:pPr>
        <w:spacing w:before="0" w:beforeAutospacing="0" w:after="0" w:afterAutospacing="0" w:line="360" w:lineRule="auto"/>
        <w:ind w:firstLine="0" w:firstLineChars="0"/>
      </w:pPr>
      <w:r>
        <w:rPr>
          <w:rFonts w:hint="eastAsia"/>
        </w:rPr>
        <w:t>3.1 乙方基于EvoMind</w:t>
      </w:r>
      <w:r>
        <w:rPr>
          <w:rFonts w:hint="eastAsia"/>
          <w:lang w:eastAsia="zh-CN"/>
        </w:rPr>
        <w:t>的</w:t>
      </w:r>
      <w:r>
        <w:rPr>
          <w:rFonts w:hint="eastAsia"/>
          <w:lang w:val="en-US" w:eastAsia="zh-CN"/>
        </w:rPr>
        <w:t>功能及</w:t>
      </w:r>
      <w:r>
        <w:rPr>
          <w:rFonts w:hint="eastAsia"/>
        </w:rPr>
        <w:t>甲方</w:t>
      </w:r>
      <w:r>
        <w:rPr>
          <w:rFonts w:hint="eastAsia"/>
          <w:lang w:val="en-US" w:eastAsia="zh-CN"/>
        </w:rPr>
        <w:t>需求，为甲方</w:t>
      </w:r>
      <w:r>
        <w:rPr>
          <w:rFonts w:hint="eastAsia"/>
        </w:rPr>
        <w:t>提供定制化</w:t>
      </w:r>
      <w:r>
        <w:rPr>
          <w:rFonts w:hint="eastAsia"/>
          <w:lang w:val="en-US" w:eastAsia="zh-CN"/>
        </w:rPr>
        <w:t>应用</w:t>
      </w:r>
      <w:r>
        <w:rPr>
          <w:rFonts w:hint="eastAsia"/>
        </w:rPr>
        <w:t>开发服务，</w:t>
      </w:r>
      <w:r>
        <w:rPr>
          <w:rFonts w:hint="eastAsia"/>
          <w:lang w:val="en-US" w:eastAsia="zh-CN"/>
        </w:rPr>
        <w:t>开发的</w:t>
      </w:r>
      <w:r>
        <w:rPr>
          <w:rFonts w:hint="eastAsia"/>
        </w:rPr>
        <w:t>软件名称</w:t>
      </w:r>
      <w:r>
        <w:rPr>
          <w:rFonts w:hint="eastAsia"/>
          <w:lang w:val="en-US" w:eastAsia="zh-CN"/>
        </w:rPr>
        <w:t>为</w:t>
      </w:r>
      <w:r>
        <w:rPr>
          <w:rFonts w:hint="eastAsia"/>
        </w:rPr>
        <w:t>：</w:t>
      </w:r>
      <w:r>
        <w:rPr>
          <w:rFonts w:eastAsia="宋体"/>
          <w:color w:val="000000"/>
          <w:szCs w:val="24"/>
        </w:rPr>
        <w:t>EvoMind-KM（一期 V1.0</w:t>
      </w:r>
      <w:r>
        <w:rPr>
          <w:rFonts w:hint="eastAsia" w:eastAsia="宋体"/>
          <w:color w:val="000000"/>
          <w:szCs w:val="24"/>
        </w:rPr>
        <w:t>）（</w:t>
      </w:r>
      <w:r>
        <w:rPr>
          <w:rFonts w:eastAsia="宋体"/>
          <w:color w:val="000000"/>
          <w:szCs w:val="24"/>
        </w:rPr>
        <w:t>以下简称“EvoMind-KM”）</w:t>
      </w:r>
      <w:r>
        <w:rPr>
          <w:rFonts w:hint="eastAsia"/>
        </w:rPr>
        <w:t>基本</w:t>
      </w:r>
      <w:r>
        <w:rPr>
          <w:rFonts w:hint="eastAsia"/>
          <w:lang w:val="en-US" w:eastAsia="zh-CN"/>
        </w:rPr>
        <w:t>运行逻辑</w:t>
      </w:r>
      <w:r>
        <w:rPr>
          <w:rFonts w:hint="eastAsia"/>
        </w:rPr>
        <w:t>如下：</w:t>
      </w:r>
    </w:p>
    <w:p w14:paraId="77B81C82">
      <w:pPr>
        <w:pStyle w:val="8"/>
        <w:spacing w:before="0" w:beforeAutospacing="0" w:after="0" w:afterAutospacing="0" w:line="360" w:lineRule="auto"/>
        <w:ind w:firstLine="0" w:firstLineChars="0"/>
        <w:jc w:val="center"/>
      </w:pPr>
      <w:r>
        <w:drawing>
          <wp:inline distT="0" distB="0" distL="114300" distR="114300">
            <wp:extent cx="3632200" cy="180149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632200" cy="1801495"/>
                    </a:xfrm>
                    <a:prstGeom prst="rect">
                      <a:avLst/>
                    </a:prstGeom>
                    <a:noFill/>
                    <a:ln>
                      <a:noFill/>
                    </a:ln>
                  </pic:spPr>
                </pic:pic>
              </a:graphicData>
            </a:graphic>
          </wp:inline>
        </w:drawing>
      </w:r>
    </w:p>
    <w:p w14:paraId="57591541">
      <w:pPr>
        <w:pStyle w:val="8"/>
        <w:numPr>
          <w:ilvl w:val="255"/>
          <w:numId w:val="0"/>
        </w:numPr>
        <w:spacing w:before="0" w:beforeAutospacing="0" w:after="0" w:afterAutospacing="0" w:line="360" w:lineRule="auto"/>
        <w:jc w:val="center"/>
        <w:rPr>
          <w:rFonts w:eastAsia="宋体"/>
          <w:color w:val="000000"/>
          <w:szCs w:val="24"/>
        </w:rPr>
      </w:pPr>
      <w:r>
        <w:rPr>
          <w:rFonts w:hint="eastAsia" w:eastAsia="宋体"/>
        </w:rPr>
        <w:t>(架构图仅供参考，不作为最终交付标准，具体接入数据源以核心模块约定为准)</w:t>
      </w:r>
    </w:p>
    <w:p w14:paraId="29B8C6E1">
      <w:pPr>
        <w:spacing w:before="0" w:beforeAutospacing="0" w:after="0" w:afterAutospacing="0" w:line="360" w:lineRule="auto"/>
        <w:ind w:firstLine="0" w:firstLineChars="0"/>
      </w:pPr>
      <w:r>
        <w:rPr>
          <w:rFonts w:hint="eastAsia"/>
        </w:rPr>
        <w:t>3.2 核心功能及模块：</w:t>
      </w:r>
    </w:p>
    <w:p w14:paraId="7800A177">
      <w:pPr>
        <w:pStyle w:val="8"/>
        <w:numPr>
          <w:ilvl w:val="255"/>
          <w:numId w:val="0"/>
        </w:numPr>
        <w:wordWrap w:val="0"/>
        <w:spacing w:before="0" w:beforeAutospacing="0" w:after="0" w:afterAutospacing="0" w:line="360" w:lineRule="auto"/>
        <w:rPr>
          <w:rFonts w:eastAsia="宋体"/>
          <w:color w:val="000000"/>
          <w:szCs w:val="24"/>
        </w:rPr>
      </w:pPr>
      <w:r>
        <w:rPr>
          <w:rFonts w:hint="eastAsia"/>
        </w:rPr>
        <w:t xml:space="preserve">3.2.1 </w:t>
      </w:r>
      <w:r>
        <w:rPr>
          <w:rFonts w:eastAsia="宋体"/>
          <w:b/>
          <w:bCs/>
          <w:color w:val="000000"/>
          <w:szCs w:val="24"/>
        </w:rPr>
        <w:t>基于EvoMind引擎的定制开发的KM工作流</w:t>
      </w:r>
      <w:r>
        <w:rPr>
          <w:rFonts w:hint="eastAsia" w:eastAsia="宋体"/>
          <w:b/>
          <w:bCs/>
          <w:color w:val="000000"/>
          <w:szCs w:val="24"/>
        </w:rPr>
        <w:t>与技能</w:t>
      </w:r>
      <w:r>
        <w:rPr>
          <w:rFonts w:hint="eastAsia" w:eastAsia="宋体"/>
          <w:b/>
          <w:bCs/>
          <w:color w:val="000000"/>
          <w:szCs w:val="24"/>
          <w:lang w:eastAsia="zh-CN"/>
        </w:rPr>
        <w:t>Skills</w:t>
      </w:r>
      <w:r>
        <w:rPr>
          <w:rFonts w:eastAsia="宋体"/>
          <w:color w:val="000000"/>
          <w:szCs w:val="24"/>
        </w:rPr>
        <w:t>：</w:t>
      </w:r>
      <w:r>
        <w:rPr>
          <w:rFonts w:eastAsia="宋体"/>
          <w:color w:val="000000"/>
          <w:szCs w:val="24"/>
          <w:shd w:val="clear" w:color="auto" w:fill="FFFFFF"/>
        </w:rPr>
        <w:t>此模块定义了从序列确定到工程策略生成的完整逻辑链条。</w:t>
      </w:r>
      <w:r>
        <w:rPr>
          <w:rFonts w:eastAsia="宋体"/>
          <w:b/>
          <w:bCs/>
          <w:color w:val="000000"/>
          <w:szCs w:val="24"/>
          <w:shd w:val="clear" w:color="auto" w:fill="FFFFFF"/>
        </w:rPr>
        <w:t>乙方需将该工作流的源码交付至甲方，相关知识产权归甲方所有</w:t>
      </w:r>
      <w:r>
        <w:rPr>
          <w:rFonts w:eastAsia="宋体"/>
          <w:color w:val="000000"/>
          <w:szCs w:val="24"/>
          <w:shd w:val="clear" w:color="auto" w:fill="FFFFFF"/>
        </w:rPr>
        <w:t>。具体包括：</w:t>
      </w:r>
    </w:p>
    <w:tbl>
      <w:tblPr>
        <w:tblStyle w:val="10"/>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2117"/>
        <w:gridCol w:w="1960"/>
        <w:gridCol w:w="4110"/>
      </w:tblGrid>
      <w:tr w14:paraId="164709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2117" w:type="dxa"/>
            <w:tcBorders>
              <w:tl2br w:val="nil"/>
              <w:tr2bl w:val="nil"/>
            </w:tcBorders>
            <w:shd w:val="clear" w:color="auto" w:fill="D7D7D7" w:themeFill="background1" w:themeFillShade="D8"/>
            <w:tcMar>
              <w:top w:w="80" w:type="dxa"/>
              <w:left w:w="80" w:type="dxa"/>
              <w:bottom w:w="80" w:type="dxa"/>
              <w:right w:w="80" w:type="dxa"/>
            </w:tcMar>
            <w:vAlign w:val="center"/>
          </w:tcPr>
          <w:p w14:paraId="04298C42">
            <w:pPr>
              <w:jc w:val="center"/>
              <w:rPr>
                <w:rFonts w:eastAsia="宋体"/>
                <w:b/>
                <w:bCs/>
                <w:color w:val="000000"/>
                <w:sz w:val="21"/>
                <w:szCs w:val="21"/>
              </w:rPr>
            </w:pPr>
            <w:r>
              <w:rPr>
                <w:rFonts w:eastAsia="宋体"/>
                <w:b/>
                <w:bCs/>
                <w:color w:val="000000"/>
                <w:sz w:val="21"/>
                <w:szCs w:val="21"/>
                <w:lang w:bidi="ar"/>
              </w:rPr>
              <w:t>技能名称</w:t>
            </w:r>
          </w:p>
        </w:tc>
        <w:tc>
          <w:tcPr>
            <w:tcW w:w="1960" w:type="dxa"/>
            <w:tcBorders>
              <w:tl2br w:val="nil"/>
              <w:tr2bl w:val="nil"/>
            </w:tcBorders>
            <w:shd w:val="clear" w:color="auto" w:fill="D7D7D7" w:themeFill="background1" w:themeFillShade="D8"/>
            <w:tcMar>
              <w:top w:w="80" w:type="dxa"/>
              <w:left w:w="80" w:type="dxa"/>
              <w:bottom w:w="80" w:type="dxa"/>
              <w:right w:w="80" w:type="dxa"/>
            </w:tcMar>
            <w:vAlign w:val="center"/>
          </w:tcPr>
          <w:p w14:paraId="4DA971E3">
            <w:pPr>
              <w:jc w:val="center"/>
              <w:rPr>
                <w:rFonts w:eastAsia="宋体"/>
                <w:b/>
                <w:bCs/>
                <w:color w:val="000000"/>
                <w:sz w:val="21"/>
                <w:szCs w:val="21"/>
              </w:rPr>
            </w:pPr>
            <w:r>
              <w:rPr>
                <w:rFonts w:eastAsia="宋体"/>
                <w:b/>
                <w:bCs/>
                <w:color w:val="000000"/>
                <w:sz w:val="21"/>
                <w:szCs w:val="21"/>
                <w:lang w:bidi="ar"/>
              </w:rPr>
              <w:t>功能描述</w:t>
            </w:r>
          </w:p>
        </w:tc>
        <w:tc>
          <w:tcPr>
            <w:tcW w:w="4110" w:type="dxa"/>
            <w:tcBorders>
              <w:tl2br w:val="nil"/>
              <w:tr2bl w:val="nil"/>
            </w:tcBorders>
            <w:shd w:val="clear" w:color="auto" w:fill="D7D7D7" w:themeFill="background1" w:themeFillShade="D8"/>
            <w:tcMar>
              <w:top w:w="80" w:type="dxa"/>
              <w:left w:w="80" w:type="dxa"/>
              <w:bottom w:w="80" w:type="dxa"/>
              <w:right w:w="80" w:type="dxa"/>
            </w:tcMar>
            <w:vAlign w:val="center"/>
          </w:tcPr>
          <w:p w14:paraId="41207DDC">
            <w:pPr>
              <w:jc w:val="center"/>
              <w:rPr>
                <w:rFonts w:eastAsia="宋体"/>
                <w:b/>
                <w:bCs/>
                <w:color w:val="000000"/>
                <w:sz w:val="21"/>
                <w:szCs w:val="21"/>
              </w:rPr>
            </w:pPr>
            <w:r>
              <w:rPr>
                <w:rFonts w:eastAsia="宋体"/>
                <w:b/>
                <w:bCs/>
                <w:color w:val="000000"/>
                <w:sz w:val="21"/>
                <w:szCs w:val="21"/>
                <w:lang w:bidi="ar"/>
              </w:rPr>
              <w:t>核心输出参数 (next_step_payload)</w:t>
            </w:r>
          </w:p>
        </w:tc>
      </w:tr>
      <w:tr w14:paraId="413AD7F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117" w:type="dxa"/>
            <w:tcBorders>
              <w:tl2br w:val="nil"/>
              <w:tr2bl w:val="nil"/>
            </w:tcBorders>
            <w:shd w:val="clear" w:color="auto" w:fill="FFFFFF"/>
            <w:tcMar>
              <w:top w:w="80" w:type="dxa"/>
              <w:left w:w="80" w:type="dxa"/>
              <w:bottom w:w="80" w:type="dxa"/>
              <w:right w:w="80" w:type="dxa"/>
            </w:tcMar>
            <w:vAlign w:val="center"/>
          </w:tcPr>
          <w:p w14:paraId="2EEB8932">
            <w:pPr>
              <w:rPr>
                <w:rFonts w:eastAsia="宋体"/>
                <w:color w:val="000000"/>
                <w:sz w:val="21"/>
                <w:szCs w:val="21"/>
              </w:rPr>
            </w:pPr>
            <w:r>
              <w:rPr>
                <w:rStyle w:val="13"/>
                <w:rFonts w:hint="eastAsia" w:eastAsia="宋体"/>
                <w:b w:val="0"/>
                <w:color w:val="000000"/>
                <w:sz w:val="21"/>
                <w:szCs w:val="21"/>
                <w:lang w:bidi="ar"/>
              </w:rPr>
              <w:t>马克斯克鲁维酵母工程实验总路由</w:t>
            </w:r>
          </w:p>
        </w:tc>
        <w:tc>
          <w:tcPr>
            <w:tcW w:w="1960" w:type="dxa"/>
            <w:tcBorders>
              <w:tl2br w:val="nil"/>
              <w:tr2bl w:val="nil"/>
            </w:tcBorders>
            <w:shd w:val="clear" w:color="auto" w:fill="FFFFFF"/>
            <w:tcMar>
              <w:top w:w="80" w:type="dxa"/>
              <w:left w:w="80" w:type="dxa"/>
              <w:bottom w:w="80" w:type="dxa"/>
              <w:right w:w="80" w:type="dxa"/>
            </w:tcMar>
            <w:vAlign w:val="center"/>
          </w:tcPr>
          <w:p w14:paraId="6A1F29DE">
            <w:pPr>
              <w:rPr>
                <w:rFonts w:eastAsia="宋体"/>
                <w:color w:val="000000"/>
                <w:sz w:val="21"/>
                <w:szCs w:val="21"/>
              </w:rPr>
            </w:pPr>
            <w:r>
              <w:rPr>
                <w:rStyle w:val="13"/>
                <w:rFonts w:eastAsia="宋体"/>
                <w:b w:val="0"/>
                <w:color w:val="000000"/>
                <w:sz w:val="21"/>
                <w:szCs w:val="21"/>
                <w:lang w:bidi="ar"/>
              </w:rPr>
              <w:t>总路由</w:t>
            </w:r>
          </w:p>
        </w:tc>
        <w:tc>
          <w:tcPr>
            <w:tcW w:w="4110" w:type="dxa"/>
            <w:tcBorders>
              <w:tl2br w:val="nil"/>
              <w:tr2bl w:val="nil"/>
            </w:tcBorders>
            <w:shd w:val="clear" w:color="auto" w:fill="FFFFFF"/>
            <w:tcMar>
              <w:top w:w="80" w:type="dxa"/>
              <w:left w:w="80" w:type="dxa"/>
              <w:bottom w:w="80" w:type="dxa"/>
              <w:right w:w="80" w:type="dxa"/>
            </w:tcMar>
            <w:vAlign w:val="center"/>
          </w:tcPr>
          <w:p w14:paraId="75628C0B">
            <w:pPr>
              <w:rPr>
                <w:rFonts w:eastAsia="宋体"/>
                <w:color w:val="000000"/>
                <w:sz w:val="21"/>
                <w:szCs w:val="21"/>
              </w:rPr>
            </w:pPr>
            <w:r>
              <w:rPr>
                <w:rFonts w:eastAsia="宋体"/>
                <w:color w:val="000000"/>
                <w:sz w:val="21"/>
                <w:szCs w:val="21"/>
                <w:lang w:bidi="ar"/>
              </w:rPr>
              <w:t>协调各步骤跳转与全局状态管理</w:t>
            </w:r>
          </w:p>
        </w:tc>
      </w:tr>
      <w:tr w14:paraId="74B0D50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117" w:type="dxa"/>
            <w:tcBorders>
              <w:tl2br w:val="nil"/>
              <w:tr2bl w:val="nil"/>
            </w:tcBorders>
            <w:shd w:val="clear" w:color="auto" w:fill="FFFFFF"/>
            <w:tcMar>
              <w:top w:w="80" w:type="dxa"/>
              <w:left w:w="80" w:type="dxa"/>
              <w:bottom w:w="80" w:type="dxa"/>
              <w:right w:w="80" w:type="dxa"/>
            </w:tcMar>
            <w:vAlign w:val="center"/>
          </w:tcPr>
          <w:p w14:paraId="7EC6C562">
            <w:pPr>
              <w:rPr>
                <w:rFonts w:eastAsia="宋体"/>
                <w:color w:val="000000"/>
                <w:sz w:val="21"/>
                <w:szCs w:val="21"/>
              </w:rPr>
            </w:pPr>
            <w:r>
              <w:rPr>
                <w:rStyle w:val="13"/>
                <w:rFonts w:eastAsia="宋体"/>
                <w:b w:val="0"/>
                <w:color w:val="000000"/>
                <w:sz w:val="21"/>
                <w:szCs w:val="21"/>
                <w:lang w:bidi="ar"/>
              </w:rPr>
              <w:t>蛋白</w:t>
            </w:r>
            <w:r>
              <w:rPr>
                <w:rStyle w:val="13"/>
                <w:rFonts w:hint="eastAsia" w:eastAsia="宋体"/>
                <w:b w:val="0"/>
                <w:color w:val="000000"/>
                <w:sz w:val="21"/>
                <w:szCs w:val="21"/>
                <w:lang w:bidi="ar"/>
              </w:rPr>
              <w:t>表达构建设计与方案生成</w:t>
            </w:r>
          </w:p>
        </w:tc>
        <w:tc>
          <w:tcPr>
            <w:tcW w:w="1960" w:type="dxa"/>
            <w:tcBorders>
              <w:tl2br w:val="nil"/>
              <w:tr2bl w:val="nil"/>
            </w:tcBorders>
            <w:shd w:val="clear" w:color="auto" w:fill="FFFFFF"/>
            <w:tcMar>
              <w:top w:w="80" w:type="dxa"/>
              <w:left w:w="80" w:type="dxa"/>
              <w:bottom w:w="80" w:type="dxa"/>
              <w:right w:w="80" w:type="dxa"/>
            </w:tcMar>
            <w:vAlign w:val="center"/>
          </w:tcPr>
          <w:p w14:paraId="619AF2D0">
            <w:pPr>
              <w:rPr>
                <w:rFonts w:eastAsia="宋体"/>
                <w:color w:val="000000"/>
                <w:sz w:val="21"/>
                <w:szCs w:val="21"/>
              </w:rPr>
            </w:pPr>
            <w:r>
              <w:rPr>
                <w:rFonts w:eastAsia="宋体"/>
                <w:color w:val="000000"/>
                <w:sz w:val="21"/>
                <w:szCs w:val="21"/>
                <w:lang w:bidi="ar"/>
              </w:rPr>
              <w:t>确定目标蛋白氨基酸及核苷酸序列</w:t>
            </w:r>
          </w:p>
        </w:tc>
        <w:tc>
          <w:tcPr>
            <w:tcW w:w="4110" w:type="dxa"/>
            <w:tcBorders>
              <w:tl2br w:val="nil"/>
              <w:tr2bl w:val="nil"/>
            </w:tcBorders>
            <w:shd w:val="clear" w:color="auto" w:fill="FFFFFF"/>
            <w:tcMar>
              <w:top w:w="80" w:type="dxa"/>
              <w:left w:w="80" w:type="dxa"/>
              <w:bottom w:w="80" w:type="dxa"/>
              <w:right w:w="80" w:type="dxa"/>
            </w:tcMar>
            <w:vAlign w:val="center"/>
          </w:tcPr>
          <w:p w14:paraId="49E0434C">
            <w:pPr>
              <w:rPr>
                <w:rFonts w:eastAsia="宋体"/>
                <w:color w:val="000000"/>
                <w:sz w:val="21"/>
                <w:szCs w:val="21"/>
              </w:rPr>
            </w:pPr>
            <w:r>
              <w:rPr>
                <w:rStyle w:val="15"/>
                <w:rFonts w:ascii="Times New Roman" w:hAnsi="Times New Roman" w:eastAsia="宋体"/>
                <w:color w:val="000000"/>
                <w:sz w:val="21"/>
                <w:szCs w:val="21"/>
                <w:lang w:bidi="ar"/>
              </w:rPr>
              <w:t>aa_sequence</w:t>
            </w:r>
            <w:r>
              <w:rPr>
                <w:rFonts w:eastAsia="宋体"/>
                <w:color w:val="000000"/>
                <w:sz w:val="21"/>
                <w:szCs w:val="21"/>
                <w:lang w:bidi="ar"/>
              </w:rPr>
              <w:t>, </w:t>
            </w:r>
            <w:r>
              <w:rPr>
                <w:rStyle w:val="15"/>
                <w:rFonts w:ascii="Times New Roman" w:hAnsi="Times New Roman" w:eastAsia="宋体"/>
                <w:color w:val="000000"/>
                <w:sz w:val="21"/>
                <w:szCs w:val="21"/>
                <w:lang w:bidi="ar"/>
              </w:rPr>
              <w:t>cds_sequence</w:t>
            </w:r>
          </w:p>
        </w:tc>
      </w:tr>
      <w:tr w14:paraId="3DFBCB6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117" w:type="dxa"/>
            <w:tcBorders>
              <w:tl2br w:val="nil"/>
              <w:tr2bl w:val="nil"/>
            </w:tcBorders>
            <w:shd w:val="clear" w:color="auto" w:fill="FFFFFF"/>
            <w:tcMar>
              <w:top w:w="80" w:type="dxa"/>
              <w:left w:w="80" w:type="dxa"/>
              <w:bottom w:w="80" w:type="dxa"/>
              <w:right w:w="80" w:type="dxa"/>
            </w:tcMar>
            <w:vAlign w:val="center"/>
          </w:tcPr>
          <w:p w14:paraId="07031852">
            <w:pPr>
              <w:rPr>
                <w:rFonts w:eastAsia="宋体"/>
                <w:color w:val="000000"/>
                <w:sz w:val="21"/>
                <w:szCs w:val="21"/>
              </w:rPr>
            </w:pPr>
            <w:r>
              <w:rPr>
                <w:rStyle w:val="13"/>
                <w:rFonts w:eastAsia="宋体"/>
                <w:b w:val="0"/>
                <w:color w:val="000000"/>
                <w:sz w:val="21"/>
                <w:szCs w:val="21"/>
                <w:lang w:bidi="ar"/>
              </w:rPr>
              <w:t>启动子与信号肽</w:t>
            </w:r>
            <w:r>
              <w:rPr>
                <w:rStyle w:val="13"/>
                <w:rFonts w:hint="eastAsia" w:eastAsia="宋体"/>
                <w:b w:val="0"/>
                <w:color w:val="000000"/>
                <w:sz w:val="21"/>
                <w:szCs w:val="21"/>
                <w:lang w:bidi="ar"/>
              </w:rPr>
              <w:t>筛选与量产假设生成</w:t>
            </w:r>
          </w:p>
        </w:tc>
        <w:tc>
          <w:tcPr>
            <w:tcW w:w="1960" w:type="dxa"/>
            <w:tcBorders>
              <w:tl2br w:val="nil"/>
              <w:tr2bl w:val="nil"/>
            </w:tcBorders>
            <w:shd w:val="clear" w:color="auto" w:fill="FFFFFF"/>
            <w:tcMar>
              <w:top w:w="80" w:type="dxa"/>
              <w:left w:w="80" w:type="dxa"/>
              <w:bottom w:w="80" w:type="dxa"/>
              <w:right w:w="80" w:type="dxa"/>
            </w:tcMar>
            <w:vAlign w:val="center"/>
          </w:tcPr>
          <w:p w14:paraId="628CE6EE">
            <w:pPr>
              <w:rPr>
                <w:rFonts w:eastAsia="宋体"/>
                <w:color w:val="000000"/>
                <w:sz w:val="21"/>
                <w:szCs w:val="21"/>
              </w:rPr>
            </w:pPr>
            <w:r>
              <w:rPr>
                <w:rFonts w:eastAsia="宋体"/>
                <w:color w:val="000000"/>
                <w:sz w:val="21"/>
                <w:szCs w:val="21"/>
                <w:lang w:bidi="ar"/>
              </w:rPr>
              <w:t>调控元件选择与分泌表达优化</w:t>
            </w:r>
          </w:p>
        </w:tc>
        <w:tc>
          <w:tcPr>
            <w:tcW w:w="4110" w:type="dxa"/>
            <w:tcBorders>
              <w:tl2br w:val="nil"/>
              <w:tr2bl w:val="nil"/>
            </w:tcBorders>
            <w:shd w:val="clear" w:color="auto" w:fill="FFFFFF"/>
            <w:tcMar>
              <w:top w:w="80" w:type="dxa"/>
              <w:left w:w="80" w:type="dxa"/>
              <w:bottom w:w="80" w:type="dxa"/>
              <w:right w:w="80" w:type="dxa"/>
            </w:tcMar>
            <w:vAlign w:val="center"/>
          </w:tcPr>
          <w:p w14:paraId="712F678B">
            <w:pPr>
              <w:rPr>
                <w:rFonts w:eastAsia="宋体"/>
                <w:color w:val="000000"/>
                <w:sz w:val="21"/>
                <w:szCs w:val="21"/>
              </w:rPr>
            </w:pPr>
            <w:r>
              <w:rPr>
                <w:rStyle w:val="15"/>
                <w:rFonts w:ascii="Times New Roman" w:hAnsi="Times New Roman" w:eastAsia="宋体"/>
                <w:color w:val="000000"/>
                <w:sz w:val="21"/>
                <w:szCs w:val="21"/>
                <w:lang w:bidi="ar"/>
              </w:rPr>
              <w:t>construct_summary</w:t>
            </w:r>
          </w:p>
        </w:tc>
      </w:tr>
      <w:tr w14:paraId="1A4928B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117" w:type="dxa"/>
            <w:tcBorders>
              <w:tl2br w:val="nil"/>
              <w:tr2bl w:val="nil"/>
            </w:tcBorders>
            <w:shd w:val="clear" w:color="auto" w:fill="FFFFFF"/>
            <w:tcMar>
              <w:top w:w="80" w:type="dxa"/>
              <w:left w:w="80" w:type="dxa"/>
              <w:bottom w:w="80" w:type="dxa"/>
              <w:right w:w="80" w:type="dxa"/>
            </w:tcMar>
            <w:vAlign w:val="center"/>
          </w:tcPr>
          <w:p w14:paraId="4BD4C0C7">
            <w:pPr>
              <w:rPr>
                <w:rFonts w:eastAsia="宋体"/>
                <w:color w:val="000000"/>
                <w:sz w:val="21"/>
                <w:szCs w:val="21"/>
              </w:rPr>
            </w:pPr>
            <w:r>
              <w:rPr>
                <w:rStyle w:val="13"/>
                <w:rFonts w:eastAsia="宋体"/>
                <w:b w:val="0"/>
                <w:color w:val="000000"/>
                <w:sz w:val="21"/>
                <w:szCs w:val="21"/>
                <w:lang w:bidi="ar"/>
              </w:rPr>
              <w:t>底盘菌株筛选</w:t>
            </w:r>
            <w:r>
              <w:rPr>
                <w:rStyle w:val="13"/>
                <w:rFonts w:hint="eastAsia" w:eastAsia="宋体"/>
                <w:b w:val="0"/>
                <w:color w:val="000000"/>
                <w:sz w:val="21"/>
                <w:szCs w:val="21"/>
                <w:lang w:bidi="ar"/>
              </w:rPr>
              <w:t>与量产假设生成</w:t>
            </w:r>
          </w:p>
        </w:tc>
        <w:tc>
          <w:tcPr>
            <w:tcW w:w="1960" w:type="dxa"/>
            <w:tcBorders>
              <w:tl2br w:val="nil"/>
              <w:tr2bl w:val="nil"/>
            </w:tcBorders>
            <w:shd w:val="clear" w:color="auto" w:fill="FFFFFF"/>
            <w:tcMar>
              <w:top w:w="80" w:type="dxa"/>
              <w:left w:w="80" w:type="dxa"/>
              <w:bottom w:w="80" w:type="dxa"/>
              <w:right w:w="80" w:type="dxa"/>
            </w:tcMar>
            <w:vAlign w:val="center"/>
          </w:tcPr>
          <w:p w14:paraId="155F5106">
            <w:pPr>
              <w:rPr>
                <w:rFonts w:eastAsia="宋体"/>
                <w:color w:val="000000"/>
                <w:sz w:val="21"/>
                <w:szCs w:val="21"/>
              </w:rPr>
            </w:pPr>
            <w:r>
              <w:rPr>
                <w:rFonts w:eastAsia="宋体"/>
                <w:color w:val="000000"/>
                <w:sz w:val="21"/>
                <w:szCs w:val="21"/>
                <w:lang w:bidi="ar"/>
              </w:rPr>
              <w:t>适配最佳生产宿主并提出产量假设</w:t>
            </w:r>
          </w:p>
        </w:tc>
        <w:tc>
          <w:tcPr>
            <w:tcW w:w="4110" w:type="dxa"/>
            <w:tcBorders>
              <w:tl2br w:val="nil"/>
              <w:tr2bl w:val="nil"/>
            </w:tcBorders>
            <w:shd w:val="clear" w:color="auto" w:fill="FFFFFF"/>
            <w:tcMar>
              <w:top w:w="80" w:type="dxa"/>
              <w:left w:w="80" w:type="dxa"/>
              <w:bottom w:w="80" w:type="dxa"/>
              <w:right w:w="80" w:type="dxa"/>
            </w:tcMar>
            <w:vAlign w:val="center"/>
          </w:tcPr>
          <w:p w14:paraId="524E7BFB">
            <w:pPr>
              <w:rPr>
                <w:rFonts w:eastAsia="宋体"/>
                <w:color w:val="000000"/>
                <w:sz w:val="21"/>
                <w:szCs w:val="21"/>
              </w:rPr>
            </w:pPr>
            <w:r>
              <w:rPr>
                <w:rStyle w:val="15"/>
                <w:rFonts w:ascii="Times New Roman" w:hAnsi="Times New Roman" w:eastAsia="宋体"/>
                <w:color w:val="000000"/>
                <w:sz w:val="21"/>
                <w:szCs w:val="21"/>
                <w:lang w:bidi="ar"/>
              </w:rPr>
              <w:t>chassis</w:t>
            </w:r>
            <w:r>
              <w:rPr>
                <w:rFonts w:eastAsia="宋体"/>
                <w:color w:val="000000"/>
                <w:sz w:val="21"/>
                <w:szCs w:val="21"/>
                <w:lang w:bidi="ar"/>
              </w:rPr>
              <w:t>, </w:t>
            </w:r>
            <w:r>
              <w:rPr>
                <w:rStyle w:val="15"/>
                <w:rFonts w:ascii="Times New Roman" w:hAnsi="Times New Roman" w:eastAsia="宋体"/>
                <w:color w:val="000000"/>
                <w:sz w:val="21"/>
                <w:szCs w:val="21"/>
                <w:lang w:bidi="ar"/>
              </w:rPr>
              <w:t>yield_hypothesis</w:t>
            </w:r>
          </w:p>
        </w:tc>
      </w:tr>
      <w:tr w14:paraId="1200DDF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117" w:type="dxa"/>
            <w:tcBorders>
              <w:tl2br w:val="nil"/>
              <w:tr2bl w:val="nil"/>
            </w:tcBorders>
            <w:shd w:val="clear" w:color="auto" w:fill="FFFFFF"/>
            <w:tcMar>
              <w:top w:w="80" w:type="dxa"/>
              <w:left w:w="80" w:type="dxa"/>
              <w:bottom w:w="80" w:type="dxa"/>
              <w:right w:w="80" w:type="dxa"/>
            </w:tcMar>
            <w:vAlign w:val="center"/>
          </w:tcPr>
          <w:p w14:paraId="0949EAFB">
            <w:pPr>
              <w:rPr>
                <w:rFonts w:eastAsia="宋体"/>
                <w:color w:val="000000"/>
                <w:sz w:val="21"/>
                <w:szCs w:val="21"/>
              </w:rPr>
            </w:pPr>
            <w:r>
              <w:rPr>
                <w:rStyle w:val="13"/>
                <w:rFonts w:eastAsia="宋体"/>
                <w:b w:val="0"/>
                <w:color w:val="000000"/>
                <w:sz w:val="21"/>
                <w:szCs w:val="21"/>
                <w:lang w:bidi="ar"/>
              </w:rPr>
              <w:t>组学数据解析</w:t>
            </w:r>
            <w:r>
              <w:rPr>
                <w:rStyle w:val="13"/>
                <w:rFonts w:hint="eastAsia" w:eastAsia="宋体"/>
                <w:b w:val="0"/>
                <w:color w:val="000000"/>
                <w:sz w:val="21"/>
                <w:szCs w:val="21"/>
                <w:lang w:bidi="ar"/>
              </w:rPr>
              <w:t>与表达瓶颈识别</w:t>
            </w:r>
          </w:p>
        </w:tc>
        <w:tc>
          <w:tcPr>
            <w:tcW w:w="1960" w:type="dxa"/>
            <w:tcBorders>
              <w:tl2br w:val="nil"/>
              <w:tr2bl w:val="nil"/>
            </w:tcBorders>
            <w:shd w:val="clear" w:color="auto" w:fill="FFFFFF"/>
            <w:tcMar>
              <w:top w:w="80" w:type="dxa"/>
              <w:left w:w="80" w:type="dxa"/>
              <w:bottom w:w="80" w:type="dxa"/>
              <w:right w:w="80" w:type="dxa"/>
            </w:tcMar>
            <w:vAlign w:val="center"/>
          </w:tcPr>
          <w:p w14:paraId="1C5AAB41">
            <w:pPr>
              <w:rPr>
                <w:rFonts w:eastAsia="宋体"/>
                <w:color w:val="000000"/>
                <w:sz w:val="21"/>
                <w:szCs w:val="21"/>
              </w:rPr>
            </w:pPr>
            <w:r>
              <w:rPr>
                <w:rFonts w:eastAsia="宋体"/>
                <w:color w:val="000000"/>
                <w:sz w:val="21"/>
                <w:szCs w:val="21"/>
                <w:lang w:bidi="ar"/>
              </w:rPr>
              <w:t>挖掘多组学瓶颈，提出机理解释</w:t>
            </w:r>
          </w:p>
        </w:tc>
        <w:tc>
          <w:tcPr>
            <w:tcW w:w="4110" w:type="dxa"/>
            <w:tcBorders>
              <w:tl2br w:val="nil"/>
              <w:tr2bl w:val="nil"/>
            </w:tcBorders>
            <w:shd w:val="clear" w:color="auto" w:fill="FFFFFF"/>
            <w:tcMar>
              <w:top w:w="80" w:type="dxa"/>
              <w:left w:w="80" w:type="dxa"/>
              <w:bottom w:w="80" w:type="dxa"/>
              <w:right w:w="80" w:type="dxa"/>
            </w:tcMar>
            <w:vAlign w:val="center"/>
          </w:tcPr>
          <w:p w14:paraId="38DDB3CF">
            <w:pPr>
              <w:rPr>
                <w:rFonts w:eastAsia="宋体"/>
                <w:color w:val="000000"/>
                <w:sz w:val="21"/>
                <w:szCs w:val="21"/>
              </w:rPr>
            </w:pPr>
            <w:r>
              <w:rPr>
                <w:rStyle w:val="15"/>
                <w:rFonts w:ascii="Times New Roman" w:hAnsi="Times New Roman" w:eastAsia="宋体"/>
                <w:color w:val="000000"/>
                <w:sz w:val="21"/>
                <w:szCs w:val="21"/>
                <w:lang w:bidi="ar"/>
              </w:rPr>
              <w:t>bottlenecks</w:t>
            </w:r>
            <w:r>
              <w:rPr>
                <w:rFonts w:eastAsia="宋体"/>
                <w:color w:val="000000"/>
                <w:sz w:val="21"/>
                <w:szCs w:val="21"/>
                <w:lang w:bidi="ar"/>
              </w:rPr>
              <w:t>, </w:t>
            </w:r>
            <w:r>
              <w:rPr>
                <w:rStyle w:val="15"/>
                <w:rFonts w:ascii="Times New Roman" w:hAnsi="Times New Roman" w:eastAsia="宋体"/>
                <w:color w:val="000000"/>
                <w:sz w:val="21"/>
                <w:szCs w:val="21"/>
                <w:lang w:bidi="ar"/>
              </w:rPr>
              <w:t>mechanism_hypotheses</w:t>
            </w:r>
          </w:p>
        </w:tc>
      </w:tr>
      <w:tr w14:paraId="7FB44D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117" w:type="dxa"/>
            <w:tcBorders>
              <w:tl2br w:val="nil"/>
              <w:tr2bl w:val="nil"/>
            </w:tcBorders>
            <w:shd w:val="clear" w:color="auto" w:fill="FFFFFF"/>
            <w:tcMar>
              <w:top w:w="80" w:type="dxa"/>
              <w:left w:w="80" w:type="dxa"/>
              <w:bottom w:w="80" w:type="dxa"/>
              <w:right w:w="80" w:type="dxa"/>
            </w:tcMar>
            <w:vAlign w:val="center"/>
          </w:tcPr>
          <w:p w14:paraId="1A2428AB">
            <w:pPr>
              <w:rPr>
                <w:rFonts w:eastAsia="宋体"/>
                <w:color w:val="000000"/>
                <w:sz w:val="21"/>
                <w:szCs w:val="21"/>
              </w:rPr>
            </w:pPr>
            <w:r>
              <w:rPr>
                <w:rStyle w:val="13"/>
                <w:rFonts w:eastAsia="宋体"/>
                <w:b w:val="0"/>
                <w:color w:val="000000"/>
                <w:sz w:val="21"/>
                <w:szCs w:val="21"/>
                <w:lang w:bidi="ar"/>
              </w:rPr>
              <w:t>工程</w:t>
            </w:r>
            <w:r>
              <w:rPr>
                <w:rStyle w:val="13"/>
                <w:rFonts w:hint="eastAsia" w:eastAsia="宋体"/>
                <w:b w:val="0"/>
                <w:color w:val="000000"/>
                <w:sz w:val="21"/>
                <w:szCs w:val="21"/>
                <w:lang w:bidi="ar"/>
              </w:rPr>
              <w:t>改造策略生成与实验规划</w:t>
            </w:r>
          </w:p>
        </w:tc>
        <w:tc>
          <w:tcPr>
            <w:tcW w:w="1960" w:type="dxa"/>
            <w:tcBorders>
              <w:tl2br w:val="nil"/>
              <w:tr2bl w:val="nil"/>
            </w:tcBorders>
            <w:shd w:val="clear" w:color="auto" w:fill="FFFFFF"/>
            <w:tcMar>
              <w:top w:w="80" w:type="dxa"/>
              <w:left w:w="80" w:type="dxa"/>
              <w:bottom w:w="80" w:type="dxa"/>
              <w:right w:w="80" w:type="dxa"/>
            </w:tcMar>
            <w:vAlign w:val="center"/>
          </w:tcPr>
          <w:p w14:paraId="51B5285F">
            <w:pPr>
              <w:rPr>
                <w:rFonts w:eastAsia="宋体"/>
                <w:color w:val="000000"/>
                <w:sz w:val="21"/>
                <w:szCs w:val="21"/>
              </w:rPr>
            </w:pPr>
            <w:r>
              <w:rPr>
                <w:rFonts w:eastAsia="宋体"/>
                <w:color w:val="000000"/>
                <w:sz w:val="21"/>
                <w:szCs w:val="21"/>
                <w:lang w:bidi="ar"/>
              </w:rPr>
              <w:t>生成迭代策略、实验计划及决策缺口</w:t>
            </w:r>
          </w:p>
        </w:tc>
        <w:tc>
          <w:tcPr>
            <w:tcW w:w="4110" w:type="dxa"/>
            <w:tcBorders>
              <w:tl2br w:val="nil"/>
              <w:tr2bl w:val="nil"/>
            </w:tcBorders>
            <w:shd w:val="clear" w:color="auto" w:fill="FFFFFF"/>
            <w:tcMar>
              <w:top w:w="80" w:type="dxa"/>
              <w:left w:w="80" w:type="dxa"/>
              <w:bottom w:w="80" w:type="dxa"/>
              <w:right w:w="80" w:type="dxa"/>
            </w:tcMar>
            <w:vAlign w:val="center"/>
          </w:tcPr>
          <w:p w14:paraId="46B08933">
            <w:pPr>
              <w:rPr>
                <w:rFonts w:eastAsia="宋体"/>
                <w:color w:val="000000"/>
                <w:sz w:val="21"/>
                <w:szCs w:val="21"/>
              </w:rPr>
            </w:pPr>
            <w:r>
              <w:rPr>
                <w:rStyle w:val="15"/>
                <w:rFonts w:ascii="Times New Roman" w:hAnsi="Times New Roman" w:eastAsia="宋体"/>
                <w:color w:val="000000"/>
                <w:sz w:val="21"/>
                <w:szCs w:val="21"/>
                <w:lang w:bidi="ar"/>
              </w:rPr>
              <w:t>strategies</w:t>
            </w:r>
            <w:r>
              <w:rPr>
                <w:rFonts w:eastAsia="宋体"/>
                <w:color w:val="000000"/>
                <w:sz w:val="21"/>
                <w:szCs w:val="21"/>
                <w:lang w:bidi="ar"/>
              </w:rPr>
              <w:t>, </w:t>
            </w:r>
            <w:r>
              <w:rPr>
                <w:rStyle w:val="15"/>
                <w:rFonts w:ascii="Times New Roman" w:hAnsi="Times New Roman" w:eastAsia="宋体"/>
                <w:color w:val="000000"/>
                <w:sz w:val="21"/>
                <w:szCs w:val="21"/>
                <w:lang w:bidi="ar"/>
              </w:rPr>
              <w:t>next_experiments</w:t>
            </w:r>
            <w:r>
              <w:rPr>
                <w:rFonts w:eastAsia="宋体"/>
                <w:color w:val="000000"/>
                <w:sz w:val="21"/>
                <w:szCs w:val="21"/>
                <w:lang w:bidi="ar"/>
              </w:rPr>
              <w:t>, </w:t>
            </w:r>
            <w:r>
              <w:rPr>
                <w:rStyle w:val="15"/>
                <w:rFonts w:ascii="Times New Roman" w:hAnsi="Times New Roman" w:eastAsia="宋体"/>
                <w:color w:val="000000"/>
                <w:sz w:val="21"/>
                <w:szCs w:val="21"/>
                <w:lang w:bidi="ar"/>
              </w:rPr>
              <w:t>decision_gaps</w:t>
            </w:r>
          </w:p>
        </w:tc>
      </w:tr>
      <w:tr w14:paraId="3A17B9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2117" w:type="dxa"/>
            <w:tcBorders>
              <w:tl2br w:val="nil"/>
              <w:tr2bl w:val="nil"/>
            </w:tcBorders>
            <w:shd w:val="clear" w:color="auto" w:fill="FFFFFF"/>
            <w:tcMar>
              <w:top w:w="80" w:type="dxa"/>
              <w:left w:w="80" w:type="dxa"/>
              <w:bottom w:w="80" w:type="dxa"/>
              <w:right w:w="80" w:type="dxa"/>
            </w:tcMar>
            <w:vAlign w:val="center"/>
          </w:tcPr>
          <w:p w14:paraId="3DB5DCA5">
            <w:pPr>
              <w:rPr>
                <w:rFonts w:eastAsia="宋体"/>
                <w:color w:val="000000"/>
                <w:sz w:val="21"/>
                <w:szCs w:val="21"/>
              </w:rPr>
            </w:pPr>
            <w:r>
              <w:rPr>
                <w:rStyle w:val="13"/>
                <w:rFonts w:hint="eastAsia" w:eastAsia="宋体"/>
                <w:b w:val="0"/>
                <w:color w:val="000000"/>
                <w:sz w:val="21"/>
                <w:szCs w:val="21"/>
                <w:lang w:bidi="ar"/>
              </w:rPr>
              <w:t xml:space="preserve">科研流程与机理图智能生成    </w:t>
            </w:r>
          </w:p>
        </w:tc>
        <w:tc>
          <w:tcPr>
            <w:tcW w:w="1960" w:type="dxa"/>
            <w:tcBorders>
              <w:tl2br w:val="nil"/>
              <w:tr2bl w:val="nil"/>
            </w:tcBorders>
            <w:shd w:val="clear" w:color="auto" w:fill="FFFFFF"/>
            <w:tcMar>
              <w:top w:w="80" w:type="dxa"/>
              <w:left w:w="80" w:type="dxa"/>
              <w:bottom w:w="80" w:type="dxa"/>
              <w:right w:w="80" w:type="dxa"/>
            </w:tcMar>
            <w:vAlign w:val="center"/>
          </w:tcPr>
          <w:p w14:paraId="284930BE">
            <w:pPr>
              <w:rPr>
                <w:rFonts w:eastAsia="宋体"/>
                <w:color w:val="000000"/>
                <w:sz w:val="21"/>
                <w:szCs w:val="21"/>
              </w:rPr>
            </w:pPr>
            <w:r>
              <w:rPr>
                <w:rStyle w:val="13"/>
                <w:rFonts w:eastAsia="宋体"/>
                <w:b w:val="0"/>
                <w:color w:val="000000"/>
                <w:sz w:val="21"/>
                <w:szCs w:val="21"/>
                <w:lang w:bidi="ar"/>
              </w:rPr>
              <w:t>可视化</w:t>
            </w:r>
          </w:p>
        </w:tc>
        <w:tc>
          <w:tcPr>
            <w:tcW w:w="4110" w:type="dxa"/>
            <w:tcBorders>
              <w:tl2br w:val="nil"/>
              <w:tr2bl w:val="nil"/>
            </w:tcBorders>
            <w:shd w:val="clear" w:color="auto" w:fill="FFFFFF"/>
            <w:tcMar>
              <w:top w:w="80" w:type="dxa"/>
              <w:left w:w="80" w:type="dxa"/>
              <w:bottom w:w="80" w:type="dxa"/>
              <w:right w:w="80" w:type="dxa"/>
            </w:tcMar>
            <w:vAlign w:val="center"/>
          </w:tcPr>
          <w:p w14:paraId="3B306C0A">
            <w:pPr>
              <w:rPr>
                <w:rFonts w:eastAsia="宋体"/>
                <w:color w:val="000000"/>
                <w:sz w:val="21"/>
                <w:szCs w:val="21"/>
              </w:rPr>
            </w:pPr>
            <w:r>
              <w:rPr>
                <w:rFonts w:eastAsia="宋体"/>
                <w:color w:val="000000"/>
                <w:sz w:val="21"/>
                <w:szCs w:val="21"/>
                <w:lang w:bidi="ar"/>
              </w:rPr>
              <w:t>生成流程图、机理图或数据图表</w:t>
            </w:r>
          </w:p>
        </w:tc>
      </w:tr>
    </w:tbl>
    <w:p w14:paraId="3DA4B38B">
      <w:pPr>
        <w:spacing w:before="0" w:beforeAutospacing="0" w:after="0" w:afterAutospacing="0" w:line="360" w:lineRule="auto"/>
        <w:ind w:firstLine="480" w:firstLineChars="200"/>
      </w:pPr>
    </w:p>
    <w:p w14:paraId="1FD1C423">
      <w:pPr>
        <w:pStyle w:val="8"/>
        <w:spacing w:before="0" w:beforeAutospacing="0" w:after="0" w:afterAutospacing="0" w:line="360" w:lineRule="auto"/>
        <w:rPr>
          <w:color w:val="000000"/>
          <w:szCs w:val="24"/>
        </w:rPr>
      </w:pPr>
      <w:r>
        <w:rPr>
          <w:rFonts w:hint="eastAsia"/>
        </w:rPr>
        <w:t xml:space="preserve">3.2.2 </w:t>
      </w:r>
      <w:r>
        <w:rPr>
          <w:rFonts w:eastAsia="宋体"/>
          <w:b/>
          <w:bCs/>
          <w:color w:val="000000"/>
          <w:szCs w:val="24"/>
        </w:rPr>
        <w:t>基于EvoMind引擎的定制开发的数据库查询与序列分析MCP工具集</w:t>
      </w:r>
      <w:r>
        <w:rPr>
          <w:rFonts w:eastAsia="宋体"/>
          <w:color w:val="000000"/>
          <w:szCs w:val="24"/>
        </w:rPr>
        <w:t>：这部分工具负责生物数据相关信息的获取与基础的比对计算。</w:t>
      </w:r>
      <w:r>
        <w:rPr>
          <w:rFonts w:eastAsia="宋体"/>
          <w:b/>
          <w:bCs/>
          <w:color w:val="000000"/>
          <w:szCs w:val="24"/>
          <w:shd w:val="clear" w:color="auto" w:fill="FFFFFF"/>
        </w:rPr>
        <w:t>乙方需将该工具集的源码交付至甲方，相关知识产权归甲方所有</w:t>
      </w:r>
      <w:r>
        <w:rPr>
          <w:rFonts w:eastAsia="宋体"/>
          <w:color w:val="000000"/>
          <w:szCs w:val="24"/>
          <w:shd w:val="clear" w:color="auto" w:fill="FFFFFF"/>
        </w:rPr>
        <w:t>。</w:t>
      </w:r>
      <w:r>
        <w:rPr>
          <w:rFonts w:hint="eastAsia"/>
        </w:rPr>
        <w:t>具体包括：</w:t>
      </w:r>
    </w:p>
    <w:tbl>
      <w:tblPr>
        <w:tblStyle w:val="10"/>
        <w:tblW w:w="850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1237"/>
        <w:gridCol w:w="1930"/>
        <w:gridCol w:w="1530"/>
        <w:gridCol w:w="3811"/>
      </w:tblGrid>
      <w:tr w14:paraId="79826EB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1237" w:type="dxa"/>
            <w:tcBorders>
              <w:tl2br w:val="nil"/>
              <w:tr2bl w:val="nil"/>
            </w:tcBorders>
            <w:shd w:val="clear" w:color="auto" w:fill="D7D7D7" w:themeFill="background1" w:themeFillShade="D8"/>
            <w:tcMar>
              <w:top w:w="80" w:type="dxa"/>
              <w:left w:w="80" w:type="dxa"/>
              <w:bottom w:w="80" w:type="dxa"/>
              <w:right w:w="80" w:type="dxa"/>
            </w:tcMar>
            <w:vAlign w:val="center"/>
          </w:tcPr>
          <w:p w14:paraId="35415C78">
            <w:pPr>
              <w:jc w:val="center"/>
              <w:rPr>
                <w:rFonts w:eastAsia="宋体"/>
                <w:b/>
                <w:bCs/>
                <w:color w:val="000000"/>
                <w:sz w:val="21"/>
                <w:szCs w:val="21"/>
                <w:lang w:bidi="ar"/>
              </w:rPr>
            </w:pPr>
            <w:r>
              <w:rPr>
                <w:rFonts w:eastAsia="宋体"/>
                <w:b/>
                <w:bCs/>
                <w:color w:val="000000"/>
                <w:sz w:val="21"/>
                <w:szCs w:val="21"/>
                <w:lang w:bidi="ar"/>
              </w:rPr>
              <w:t>分类</w:t>
            </w:r>
          </w:p>
        </w:tc>
        <w:tc>
          <w:tcPr>
            <w:tcW w:w="1930" w:type="dxa"/>
            <w:tcBorders>
              <w:tl2br w:val="nil"/>
              <w:tr2bl w:val="nil"/>
            </w:tcBorders>
            <w:shd w:val="clear" w:color="auto" w:fill="D7D7D7" w:themeFill="background1" w:themeFillShade="D8"/>
            <w:tcMar>
              <w:top w:w="80" w:type="dxa"/>
              <w:left w:w="80" w:type="dxa"/>
              <w:bottom w:w="80" w:type="dxa"/>
              <w:right w:w="80" w:type="dxa"/>
            </w:tcMar>
            <w:vAlign w:val="center"/>
          </w:tcPr>
          <w:p w14:paraId="4700CA57">
            <w:pPr>
              <w:jc w:val="center"/>
              <w:rPr>
                <w:rFonts w:eastAsia="宋体"/>
                <w:b/>
                <w:bCs/>
                <w:color w:val="000000"/>
                <w:sz w:val="21"/>
                <w:szCs w:val="21"/>
                <w:lang w:bidi="ar"/>
              </w:rPr>
            </w:pPr>
            <w:r>
              <w:rPr>
                <w:rFonts w:eastAsia="宋体"/>
                <w:b/>
                <w:bCs/>
                <w:color w:val="000000"/>
                <w:sz w:val="21"/>
                <w:szCs w:val="21"/>
                <w:lang w:bidi="ar"/>
              </w:rPr>
              <w:t>工具名 (Function)</w:t>
            </w:r>
          </w:p>
        </w:tc>
        <w:tc>
          <w:tcPr>
            <w:tcW w:w="1530" w:type="dxa"/>
            <w:tcBorders>
              <w:tl2br w:val="nil"/>
              <w:tr2bl w:val="nil"/>
            </w:tcBorders>
            <w:shd w:val="clear" w:color="auto" w:fill="D7D7D7" w:themeFill="background1" w:themeFillShade="D8"/>
            <w:tcMar>
              <w:top w:w="80" w:type="dxa"/>
              <w:left w:w="80" w:type="dxa"/>
              <w:bottom w:w="80" w:type="dxa"/>
              <w:right w:w="80" w:type="dxa"/>
            </w:tcMar>
            <w:vAlign w:val="center"/>
          </w:tcPr>
          <w:p w14:paraId="38D2F2ED">
            <w:pPr>
              <w:jc w:val="center"/>
              <w:rPr>
                <w:rFonts w:eastAsia="宋体"/>
                <w:b/>
                <w:bCs/>
                <w:color w:val="000000"/>
                <w:sz w:val="21"/>
                <w:szCs w:val="21"/>
                <w:lang w:bidi="ar"/>
              </w:rPr>
            </w:pPr>
            <w:r>
              <w:rPr>
                <w:rFonts w:eastAsia="宋体"/>
                <w:b/>
                <w:bCs/>
                <w:color w:val="000000"/>
                <w:sz w:val="21"/>
                <w:szCs w:val="21"/>
                <w:lang w:bidi="ar"/>
              </w:rPr>
              <w:t>数据源 / 实现</w:t>
            </w:r>
          </w:p>
        </w:tc>
        <w:tc>
          <w:tcPr>
            <w:tcW w:w="3811" w:type="dxa"/>
            <w:tcBorders>
              <w:tl2br w:val="nil"/>
              <w:tr2bl w:val="nil"/>
            </w:tcBorders>
            <w:shd w:val="clear" w:color="auto" w:fill="D7D7D7" w:themeFill="background1" w:themeFillShade="D8"/>
            <w:tcMar>
              <w:top w:w="80" w:type="dxa"/>
              <w:left w:w="80" w:type="dxa"/>
              <w:bottom w:w="80" w:type="dxa"/>
              <w:right w:w="80" w:type="dxa"/>
            </w:tcMar>
            <w:vAlign w:val="center"/>
          </w:tcPr>
          <w:p w14:paraId="7DEE1677">
            <w:pPr>
              <w:jc w:val="center"/>
              <w:rPr>
                <w:rFonts w:eastAsia="宋体"/>
                <w:b/>
                <w:bCs/>
                <w:color w:val="000000"/>
                <w:sz w:val="21"/>
                <w:szCs w:val="21"/>
                <w:lang w:bidi="ar"/>
              </w:rPr>
            </w:pPr>
            <w:r>
              <w:rPr>
                <w:rFonts w:eastAsia="宋体"/>
                <w:b/>
                <w:bCs/>
                <w:color w:val="000000"/>
                <w:sz w:val="21"/>
                <w:szCs w:val="21"/>
                <w:lang w:bidi="ar"/>
              </w:rPr>
              <w:t>核心功能</w:t>
            </w:r>
          </w:p>
        </w:tc>
      </w:tr>
      <w:tr w14:paraId="61EDBE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1237" w:type="dxa"/>
            <w:vMerge w:val="restart"/>
            <w:tcBorders>
              <w:tl2br w:val="nil"/>
              <w:tr2bl w:val="nil"/>
            </w:tcBorders>
            <w:shd w:val="clear" w:color="auto" w:fill="FFFFFF"/>
            <w:tcMar>
              <w:top w:w="80" w:type="dxa"/>
              <w:left w:w="80" w:type="dxa"/>
              <w:bottom w:w="80" w:type="dxa"/>
              <w:right w:w="80" w:type="dxa"/>
            </w:tcMar>
            <w:vAlign w:val="center"/>
          </w:tcPr>
          <w:p w14:paraId="302AFA25">
            <w:pPr>
              <w:rPr>
                <w:rFonts w:eastAsia="宋体"/>
                <w:color w:val="000000"/>
                <w:sz w:val="21"/>
                <w:szCs w:val="21"/>
                <w:lang w:bidi="ar"/>
              </w:rPr>
            </w:pPr>
            <w:r>
              <w:rPr>
                <w:rFonts w:eastAsia="宋体"/>
                <w:color w:val="000000"/>
                <w:sz w:val="21"/>
                <w:szCs w:val="21"/>
                <w:lang w:bidi="ar"/>
              </w:rPr>
              <w:t>数据库查询</w:t>
            </w:r>
          </w:p>
        </w:tc>
        <w:tc>
          <w:tcPr>
            <w:tcW w:w="1930" w:type="dxa"/>
            <w:tcBorders>
              <w:tl2br w:val="nil"/>
              <w:tr2bl w:val="nil"/>
            </w:tcBorders>
            <w:shd w:val="clear" w:color="auto" w:fill="FFFFFF"/>
            <w:tcMar>
              <w:top w:w="80" w:type="dxa"/>
              <w:left w:w="80" w:type="dxa"/>
              <w:bottom w:w="80" w:type="dxa"/>
              <w:right w:w="80" w:type="dxa"/>
            </w:tcMar>
            <w:vAlign w:val="center"/>
          </w:tcPr>
          <w:p w14:paraId="6915F600">
            <w:pPr>
              <w:rPr>
                <w:rFonts w:eastAsia="宋体"/>
                <w:color w:val="000000"/>
                <w:sz w:val="21"/>
                <w:szCs w:val="21"/>
                <w:lang w:bidi="ar"/>
              </w:rPr>
            </w:pPr>
            <w:r>
              <w:rPr>
                <w:rFonts w:eastAsia="宋体"/>
                <w:color w:val="000000"/>
                <w:sz w:val="21"/>
                <w:szCs w:val="21"/>
                <w:lang w:bidi="ar"/>
              </w:rPr>
              <w:t>alphafold_fetch</w:t>
            </w:r>
          </w:p>
        </w:tc>
        <w:tc>
          <w:tcPr>
            <w:tcW w:w="1530" w:type="dxa"/>
            <w:tcBorders>
              <w:tl2br w:val="nil"/>
              <w:tr2bl w:val="nil"/>
            </w:tcBorders>
            <w:shd w:val="clear" w:color="auto" w:fill="FFFFFF"/>
            <w:tcMar>
              <w:top w:w="80" w:type="dxa"/>
              <w:left w:w="80" w:type="dxa"/>
              <w:bottom w:w="80" w:type="dxa"/>
              <w:right w:w="80" w:type="dxa"/>
            </w:tcMar>
            <w:vAlign w:val="center"/>
          </w:tcPr>
          <w:p w14:paraId="20AC7E26">
            <w:pPr>
              <w:rPr>
                <w:rFonts w:eastAsia="宋体"/>
                <w:color w:val="000000"/>
                <w:sz w:val="21"/>
                <w:szCs w:val="21"/>
                <w:lang w:bidi="ar"/>
              </w:rPr>
            </w:pPr>
            <w:r>
              <w:rPr>
                <w:rFonts w:eastAsia="宋体"/>
                <w:color w:val="000000"/>
                <w:sz w:val="21"/>
                <w:szCs w:val="21"/>
                <w:lang w:bidi="ar"/>
              </w:rPr>
              <w:t>AlphaFold DB</w:t>
            </w:r>
          </w:p>
        </w:tc>
        <w:tc>
          <w:tcPr>
            <w:tcW w:w="3811" w:type="dxa"/>
            <w:tcBorders>
              <w:tl2br w:val="nil"/>
              <w:tr2bl w:val="nil"/>
            </w:tcBorders>
            <w:shd w:val="clear" w:color="auto" w:fill="FFFFFF"/>
            <w:tcMar>
              <w:top w:w="80" w:type="dxa"/>
              <w:left w:w="80" w:type="dxa"/>
              <w:bottom w:w="80" w:type="dxa"/>
              <w:right w:w="80" w:type="dxa"/>
            </w:tcMar>
            <w:vAlign w:val="center"/>
          </w:tcPr>
          <w:p w14:paraId="2550011D">
            <w:pPr>
              <w:rPr>
                <w:rFonts w:eastAsia="宋体"/>
                <w:color w:val="000000"/>
                <w:sz w:val="21"/>
                <w:szCs w:val="21"/>
                <w:lang w:bidi="ar"/>
              </w:rPr>
            </w:pPr>
            <w:r>
              <w:rPr>
                <w:rFonts w:eastAsia="宋体"/>
                <w:color w:val="000000"/>
                <w:sz w:val="21"/>
                <w:szCs w:val="21"/>
                <w:lang w:bidi="ar"/>
              </w:rPr>
              <w:t>获取预测结构及 pLDDT 置信度</w:t>
            </w:r>
          </w:p>
        </w:tc>
      </w:tr>
      <w:tr w14:paraId="28807FC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1237" w:type="dxa"/>
            <w:vMerge w:val="continue"/>
            <w:tcBorders>
              <w:tl2br w:val="nil"/>
              <w:tr2bl w:val="nil"/>
            </w:tcBorders>
            <w:shd w:val="clear" w:color="auto" w:fill="FFFFFF"/>
            <w:tcMar>
              <w:top w:w="80" w:type="dxa"/>
              <w:left w:w="80" w:type="dxa"/>
              <w:bottom w:w="80" w:type="dxa"/>
              <w:right w:w="80" w:type="dxa"/>
            </w:tcMar>
            <w:vAlign w:val="center"/>
          </w:tcPr>
          <w:p w14:paraId="25548641">
            <w:pPr>
              <w:rPr>
                <w:rFonts w:eastAsia="宋体"/>
                <w:color w:val="000000"/>
                <w:sz w:val="21"/>
                <w:szCs w:val="21"/>
                <w:lang w:bidi="ar"/>
              </w:rPr>
            </w:pPr>
          </w:p>
        </w:tc>
        <w:tc>
          <w:tcPr>
            <w:tcW w:w="1930" w:type="dxa"/>
            <w:tcBorders>
              <w:tl2br w:val="nil"/>
              <w:tr2bl w:val="nil"/>
            </w:tcBorders>
            <w:shd w:val="clear" w:color="auto" w:fill="FFFFFF"/>
            <w:tcMar>
              <w:top w:w="80" w:type="dxa"/>
              <w:left w:w="80" w:type="dxa"/>
              <w:bottom w:w="80" w:type="dxa"/>
              <w:right w:w="80" w:type="dxa"/>
            </w:tcMar>
            <w:vAlign w:val="center"/>
          </w:tcPr>
          <w:p w14:paraId="56996123">
            <w:pPr>
              <w:rPr>
                <w:rFonts w:eastAsia="宋体"/>
                <w:color w:val="000000"/>
                <w:sz w:val="21"/>
                <w:szCs w:val="21"/>
                <w:lang w:bidi="ar"/>
              </w:rPr>
            </w:pPr>
            <w:r>
              <w:rPr>
                <w:rFonts w:eastAsia="宋体"/>
                <w:color w:val="000000"/>
                <w:sz w:val="21"/>
                <w:szCs w:val="21"/>
                <w:lang w:bidi="ar"/>
              </w:rPr>
              <w:t>uniprot_fetch</w:t>
            </w:r>
          </w:p>
        </w:tc>
        <w:tc>
          <w:tcPr>
            <w:tcW w:w="1530" w:type="dxa"/>
            <w:tcBorders>
              <w:tl2br w:val="nil"/>
              <w:tr2bl w:val="nil"/>
            </w:tcBorders>
            <w:shd w:val="clear" w:color="auto" w:fill="FFFFFF"/>
            <w:tcMar>
              <w:top w:w="80" w:type="dxa"/>
              <w:left w:w="80" w:type="dxa"/>
              <w:bottom w:w="80" w:type="dxa"/>
              <w:right w:w="80" w:type="dxa"/>
            </w:tcMar>
            <w:vAlign w:val="center"/>
          </w:tcPr>
          <w:p w14:paraId="5AD8CFF4">
            <w:pPr>
              <w:rPr>
                <w:rFonts w:eastAsia="宋体"/>
                <w:color w:val="000000"/>
                <w:sz w:val="21"/>
                <w:szCs w:val="21"/>
                <w:lang w:bidi="ar"/>
              </w:rPr>
            </w:pPr>
            <w:r>
              <w:rPr>
                <w:rFonts w:eastAsia="宋体"/>
                <w:color w:val="000000"/>
                <w:sz w:val="21"/>
                <w:szCs w:val="21"/>
                <w:lang w:bidi="ar"/>
              </w:rPr>
              <w:t>UniProt REST</w:t>
            </w:r>
          </w:p>
        </w:tc>
        <w:tc>
          <w:tcPr>
            <w:tcW w:w="3811" w:type="dxa"/>
            <w:tcBorders>
              <w:tl2br w:val="nil"/>
              <w:tr2bl w:val="nil"/>
            </w:tcBorders>
            <w:shd w:val="clear" w:color="auto" w:fill="FFFFFF"/>
            <w:tcMar>
              <w:top w:w="80" w:type="dxa"/>
              <w:left w:w="80" w:type="dxa"/>
              <w:bottom w:w="80" w:type="dxa"/>
              <w:right w:w="80" w:type="dxa"/>
            </w:tcMar>
            <w:vAlign w:val="center"/>
          </w:tcPr>
          <w:p w14:paraId="2EEABFB2">
            <w:pPr>
              <w:rPr>
                <w:rFonts w:eastAsia="宋体"/>
                <w:color w:val="000000"/>
                <w:sz w:val="21"/>
                <w:szCs w:val="21"/>
                <w:lang w:bidi="ar"/>
              </w:rPr>
            </w:pPr>
            <w:r>
              <w:rPr>
                <w:rFonts w:eastAsia="宋体"/>
                <w:color w:val="000000"/>
                <w:sz w:val="21"/>
                <w:szCs w:val="21"/>
                <w:lang w:bidi="ar"/>
              </w:rPr>
              <w:t>蛋白注释、GO 功能、序列查询</w:t>
            </w:r>
          </w:p>
        </w:tc>
      </w:tr>
      <w:tr w14:paraId="0C6C3DB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37" w:type="dxa"/>
            <w:vMerge w:val="continue"/>
            <w:tcBorders>
              <w:tl2br w:val="nil"/>
              <w:tr2bl w:val="nil"/>
            </w:tcBorders>
            <w:shd w:val="clear" w:color="auto" w:fill="FFFFFF"/>
            <w:tcMar>
              <w:top w:w="80" w:type="dxa"/>
              <w:left w:w="80" w:type="dxa"/>
              <w:bottom w:w="80" w:type="dxa"/>
              <w:right w:w="80" w:type="dxa"/>
            </w:tcMar>
            <w:vAlign w:val="center"/>
          </w:tcPr>
          <w:p w14:paraId="7F52581D">
            <w:pPr>
              <w:rPr>
                <w:rFonts w:eastAsia="宋体"/>
                <w:color w:val="000000"/>
                <w:sz w:val="21"/>
                <w:szCs w:val="21"/>
                <w:lang w:bidi="ar"/>
              </w:rPr>
            </w:pPr>
          </w:p>
        </w:tc>
        <w:tc>
          <w:tcPr>
            <w:tcW w:w="1930" w:type="dxa"/>
            <w:tcBorders>
              <w:tl2br w:val="nil"/>
              <w:tr2bl w:val="nil"/>
            </w:tcBorders>
            <w:shd w:val="clear" w:color="auto" w:fill="FFFFFF"/>
            <w:tcMar>
              <w:top w:w="80" w:type="dxa"/>
              <w:left w:w="80" w:type="dxa"/>
              <w:bottom w:w="80" w:type="dxa"/>
              <w:right w:w="80" w:type="dxa"/>
            </w:tcMar>
            <w:vAlign w:val="center"/>
          </w:tcPr>
          <w:p w14:paraId="2A6049FC">
            <w:pPr>
              <w:rPr>
                <w:rFonts w:eastAsia="宋体"/>
                <w:color w:val="000000"/>
                <w:sz w:val="21"/>
                <w:szCs w:val="21"/>
                <w:lang w:bidi="ar"/>
              </w:rPr>
            </w:pPr>
            <w:r>
              <w:rPr>
                <w:rFonts w:eastAsia="宋体"/>
                <w:color w:val="000000"/>
                <w:sz w:val="21"/>
                <w:szCs w:val="21"/>
                <w:lang w:bidi="ar"/>
              </w:rPr>
              <w:t>pdb_fetch</w:t>
            </w:r>
          </w:p>
        </w:tc>
        <w:tc>
          <w:tcPr>
            <w:tcW w:w="1530" w:type="dxa"/>
            <w:tcBorders>
              <w:tl2br w:val="nil"/>
              <w:tr2bl w:val="nil"/>
            </w:tcBorders>
            <w:shd w:val="clear" w:color="auto" w:fill="FFFFFF"/>
            <w:tcMar>
              <w:top w:w="80" w:type="dxa"/>
              <w:left w:w="80" w:type="dxa"/>
              <w:bottom w:w="80" w:type="dxa"/>
              <w:right w:w="80" w:type="dxa"/>
            </w:tcMar>
            <w:vAlign w:val="center"/>
          </w:tcPr>
          <w:p w14:paraId="67E80CFB">
            <w:pPr>
              <w:rPr>
                <w:rFonts w:eastAsia="宋体"/>
                <w:color w:val="000000"/>
                <w:sz w:val="21"/>
                <w:szCs w:val="21"/>
                <w:lang w:bidi="ar"/>
              </w:rPr>
            </w:pPr>
            <w:r>
              <w:rPr>
                <w:rFonts w:eastAsia="宋体"/>
                <w:color w:val="000000"/>
                <w:sz w:val="21"/>
                <w:szCs w:val="21"/>
                <w:lang w:bidi="ar"/>
              </w:rPr>
              <w:t>RCSB PDB</w:t>
            </w:r>
          </w:p>
        </w:tc>
        <w:tc>
          <w:tcPr>
            <w:tcW w:w="3811" w:type="dxa"/>
            <w:tcBorders>
              <w:tl2br w:val="nil"/>
              <w:tr2bl w:val="nil"/>
            </w:tcBorders>
            <w:shd w:val="clear" w:color="auto" w:fill="FFFFFF"/>
            <w:tcMar>
              <w:top w:w="80" w:type="dxa"/>
              <w:left w:w="80" w:type="dxa"/>
              <w:bottom w:w="80" w:type="dxa"/>
              <w:right w:w="80" w:type="dxa"/>
            </w:tcMar>
            <w:vAlign w:val="center"/>
          </w:tcPr>
          <w:p w14:paraId="0712F5D4">
            <w:pPr>
              <w:rPr>
                <w:rFonts w:eastAsia="宋体"/>
                <w:color w:val="000000"/>
                <w:sz w:val="21"/>
                <w:szCs w:val="21"/>
                <w:lang w:bidi="ar"/>
              </w:rPr>
            </w:pPr>
            <w:r>
              <w:rPr>
                <w:rFonts w:eastAsia="宋体"/>
                <w:color w:val="000000"/>
                <w:sz w:val="21"/>
                <w:szCs w:val="21"/>
                <w:lang w:bidi="ar"/>
              </w:rPr>
              <w:t>实验解析结构元数据与序列获取</w:t>
            </w:r>
          </w:p>
        </w:tc>
      </w:tr>
      <w:tr w14:paraId="08A2434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37" w:type="dxa"/>
            <w:vMerge w:val="continue"/>
            <w:tcBorders>
              <w:tl2br w:val="nil"/>
              <w:tr2bl w:val="nil"/>
            </w:tcBorders>
            <w:shd w:val="clear" w:color="auto" w:fill="FFFFFF"/>
            <w:tcMar>
              <w:top w:w="80" w:type="dxa"/>
              <w:left w:w="80" w:type="dxa"/>
              <w:bottom w:w="80" w:type="dxa"/>
              <w:right w:w="80" w:type="dxa"/>
            </w:tcMar>
            <w:vAlign w:val="center"/>
          </w:tcPr>
          <w:p w14:paraId="67B5C7DB">
            <w:pPr>
              <w:rPr>
                <w:rFonts w:eastAsia="宋体"/>
                <w:color w:val="000000"/>
                <w:sz w:val="21"/>
                <w:szCs w:val="21"/>
                <w:lang w:bidi="ar"/>
              </w:rPr>
            </w:pPr>
          </w:p>
        </w:tc>
        <w:tc>
          <w:tcPr>
            <w:tcW w:w="1930" w:type="dxa"/>
            <w:tcBorders>
              <w:tl2br w:val="nil"/>
              <w:tr2bl w:val="nil"/>
            </w:tcBorders>
            <w:shd w:val="clear" w:color="auto" w:fill="FFFFFF"/>
            <w:tcMar>
              <w:top w:w="80" w:type="dxa"/>
              <w:left w:w="80" w:type="dxa"/>
              <w:bottom w:w="80" w:type="dxa"/>
              <w:right w:w="80" w:type="dxa"/>
            </w:tcMar>
            <w:vAlign w:val="center"/>
          </w:tcPr>
          <w:p w14:paraId="662E5AB8">
            <w:pPr>
              <w:rPr>
                <w:rFonts w:eastAsia="宋体"/>
                <w:color w:val="000000"/>
                <w:sz w:val="21"/>
                <w:szCs w:val="21"/>
                <w:lang w:bidi="ar"/>
              </w:rPr>
            </w:pPr>
            <w:r>
              <w:rPr>
                <w:rFonts w:eastAsia="宋体"/>
                <w:color w:val="000000"/>
                <w:sz w:val="21"/>
                <w:szCs w:val="21"/>
                <w:lang w:bidi="ar"/>
              </w:rPr>
              <w:t>ncbi_protein_search</w:t>
            </w:r>
          </w:p>
        </w:tc>
        <w:tc>
          <w:tcPr>
            <w:tcW w:w="1530" w:type="dxa"/>
            <w:tcBorders>
              <w:tl2br w:val="nil"/>
              <w:tr2bl w:val="nil"/>
            </w:tcBorders>
            <w:shd w:val="clear" w:color="auto" w:fill="FFFFFF"/>
            <w:tcMar>
              <w:top w:w="80" w:type="dxa"/>
              <w:left w:w="80" w:type="dxa"/>
              <w:bottom w:w="80" w:type="dxa"/>
              <w:right w:w="80" w:type="dxa"/>
            </w:tcMar>
            <w:vAlign w:val="center"/>
          </w:tcPr>
          <w:p w14:paraId="0D12CB95">
            <w:pPr>
              <w:rPr>
                <w:rFonts w:eastAsia="宋体"/>
                <w:color w:val="000000"/>
                <w:sz w:val="21"/>
                <w:szCs w:val="21"/>
                <w:lang w:bidi="ar"/>
              </w:rPr>
            </w:pPr>
            <w:r>
              <w:rPr>
                <w:rFonts w:eastAsia="宋体"/>
                <w:color w:val="000000"/>
                <w:sz w:val="21"/>
                <w:szCs w:val="21"/>
                <w:lang w:bidi="ar"/>
              </w:rPr>
              <w:t>NCBI E-utils</w:t>
            </w:r>
          </w:p>
        </w:tc>
        <w:tc>
          <w:tcPr>
            <w:tcW w:w="3811" w:type="dxa"/>
            <w:tcBorders>
              <w:tl2br w:val="nil"/>
              <w:tr2bl w:val="nil"/>
            </w:tcBorders>
            <w:shd w:val="clear" w:color="auto" w:fill="FFFFFF"/>
            <w:tcMar>
              <w:top w:w="80" w:type="dxa"/>
              <w:left w:w="80" w:type="dxa"/>
              <w:bottom w:w="80" w:type="dxa"/>
              <w:right w:w="80" w:type="dxa"/>
            </w:tcMar>
            <w:vAlign w:val="center"/>
          </w:tcPr>
          <w:p w14:paraId="3CCA30EB">
            <w:pPr>
              <w:rPr>
                <w:rFonts w:eastAsia="宋体"/>
                <w:color w:val="000000"/>
                <w:sz w:val="21"/>
                <w:szCs w:val="21"/>
                <w:lang w:bidi="ar"/>
              </w:rPr>
            </w:pPr>
            <w:r>
              <w:rPr>
                <w:rFonts w:eastAsia="宋体"/>
                <w:color w:val="000000"/>
                <w:sz w:val="21"/>
                <w:szCs w:val="21"/>
                <w:lang w:bidi="ar"/>
              </w:rPr>
              <w:t>蛋白序列搜索 (esearch + efetch)</w:t>
            </w:r>
          </w:p>
        </w:tc>
      </w:tr>
      <w:tr w14:paraId="785E942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37" w:type="dxa"/>
            <w:vMerge w:val="continue"/>
            <w:tcBorders>
              <w:tl2br w:val="nil"/>
              <w:tr2bl w:val="nil"/>
            </w:tcBorders>
            <w:shd w:val="clear" w:color="auto" w:fill="FFFFFF"/>
            <w:tcMar>
              <w:top w:w="80" w:type="dxa"/>
              <w:left w:w="80" w:type="dxa"/>
              <w:bottom w:w="80" w:type="dxa"/>
              <w:right w:w="80" w:type="dxa"/>
            </w:tcMar>
            <w:vAlign w:val="center"/>
          </w:tcPr>
          <w:p w14:paraId="765B01E8">
            <w:pPr>
              <w:rPr>
                <w:rFonts w:eastAsia="宋体"/>
                <w:color w:val="000000"/>
                <w:sz w:val="21"/>
                <w:szCs w:val="21"/>
                <w:lang w:bidi="ar"/>
              </w:rPr>
            </w:pPr>
          </w:p>
        </w:tc>
        <w:tc>
          <w:tcPr>
            <w:tcW w:w="1930" w:type="dxa"/>
            <w:tcBorders>
              <w:tl2br w:val="nil"/>
              <w:tr2bl w:val="nil"/>
            </w:tcBorders>
            <w:shd w:val="clear" w:color="auto" w:fill="FFFFFF"/>
            <w:tcMar>
              <w:top w:w="80" w:type="dxa"/>
              <w:left w:w="80" w:type="dxa"/>
              <w:bottom w:w="80" w:type="dxa"/>
              <w:right w:w="80" w:type="dxa"/>
            </w:tcMar>
            <w:vAlign w:val="center"/>
          </w:tcPr>
          <w:p w14:paraId="7AC4AED4">
            <w:pPr>
              <w:rPr>
                <w:rFonts w:eastAsia="宋体"/>
                <w:color w:val="000000"/>
                <w:sz w:val="21"/>
                <w:szCs w:val="21"/>
                <w:lang w:bidi="ar"/>
              </w:rPr>
            </w:pPr>
            <w:r>
              <w:rPr>
                <w:rFonts w:eastAsia="宋体"/>
                <w:color w:val="000000"/>
                <w:sz w:val="21"/>
                <w:szCs w:val="21"/>
                <w:lang w:bidi="ar"/>
              </w:rPr>
              <w:t>pubmed_search</w:t>
            </w:r>
          </w:p>
        </w:tc>
        <w:tc>
          <w:tcPr>
            <w:tcW w:w="1530" w:type="dxa"/>
            <w:tcBorders>
              <w:tl2br w:val="nil"/>
              <w:tr2bl w:val="nil"/>
            </w:tcBorders>
            <w:shd w:val="clear" w:color="auto" w:fill="FFFFFF"/>
            <w:tcMar>
              <w:top w:w="80" w:type="dxa"/>
              <w:left w:w="80" w:type="dxa"/>
              <w:bottom w:w="80" w:type="dxa"/>
              <w:right w:w="80" w:type="dxa"/>
            </w:tcMar>
            <w:vAlign w:val="center"/>
          </w:tcPr>
          <w:p w14:paraId="6185B9BD">
            <w:pPr>
              <w:rPr>
                <w:rFonts w:eastAsia="宋体"/>
                <w:color w:val="000000"/>
                <w:sz w:val="21"/>
                <w:szCs w:val="21"/>
                <w:lang w:bidi="ar"/>
              </w:rPr>
            </w:pPr>
            <w:r>
              <w:rPr>
                <w:rFonts w:eastAsia="宋体"/>
                <w:color w:val="000000"/>
                <w:sz w:val="21"/>
                <w:szCs w:val="21"/>
                <w:lang w:bidi="ar"/>
              </w:rPr>
              <w:t>PubMed</w:t>
            </w:r>
          </w:p>
        </w:tc>
        <w:tc>
          <w:tcPr>
            <w:tcW w:w="3811" w:type="dxa"/>
            <w:tcBorders>
              <w:tl2br w:val="nil"/>
              <w:tr2bl w:val="nil"/>
            </w:tcBorders>
            <w:shd w:val="clear" w:color="auto" w:fill="FFFFFF"/>
            <w:tcMar>
              <w:top w:w="80" w:type="dxa"/>
              <w:left w:w="80" w:type="dxa"/>
              <w:bottom w:w="80" w:type="dxa"/>
              <w:right w:w="80" w:type="dxa"/>
            </w:tcMar>
            <w:vAlign w:val="center"/>
          </w:tcPr>
          <w:p w14:paraId="24F16BA3">
            <w:pPr>
              <w:rPr>
                <w:rFonts w:eastAsia="宋体"/>
                <w:color w:val="000000"/>
                <w:sz w:val="21"/>
                <w:szCs w:val="21"/>
                <w:lang w:bidi="ar"/>
              </w:rPr>
            </w:pPr>
            <w:r>
              <w:rPr>
                <w:rFonts w:eastAsia="宋体"/>
                <w:color w:val="000000"/>
                <w:sz w:val="21"/>
                <w:szCs w:val="21"/>
                <w:lang w:bidi="ar"/>
              </w:rPr>
              <w:t>文献搜索与摘要获取</w:t>
            </w:r>
          </w:p>
        </w:tc>
      </w:tr>
      <w:tr w14:paraId="1D0A5D0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c>
          <w:tcPr>
            <w:tcW w:w="1237" w:type="dxa"/>
            <w:vMerge w:val="restart"/>
            <w:tcBorders>
              <w:tl2br w:val="nil"/>
              <w:tr2bl w:val="nil"/>
            </w:tcBorders>
            <w:shd w:val="clear" w:color="auto" w:fill="FFFFFF"/>
            <w:tcMar>
              <w:top w:w="80" w:type="dxa"/>
              <w:left w:w="80" w:type="dxa"/>
              <w:bottom w:w="80" w:type="dxa"/>
              <w:right w:w="80" w:type="dxa"/>
            </w:tcMar>
            <w:vAlign w:val="center"/>
          </w:tcPr>
          <w:p w14:paraId="50485A05">
            <w:pPr>
              <w:rPr>
                <w:rFonts w:eastAsia="宋体"/>
                <w:color w:val="000000"/>
                <w:sz w:val="21"/>
                <w:szCs w:val="21"/>
                <w:lang w:bidi="ar"/>
              </w:rPr>
            </w:pPr>
            <w:r>
              <w:rPr>
                <w:rFonts w:eastAsia="宋体"/>
                <w:color w:val="000000"/>
                <w:sz w:val="21"/>
                <w:szCs w:val="21"/>
                <w:lang w:bidi="ar"/>
              </w:rPr>
              <w:t>序列分析</w:t>
            </w:r>
          </w:p>
        </w:tc>
        <w:tc>
          <w:tcPr>
            <w:tcW w:w="1930" w:type="dxa"/>
            <w:tcBorders>
              <w:tl2br w:val="nil"/>
              <w:tr2bl w:val="nil"/>
            </w:tcBorders>
            <w:shd w:val="clear" w:color="auto" w:fill="FFFFFF"/>
            <w:tcMar>
              <w:top w:w="80" w:type="dxa"/>
              <w:left w:w="80" w:type="dxa"/>
              <w:bottom w:w="80" w:type="dxa"/>
              <w:right w:w="80" w:type="dxa"/>
            </w:tcMar>
            <w:vAlign w:val="center"/>
          </w:tcPr>
          <w:p w14:paraId="4C55FCF3">
            <w:pPr>
              <w:rPr>
                <w:rFonts w:eastAsia="宋体"/>
                <w:color w:val="000000"/>
                <w:sz w:val="21"/>
                <w:szCs w:val="21"/>
                <w:lang w:bidi="ar"/>
              </w:rPr>
            </w:pPr>
            <w:r>
              <w:rPr>
                <w:rFonts w:eastAsia="宋体"/>
                <w:color w:val="000000"/>
                <w:sz w:val="21"/>
                <w:szCs w:val="21"/>
                <w:lang w:bidi="ar"/>
              </w:rPr>
              <w:t>blast_search</w:t>
            </w:r>
          </w:p>
        </w:tc>
        <w:tc>
          <w:tcPr>
            <w:tcW w:w="1530" w:type="dxa"/>
            <w:tcBorders>
              <w:tl2br w:val="nil"/>
              <w:tr2bl w:val="nil"/>
            </w:tcBorders>
            <w:shd w:val="clear" w:color="auto" w:fill="FFFFFF"/>
            <w:tcMar>
              <w:top w:w="80" w:type="dxa"/>
              <w:left w:w="80" w:type="dxa"/>
              <w:bottom w:w="80" w:type="dxa"/>
              <w:right w:w="80" w:type="dxa"/>
            </w:tcMar>
            <w:vAlign w:val="center"/>
          </w:tcPr>
          <w:p w14:paraId="00685AB8">
            <w:pPr>
              <w:rPr>
                <w:rFonts w:eastAsia="宋体"/>
                <w:color w:val="000000"/>
                <w:sz w:val="21"/>
                <w:szCs w:val="21"/>
                <w:lang w:bidi="ar"/>
              </w:rPr>
            </w:pPr>
            <w:r>
              <w:rPr>
                <w:rFonts w:eastAsia="宋体"/>
                <w:color w:val="000000"/>
                <w:sz w:val="21"/>
                <w:szCs w:val="21"/>
                <w:lang w:bidi="ar"/>
              </w:rPr>
              <w:t>NCBI BLAST</w:t>
            </w:r>
          </w:p>
        </w:tc>
        <w:tc>
          <w:tcPr>
            <w:tcW w:w="3811" w:type="dxa"/>
            <w:tcBorders>
              <w:tl2br w:val="nil"/>
              <w:tr2bl w:val="nil"/>
            </w:tcBorders>
            <w:shd w:val="clear" w:color="auto" w:fill="FFFFFF"/>
            <w:tcMar>
              <w:top w:w="80" w:type="dxa"/>
              <w:left w:w="80" w:type="dxa"/>
              <w:bottom w:w="80" w:type="dxa"/>
              <w:right w:w="80" w:type="dxa"/>
            </w:tcMar>
            <w:vAlign w:val="center"/>
          </w:tcPr>
          <w:p w14:paraId="4B7D2988">
            <w:pPr>
              <w:rPr>
                <w:rFonts w:eastAsia="宋体"/>
                <w:color w:val="000000"/>
                <w:sz w:val="21"/>
                <w:szCs w:val="21"/>
                <w:lang w:bidi="ar"/>
              </w:rPr>
            </w:pPr>
            <w:r>
              <w:rPr>
                <w:rFonts w:eastAsia="宋体"/>
                <w:color w:val="000000"/>
                <w:sz w:val="21"/>
                <w:szCs w:val="21"/>
                <w:lang w:bidi="ar"/>
              </w:rPr>
              <w:t>远程序列同源性搜索</w:t>
            </w:r>
          </w:p>
        </w:tc>
      </w:tr>
      <w:tr w14:paraId="1D0BB27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37" w:type="dxa"/>
            <w:vMerge w:val="continue"/>
            <w:tcBorders>
              <w:tl2br w:val="nil"/>
              <w:tr2bl w:val="nil"/>
            </w:tcBorders>
            <w:shd w:val="clear" w:color="auto" w:fill="FFFFFF"/>
            <w:tcMar>
              <w:top w:w="80" w:type="dxa"/>
              <w:left w:w="80" w:type="dxa"/>
              <w:bottom w:w="80" w:type="dxa"/>
              <w:right w:w="80" w:type="dxa"/>
            </w:tcMar>
            <w:vAlign w:val="center"/>
          </w:tcPr>
          <w:p w14:paraId="3151B124">
            <w:pPr>
              <w:rPr>
                <w:rFonts w:eastAsia="宋体"/>
                <w:color w:val="000000"/>
                <w:sz w:val="21"/>
                <w:szCs w:val="21"/>
                <w:lang w:bidi="ar"/>
              </w:rPr>
            </w:pPr>
          </w:p>
        </w:tc>
        <w:tc>
          <w:tcPr>
            <w:tcW w:w="1930" w:type="dxa"/>
            <w:tcBorders>
              <w:tl2br w:val="nil"/>
              <w:tr2bl w:val="nil"/>
            </w:tcBorders>
            <w:shd w:val="clear" w:color="auto" w:fill="FFFFFF"/>
            <w:tcMar>
              <w:top w:w="80" w:type="dxa"/>
              <w:left w:w="80" w:type="dxa"/>
              <w:bottom w:w="80" w:type="dxa"/>
              <w:right w:w="80" w:type="dxa"/>
            </w:tcMar>
            <w:vAlign w:val="center"/>
          </w:tcPr>
          <w:p w14:paraId="1DDB217B">
            <w:pPr>
              <w:rPr>
                <w:rFonts w:eastAsia="宋体"/>
                <w:color w:val="000000"/>
                <w:sz w:val="21"/>
                <w:szCs w:val="21"/>
                <w:lang w:bidi="ar"/>
              </w:rPr>
            </w:pPr>
            <w:r>
              <w:rPr>
                <w:rFonts w:eastAsia="宋体"/>
                <w:color w:val="000000"/>
                <w:sz w:val="21"/>
                <w:szCs w:val="21"/>
                <w:lang w:bidi="ar"/>
              </w:rPr>
              <w:t>emboss_water_align</w:t>
            </w:r>
          </w:p>
        </w:tc>
        <w:tc>
          <w:tcPr>
            <w:tcW w:w="1530" w:type="dxa"/>
            <w:tcBorders>
              <w:tl2br w:val="nil"/>
              <w:tr2bl w:val="nil"/>
            </w:tcBorders>
            <w:shd w:val="clear" w:color="auto" w:fill="FFFFFF"/>
            <w:tcMar>
              <w:top w:w="80" w:type="dxa"/>
              <w:left w:w="80" w:type="dxa"/>
              <w:bottom w:w="80" w:type="dxa"/>
              <w:right w:w="80" w:type="dxa"/>
            </w:tcMar>
            <w:vAlign w:val="center"/>
          </w:tcPr>
          <w:p w14:paraId="0775A62E">
            <w:pPr>
              <w:rPr>
                <w:rFonts w:eastAsia="宋体"/>
                <w:color w:val="000000"/>
                <w:sz w:val="21"/>
                <w:szCs w:val="21"/>
                <w:lang w:bidi="ar"/>
              </w:rPr>
            </w:pPr>
            <w:r>
              <w:rPr>
                <w:rFonts w:eastAsia="宋体"/>
                <w:color w:val="000000"/>
                <w:sz w:val="21"/>
                <w:szCs w:val="21"/>
                <w:lang w:bidi="ar"/>
              </w:rPr>
              <w:t>本地 Smith-Waterman</w:t>
            </w:r>
          </w:p>
        </w:tc>
        <w:tc>
          <w:tcPr>
            <w:tcW w:w="3811" w:type="dxa"/>
            <w:tcBorders>
              <w:tl2br w:val="nil"/>
              <w:tr2bl w:val="nil"/>
            </w:tcBorders>
            <w:shd w:val="clear" w:color="auto" w:fill="FFFFFF"/>
            <w:tcMar>
              <w:top w:w="80" w:type="dxa"/>
              <w:left w:w="80" w:type="dxa"/>
              <w:bottom w:w="80" w:type="dxa"/>
              <w:right w:w="80" w:type="dxa"/>
            </w:tcMar>
            <w:vAlign w:val="center"/>
          </w:tcPr>
          <w:p w14:paraId="4742E2D3">
            <w:pPr>
              <w:rPr>
                <w:rFonts w:eastAsia="宋体"/>
                <w:color w:val="000000"/>
                <w:sz w:val="21"/>
                <w:szCs w:val="21"/>
                <w:lang w:bidi="ar"/>
              </w:rPr>
            </w:pPr>
            <w:r>
              <w:rPr>
                <w:rFonts w:eastAsia="宋体"/>
                <w:color w:val="000000"/>
                <w:sz w:val="21"/>
                <w:szCs w:val="21"/>
                <w:lang w:bidi="ar"/>
              </w:rPr>
              <w:t>局部双序列比对 (支持 BLOSUM62 等)</w:t>
            </w:r>
          </w:p>
        </w:tc>
      </w:tr>
      <w:tr w14:paraId="2BE1530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37" w:type="dxa"/>
            <w:vMerge w:val="continue"/>
            <w:tcBorders>
              <w:tl2br w:val="nil"/>
              <w:tr2bl w:val="nil"/>
            </w:tcBorders>
            <w:shd w:val="clear" w:color="auto" w:fill="FFFFFF"/>
            <w:tcMar>
              <w:top w:w="80" w:type="dxa"/>
              <w:left w:w="80" w:type="dxa"/>
              <w:bottom w:w="80" w:type="dxa"/>
              <w:right w:w="80" w:type="dxa"/>
            </w:tcMar>
            <w:vAlign w:val="center"/>
          </w:tcPr>
          <w:p w14:paraId="47C34F65">
            <w:pPr>
              <w:rPr>
                <w:rFonts w:eastAsia="宋体"/>
                <w:color w:val="000000"/>
                <w:sz w:val="21"/>
                <w:szCs w:val="21"/>
                <w:lang w:bidi="ar"/>
              </w:rPr>
            </w:pPr>
          </w:p>
        </w:tc>
        <w:tc>
          <w:tcPr>
            <w:tcW w:w="1930" w:type="dxa"/>
            <w:tcBorders>
              <w:tl2br w:val="nil"/>
              <w:tr2bl w:val="nil"/>
            </w:tcBorders>
            <w:shd w:val="clear" w:color="auto" w:fill="FFFFFF"/>
            <w:tcMar>
              <w:top w:w="80" w:type="dxa"/>
              <w:left w:w="80" w:type="dxa"/>
              <w:bottom w:w="80" w:type="dxa"/>
              <w:right w:w="80" w:type="dxa"/>
            </w:tcMar>
            <w:vAlign w:val="center"/>
          </w:tcPr>
          <w:p w14:paraId="4F80CC1B">
            <w:pPr>
              <w:rPr>
                <w:rFonts w:eastAsia="宋体"/>
                <w:color w:val="000000"/>
                <w:sz w:val="21"/>
                <w:szCs w:val="21"/>
                <w:lang w:bidi="ar"/>
              </w:rPr>
            </w:pPr>
            <w:r>
              <w:rPr>
                <w:rFonts w:eastAsia="宋体"/>
                <w:color w:val="000000"/>
                <w:sz w:val="21"/>
                <w:szCs w:val="21"/>
                <w:lang w:bidi="ar"/>
              </w:rPr>
              <w:t>clustal_align</w:t>
            </w:r>
          </w:p>
        </w:tc>
        <w:tc>
          <w:tcPr>
            <w:tcW w:w="1530" w:type="dxa"/>
            <w:tcBorders>
              <w:tl2br w:val="nil"/>
              <w:tr2bl w:val="nil"/>
            </w:tcBorders>
            <w:shd w:val="clear" w:color="auto" w:fill="FFFFFF"/>
            <w:tcMar>
              <w:top w:w="80" w:type="dxa"/>
              <w:left w:w="80" w:type="dxa"/>
              <w:bottom w:w="80" w:type="dxa"/>
              <w:right w:w="80" w:type="dxa"/>
            </w:tcMar>
            <w:vAlign w:val="center"/>
          </w:tcPr>
          <w:p w14:paraId="6DCB4DE5">
            <w:pPr>
              <w:rPr>
                <w:rFonts w:eastAsia="宋体"/>
                <w:color w:val="000000"/>
                <w:sz w:val="21"/>
                <w:szCs w:val="21"/>
                <w:lang w:bidi="ar"/>
              </w:rPr>
            </w:pPr>
            <w:r>
              <w:rPr>
                <w:rFonts w:eastAsia="宋体"/>
                <w:color w:val="000000"/>
                <w:sz w:val="21"/>
                <w:szCs w:val="21"/>
                <w:lang w:bidi="ar"/>
              </w:rPr>
              <w:t>ClustalOmega</w:t>
            </w:r>
          </w:p>
        </w:tc>
        <w:tc>
          <w:tcPr>
            <w:tcW w:w="3811" w:type="dxa"/>
            <w:tcBorders>
              <w:tl2br w:val="nil"/>
              <w:tr2bl w:val="nil"/>
            </w:tcBorders>
            <w:shd w:val="clear" w:color="auto" w:fill="FFFFFF"/>
            <w:tcMar>
              <w:top w:w="80" w:type="dxa"/>
              <w:left w:w="80" w:type="dxa"/>
              <w:bottom w:w="80" w:type="dxa"/>
              <w:right w:w="80" w:type="dxa"/>
            </w:tcMar>
            <w:vAlign w:val="center"/>
          </w:tcPr>
          <w:p w14:paraId="63D33F57">
            <w:pPr>
              <w:rPr>
                <w:rFonts w:eastAsia="宋体"/>
                <w:color w:val="000000"/>
                <w:sz w:val="21"/>
                <w:szCs w:val="21"/>
                <w:lang w:bidi="ar"/>
              </w:rPr>
            </w:pPr>
            <w:r>
              <w:rPr>
                <w:rFonts w:eastAsia="宋体"/>
                <w:color w:val="000000"/>
                <w:sz w:val="21"/>
                <w:szCs w:val="21"/>
                <w:lang w:bidi="ar"/>
              </w:rPr>
              <w:t>多序列渐进式比对</w:t>
            </w:r>
          </w:p>
        </w:tc>
      </w:tr>
      <w:tr w14:paraId="5D7608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1237" w:type="dxa"/>
            <w:vMerge w:val="continue"/>
            <w:tcBorders>
              <w:tl2br w:val="nil"/>
              <w:tr2bl w:val="nil"/>
            </w:tcBorders>
            <w:shd w:val="clear" w:color="auto" w:fill="FFFFFF"/>
            <w:tcMar>
              <w:top w:w="80" w:type="dxa"/>
              <w:left w:w="80" w:type="dxa"/>
              <w:bottom w:w="80" w:type="dxa"/>
              <w:right w:w="80" w:type="dxa"/>
            </w:tcMar>
            <w:vAlign w:val="center"/>
          </w:tcPr>
          <w:p w14:paraId="15F150DE">
            <w:pPr>
              <w:rPr>
                <w:rFonts w:eastAsia="宋体"/>
                <w:b/>
                <w:bCs/>
                <w:color w:val="000000"/>
                <w:sz w:val="21"/>
                <w:szCs w:val="21"/>
                <w:lang w:bidi="ar"/>
              </w:rPr>
            </w:pPr>
          </w:p>
        </w:tc>
        <w:tc>
          <w:tcPr>
            <w:tcW w:w="1930" w:type="dxa"/>
            <w:tcBorders>
              <w:tl2br w:val="nil"/>
              <w:tr2bl w:val="nil"/>
            </w:tcBorders>
            <w:shd w:val="clear" w:color="auto" w:fill="FFFFFF"/>
            <w:tcMar>
              <w:top w:w="80" w:type="dxa"/>
              <w:left w:w="80" w:type="dxa"/>
              <w:bottom w:w="80" w:type="dxa"/>
              <w:right w:w="80" w:type="dxa"/>
            </w:tcMar>
            <w:vAlign w:val="center"/>
          </w:tcPr>
          <w:p w14:paraId="5A54AA67">
            <w:pPr>
              <w:rPr>
                <w:rFonts w:eastAsia="宋体"/>
                <w:color w:val="000000"/>
                <w:sz w:val="21"/>
                <w:szCs w:val="21"/>
                <w:lang w:bidi="ar"/>
              </w:rPr>
            </w:pPr>
            <w:r>
              <w:rPr>
                <w:rFonts w:eastAsia="宋体"/>
                <w:color w:val="000000"/>
                <w:sz w:val="21"/>
                <w:szCs w:val="21"/>
                <w:lang w:bidi="ar"/>
              </w:rPr>
              <w:t>protparam_analyze</w:t>
            </w:r>
          </w:p>
        </w:tc>
        <w:tc>
          <w:tcPr>
            <w:tcW w:w="1530" w:type="dxa"/>
            <w:tcBorders>
              <w:tl2br w:val="nil"/>
              <w:tr2bl w:val="nil"/>
            </w:tcBorders>
            <w:shd w:val="clear" w:color="auto" w:fill="FFFFFF"/>
            <w:tcMar>
              <w:top w:w="80" w:type="dxa"/>
              <w:left w:w="80" w:type="dxa"/>
              <w:bottom w:w="80" w:type="dxa"/>
              <w:right w:w="80" w:type="dxa"/>
            </w:tcMar>
            <w:vAlign w:val="center"/>
          </w:tcPr>
          <w:p w14:paraId="0BA9E3A6">
            <w:pPr>
              <w:rPr>
                <w:rFonts w:eastAsia="宋体"/>
                <w:color w:val="000000"/>
                <w:sz w:val="21"/>
                <w:szCs w:val="21"/>
                <w:lang w:bidi="ar"/>
              </w:rPr>
            </w:pPr>
            <w:r>
              <w:rPr>
                <w:rFonts w:eastAsia="宋体"/>
                <w:color w:val="000000"/>
                <w:sz w:val="21"/>
                <w:szCs w:val="21"/>
                <w:lang w:bidi="ar"/>
              </w:rPr>
              <w:t>BioPython</w:t>
            </w:r>
          </w:p>
        </w:tc>
        <w:tc>
          <w:tcPr>
            <w:tcW w:w="3811" w:type="dxa"/>
            <w:tcBorders>
              <w:tl2br w:val="nil"/>
              <w:tr2bl w:val="nil"/>
            </w:tcBorders>
            <w:shd w:val="clear" w:color="auto" w:fill="FFFFFF"/>
            <w:tcMar>
              <w:top w:w="80" w:type="dxa"/>
              <w:left w:w="80" w:type="dxa"/>
              <w:bottom w:w="80" w:type="dxa"/>
              <w:right w:w="80" w:type="dxa"/>
            </w:tcMar>
            <w:vAlign w:val="center"/>
          </w:tcPr>
          <w:p w14:paraId="3DC4F0E8">
            <w:pPr>
              <w:rPr>
                <w:rFonts w:eastAsia="宋体"/>
                <w:color w:val="000000"/>
                <w:sz w:val="21"/>
                <w:szCs w:val="21"/>
                <w:lang w:bidi="ar"/>
              </w:rPr>
            </w:pPr>
            <w:r>
              <w:rPr>
                <w:rFonts w:eastAsia="宋体"/>
                <w:color w:val="000000"/>
                <w:sz w:val="21"/>
                <w:szCs w:val="21"/>
                <w:lang w:bidi="ar"/>
              </w:rPr>
              <w:t>计算 MW, pI, 不稳定指数, GRAVY</w:t>
            </w:r>
          </w:p>
        </w:tc>
      </w:tr>
    </w:tbl>
    <w:p w14:paraId="3467A83C">
      <w:pPr>
        <w:pStyle w:val="8"/>
        <w:spacing w:line="360" w:lineRule="auto"/>
        <w:rPr>
          <w:color w:val="000000"/>
          <w:szCs w:val="24"/>
        </w:rPr>
      </w:pPr>
      <w:r>
        <w:rPr>
          <w:rFonts w:hint="eastAsia"/>
        </w:rPr>
        <w:t xml:space="preserve">3.2.3 </w:t>
      </w:r>
      <w:r>
        <w:rPr>
          <w:rFonts w:eastAsia="宋体"/>
          <w:b/>
          <w:bCs/>
          <w:color w:val="000000"/>
          <w:szCs w:val="24"/>
        </w:rPr>
        <w:t>基于EvoMind引擎的定制开发的蛋白特征预测MCP工具集</w:t>
      </w:r>
      <w:r>
        <w:rPr>
          <w:rFonts w:eastAsia="宋体"/>
          <w:color w:val="000000"/>
          <w:szCs w:val="24"/>
        </w:rPr>
        <w:t>：此模块利用深度学习模型或统计学算法预测蛋白的生物物理性质。</w:t>
      </w:r>
      <w:r>
        <w:rPr>
          <w:rFonts w:eastAsia="宋体"/>
          <w:b/>
          <w:bCs/>
          <w:color w:val="000000"/>
          <w:szCs w:val="24"/>
          <w:shd w:val="clear" w:color="auto" w:fill="FFFFFF"/>
        </w:rPr>
        <w:t>乙方需将该工具集的源码交付至甲方，相关知识产权归甲方所有</w:t>
      </w:r>
      <w:r>
        <w:rPr>
          <w:rFonts w:eastAsia="宋体"/>
          <w:color w:val="000000"/>
          <w:szCs w:val="24"/>
          <w:shd w:val="clear" w:color="auto" w:fill="FFFFFF"/>
        </w:rPr>
        <w:t>。</w:t>
      </w:r>
      <w:r>
        <w:rPr>
          <w:rFonts w:hint="eastAsia"/>
        </w:rPr>
        <w:t>具体包括：</w:t>
      </w:r>
    </w:p>
    <w:tbl>
      <w:tblPr>
        <w:tblStyle w:val="10"/>
        <w:tblW w:w="8484"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2167"/>
        <w:gridCol w:w="1923"/>
        <w:gridCol w:w="4394"/>
      </w:tblGrid>
      <w:tr w14:paraId="62DE55F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3C1A94CD">
            <w:pPr>
              <w:jc w:val="center"/>
              <w:rPr>
                <w:rFonts w:eastAsia="宋体"/>
                <w:b/>
                <w:bCs/>
                <w:color w:val="000000"/>
                <w:sz w:val="21"/>
                <w:szCs w:val="21"/>
                <w:lang w:bidi="ar"/>
              </w:rPr>
            </w:pPr>
            <w:r>
              <w:rPr>
                <w:rFonts w:eastAsia="宋体"/>
                <w:b/>
                <w:bCs/>
                <w:color w:val="000000"/>
                <w:sz w:val="21"/>
                <w:szCs w:val="21"/>
                <w:lang w:bidi="ar"/>
              </w:rPr>
              <w:t>工具名 (Function)</w:t>
            </w:r>
          </w:p>
        </w:tc>
        <w:tc>
          <w:tcPr>
            <w:tcW w:w="0" w:type="auto"/>
            <w:tcBorders>
              <w:tl2br w:val="nil"/>
              <w:tr2bl w:val="nil"/>
            </w:tcBorders>
            <w:shd w:val="clear" w:color="auto" w:fill="D7D7D7" w:themeFill="background1" w:themeFillShade="D8"/>
            <w:tcMar>
              <w:top w:w="80" w:type="dxa"/>
              <w:left w:w="80" w:type="dxa"/>
              <w:bottom w:w="80" w:type="dxa"/>
              <w:right w:w="80" w:type="dxa"/>
            </w:tcMar>
            <w:vAlign w:val="center"/>
          </w:tcPr>
          <w:p w14:paraId="47A6E84D">
            <w:pPr>
              <w:jc w:val="center"/>
              <w:rPr>
                <w:rFonts w:eastAsia="宋体"/>
                <w:b/>
                <w:bCs/>
                <w:color w:val="000000"/>
                <w:sz w:val="21"/>
                <w:szCs w:val="21"/>
                <w:lang w:bidi="ar"/>
              </w:rPr>
            </w:pPr>
            <w:r>
              <w:rPr>
                <w:rFonts w:eastAsia="宋体"/>
                <w:b/>
                <w:bCs/>
                <w:color w:val="000000"/>
                <w:sz w:val="21"/>
                <w:szCs w:val="21"/>
                <w:lang w:bidi="ar"/>
              </w:rPr>
              <w:t>服务来源 / 模型</w:t>
            </w:r>
          </w:p>
        </w:tc>
        <w:tc>
          <w:tcPr>
            <w:tcW w:w="4394" w:type="dxa"/>
            <w:tcBorders>
              <w:tl2br w:val="nil"/>
              <w:tr2bl w:val="nil"/>
            </w:tcBorders>
            <w:shd w:val="clear" w:color="auto" w:fill="D7D7D7" w:themeFill="background1" w:themeFillShade="D8"/>
            <w:tcMar>
              <w:top w:w="80" w:type="dxa"/>
              <w:left w:w="80" w:type="dxa"/>
              <w:bottom w:w="80" w:type="dxa"/>
              <w:right w:w="80" w:type="dxa"/>
            </w:tcMar>
            <w:vAlign w:val="center"/>
          </w:tcPr>
          <w:p w14:paraId="47C26537">
            <w:pPr>
              <w:jc w:val="center"/>
              <w:rPr>
                <w:rFonts w:eastAsia="宋体"/>
                <w:b/>
                <w:bCs/>
                <w:color w:val="000000"/>
                <w:sz w:val="21"/>
                <w:szCs w:val="21"/>
                <w:lang w:bidi="ar"/>
              </w:rPr>
            </w:pPr>
            <w:r>
              <w:rPr>
                <w:rFonts w:eastAsia="宋体"/>
                <w:b/>
                <w:bCs/>
                <w:color w:val="000000"/>
                <w:sz w:val="21"/>
                <w:szCs w:val="21"/>
                <w:lang w:bidi="ar"/>
              </w:rPr>
              <w:t>核心预测功能</w:t>
            </w:r>
          </w:p>
        </w:tc>
      </w:tr>
      <w:tr w14:paraId="252F609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80" w:type="dxa"/>
              <w:left w:w="80" w:type="dxa"/>
              <w:bottom w:w="80" w:type="dxa"/>
              <w:right w:w="80" w:type="dxa"/>
            </w:tcMar>
            <w:vAlign w:val="center"/>
          </w:tcPr>
          <w:p w14:paraId="63ACA913">
            <w:pPr>
              <w:rPr>
                <w:rFonts w:eastAsia="宋体"/>
                <w:color w:val="000000"/>
                <w:sz w:val="21"/>
                <w:szCs w:val="21"/>
                <w:lang w:bidi="ar"/>
              </w:rPr>
            </w:pPr>
            <w:r>
              <w:rPr>
                <w:rFonts w:eastAsia="宋体"/>
                <w:color w:val="000000"/>
                <w:sz w:val="21"/>
                <w:szCs w:val="21"/>
                <w:lang w:bidi="ar"/>
              </w:rPr>
              <w:t>protscale_analyze</w:t>
            </w:r>
          </w:p>
        </w:tc>
        <w:tc>
          <w:tcPr>
            <w:tcW w:w="0" w:type="auto"/>
            <w:tcBorders>
              <w:tl2br w:val="nil"/>
              <w:tr2bl w:val="nil"/>
            </w:tcBorders>
            <w:shd w:val="clear" w:color="auto" w:fill="FFFFFF"/>
            <w:tcMar>
              <w:top w:w="80" w:type="dxa"/>
              <w:left w:w="80" w:type="dxa"/>
              <w:bottom w:w="80" w:type="dxa"/>
              <w:right w:w="80" w:type="dxa"/>
            </w:tcMar>
            <w:vAlign w:val="center"/>
          </w:tcPr>
          <w:p w14:paraId="6D366671">
            <w:pPr>
              <w:rPr>
                <w:rFonts w:eastAsia="宋体"/>
                <w:color w:val="000000"/>
                <w:sz w:val="21"/>
                <w:szCs w:val="21"/>
                <w:lang w:bidi="ar"/>
              </w:rPr>
            </w:pPr>
            <w:r>
              <w:rPr>
                <w:rFonts w:eastAsia="宋体"/>
                <w:color w:val="000000"/>
                <w:sz w:val="21"/>
                <w:szCs w:val="21"/>
                <w:lang w:bidi="ar"/>
              </w:rPr>
              <w:t>BioPython</w:t>
            </w:r>
          </w:p>
        </w:tc>
        <w:tc>
          <w:tcPr>
            <w:tcW w:w="4394" w:type="dxa"/>
            <w:tcBorders>
              <w:tl2br w:val="nil"/>
              <w:tr2bl w:val="nil"/>
            </w:tcBorders>
            <w:shd w:val="clear" w:color="auto" w:fill="FFFFFF"/>
            <w:tcMar>
              <w:top w:w="80" w:type="dxa"/>
              <w:left w:w="80" w:type="dxa"/>
              <w:bottom w:w="80" w:type="dxa"/>
              <w:right w:w="80" w:type="dxa"/>
            </w:tcMar>
            <w:vAlign w:val="center"/>
          </w:tcPr>
          <w:p w14:paraId="7B95BE0E">
            <w:pPr>
              <w:rPr>
                <w:rFonts w:eastAsia="宋体"/>
                <w:color w:val="000000"/>
                <w:sz w:val="21"/>
                <w:szCs w:val="21"/>
                <w:lang w:bidi="ar"/>
              </w:rPr>
            </w:pPr>
            <w:r>
              <w:rPr>
                <w:rFonts w:eastAsia="宋体"/>
                <w:color w:val="000000"/>
                <w:sz w:val="21"/>
                <w:szCs w:val="21"/>
                <w:lang w:bidi="ar"/>
              </w:rPr>
              <w:t>生成逐残基疏水性/理化性质图谱</w:t>
            </w:r>
          </w:p>
        </w:tc>
      </w:tr>
      <w:tr w14:paraId="25304B8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80" w:type="dxa"/>
              <w:left w:w="80" w:type="dxa"/>
              <w:bottom w:w="80" w:type="dxa"/>
              <w:right w:w="80" w:type="dxa"/>
            </w:tcMar>
            <w:vAlign w:val="center"/>
          </w:tcPr>
          <w:p w14:paraId="7A241E35">
            <w:pPr>
              <w:rPr>
                <w:rFonts w:eastAsia="宋体"/>
                <w:color w:val="000000"/>
                <w:sz w:val="21"/>
                <w:szCs w:val="21"/>
                <w:lang w:bidi="ar"/>
              </w:rPr>
            </w:pPr>
            <w:r>
              <w:rPr>
                <w:rFonts w:eastAsia="宋体"/>
                <w:color w:val="000000"/>
                <w:sz w:val="21"/>
                <w:szCs w:val="21"/>
                <w:lang w:bidi="ar"/>
              </w:rPr>
              <w:t>signalp_predict</w:t>
            </w:r>
          </w:p>
        </w:tc>
        <w:tc>
          <w:tcPr>
            <w:tcW w:w="0" w:type="auto"/>
            <w:tcBorders>
              <w:tl2br w:val="nil"/>
              <w:tr2bl w:val="nil"/>
            </w:tcBorders>
            <w:shd w:val="clear" w:color="auto" w:fill="FFFFFF"/>
            <w:tcMar>
              <w:top w:w="80" w:type="dxa"/>
              <w:left w:w="80" w:type="dxa"/>
              <w:bottom w:w="80" w:type="dxa"/>
              <w:right w:w="80" w:type="dxa"/>
            </w:tcMar>
            <w:vAlign w:val="center"/>
          </w:tcPr>
          <w:p w14:paraId="19DC7D76">
            <w:pPr>
              <w:rPr>
                <w:rFonts w:eastAsia="宋体"/>
                <w:color w:val="000000"/>
                <w:sz w:val="21"/>
                <w:szCs w:val="21"/>
                <w:lang w:bidi="ar"/>
              </w:rPr>
            </w:pPr>
            <w:r>
              <w:rPr>
                <w:rFonts w:eastAsia="宋体"/>
                <w:color w:val="000000"/>
                <w:sz w:val="21"/>
                <w:szCs w:val="21"/>
                <w:lang w:bidi="ar"/>
              </w:rPr>
              <w:t>SignalP-6.0</w:t>
            </w:r>
          </w:p>
        </w:tc>
        <w:tc>
          <w:tcPr>
            <w:tcW w:w="4394" w:type="dxa"/>
            <w:tcBorders>
              <w:tl2br w:val="nil"/>
              <w:tr2bl w:val="nil"/>
            </w:tcBorders>
            <w:shd w:val="clear" w:color="auto" w:fill="FFFFFF"/>
            <w:tcMar>
              <w:top w:w="80" w:type="dxa"/>
              <w:left w:w="80" w:type="dxa"/>
              <w:bottom w:w="80" w:type="dxa"/>
              <w:right w:w="80" w:type="dxa"/>
            </w:tcMar>
            <w:vAlign w:val="center"/>
          </w:tcPr>
          <w:p w14:paraId="72B55063">
            <w:pPr>
              <w:rPr>
                <w:rFonts w:eastAsia="宋体"/>
                <w:color w:val="000000"/>
                <w:sz w:val="21"/>
                <w:szCs w:val="21"/>
                <w:lang w:bidi="ar"/>
              </w:rPr>
            </w:pPr>
            <w:r>
              <w:rPr>
                <w:rFonts w:eastAsia="宋体"/>
                <w:color w:val="000000"/>
                <w:sz w:val="21"/>
                <w:szCs w:val="21"/>
                <w:lang w:bidi="ar"/>
              </w:rPr>
              <w:t>信号肽预测 (Sec/Tat/SP/LIPO)</w:t>
            </w:r>
          </w:p>
        </w:tc>
      </w:tr>
      <w:tr w14:paraId="1E2E29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80" w:type="dxa"/>
              <w:left w:w="80" w:type="dxa"/>
              <w:bottom w:w="80" w:type="dxa"/>
              <w:right w:w="80" w:type="dxa"/>
            </w:tcMar>
            <w:vAlign w:val="center"/>
          </w:tcPr>
          <w:p w14:paraId="3F653960">
            <w:pPr>
              <w:rPr>
                <w:rFonts w:eastAsia="宋体"/>
                <w:color w:val="000000"/>
                <w:sz w:val="21"/>
                <w:szCs w:val="21"/>
                <w:lang w:bidi="ar"/>
              </w:rPr>
            </w:pPr>
            <w:r>
              <w:rPr>
                <w:rFonts w:eastAsia="宋体"/>
                <w:color w:val="000000"/>
                <w:sz w:val="21"/>
                <w:szCs w:val="21"/>
                <w:lang w:bidi="ar"/>
              </w:rPr>
              <w:t>targetp_predict</w:t>
            </w:r>
          </w:p>
        </w:tc>
        <w:tc>
          <w:tcPr>
            <w:tcW w:w="0" w:type="auto"/>
            <w:tcBorders>
              <w:tl2br w:val="nil"/>
              <w:tr2bl w:val="nil"/>
            </w:tcBorders>
            <w:shd w:val="clear" w:color="auto" w:fill="FFFFFF"/>
            <w:tcMar>
              <w:top w:w="80" w:type="dxa"/>
              <w:left w:w="80" w:type="dxa"/>
              <w:bottom w:w="80" w:type="dxa"/>
              <w:right w:w="80" w:type="dxa"/>
            </w:tcMar>
            <w:vAlign w:val="center"/>
          </w:tcPr>
          <w:p w14:paraId="4D1C8FD8">
            <w:pPr>
              <w:rPr>
                <w:rFonts w:eastAsia="宋体"/>
                <w:color w:val="000000"/>
                <w:sz w:val="21"/>
                <w:szCs w:val="21"/>
                <w:lang w:bidi="ar"/>
              </w:rPr>
            </w:pPr>
            <w:r>
              <w:rPr>
                <w:rFonts w:eastAsia="宋体"/>
                <w:color w:val="000000"/>
                <w:sz w:val="21"/>
                <w:szCs w:val="21"/>
                <w:lang w:bidi="ar"/>
              </w:rPr>
              <w:t>TargetP-2.0</w:t>
            </w:r>
          </w:p>
        </w:tc>
        <w:tc>
          <w:tcPr>
            <w:tcW w:w="4394" w:type="dxa"/>
            <w:tcBorders>
              <w:tl2br w:val="nil"/>
              <w:tr2bl w:val="nil"/>
            </w:tcBorders>
            <w:shd w:val="clear" w:color="auto" w:fill="FFFFFF"/>
            <w:tcMar>
              <w:top w:w="80" w:type="dxa"/>
              <w:left w:w="80" w:type="dxa"/>
              <w:bottom w:w="80" w:type="dxa"/>
              <w:right w:w="80" w:type="dxa"/>
            </w:tcMar>
            <w:vAlign w:val="center"/>
          </w:tcPr>
          <w:p w14:paraId="022BDEDA">
            <w:pPr>
              <w:rPr>
                <w:rFonts w:eastAsia="宋体"/>
                <w:color w:val="000000"/>
                <w:sz w:val="21"/>
                <w:szCs w:val="21"/>
                <w:lang w:bidi="ar"/>
              </w:rPr>
            </w:pPr>
            <w:r>
              <w:rPr>
                <w:rFonts w:eastAsia="宋体"/>
                <w:color w:val="000000"/>
                <w:sz w:val="21"/>
                <w:szCs w:val="21"/>
                <w:lang w:bidi="ar"/>
              </w:rPr>
              <w:t>亚细胞靶向肽 (SP/mTP/cTP/luTP)</w:t>
            </w:r>
          </w:p>
        </w:tc>
      </w:tr>
      <w:tr w14:paraId="4F145DA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80" w:type="dxa"/>
              <w:left w:w="80" w:type="dxa"/>
              <w:bottom w:w="80" w:type="dxa"/>
              <w:right w:w="80" w:type="dxa"/>
            </w:tcMar>
            <w:vAlign w:val="center"/>
          </w:tcPr>
          <w:p w14:paraId="0E1A8090">
            <w:pPr>
              <w:rPr>
                <w:rFonts w:eastAsia="宋体"/>
                <w:color w:val="000000"/>
                <w:sz w:val="21"/>
                <w:szCs w:val="21"/>
                <w:lang w:bidi="ar"/>
              </w:rPr>
            </w:pPr>
            <w:r>
              <w:rPr>
                <w:rFonts w:eastAsia="宋体"/>
                <w:color w:val="000000"/>
                <w:sz w:val="21"/>
                <w:szCs w:val="21"/>
                <w:lang w:bidi="ar"/>
              </w:rPr>
              <w:t>deeploc_predict</w:t>
            </w:r>
          </w:p>
        </w:tc>
        <w:tc>
          <w:tcPr>
            <w:tcW w:w="0" w:type="auto"/>
            <w:tcBorders>
              <w:tl2br w:val="nil"/>
              <w:tr2bl w:val="nil"/>
            </w:tcBorders>
            <w:shd w:val="clear" w:color="auto" w:fill="FFFFFF"/>
            <w:tcMar>
              <w:top w:w="80" w:type="dxa"/>
              <w:left w:w="80" w:type="dxa"/>
              <w:bottom w:w="80" w:type="dxa"/>
              <w:right w:w="80" w:type="dxa"/>
            </w:tcMar>
            <w:vAlign w:val="center"/>
          </w:tcPr>
          <w:p w14:paraId="532903C6">
            <w:pPr>
              <w:rPr>
                <w:rFonts w:eastAsia="宋体"/>
                <w:color w:val="000000"/>
                <w:sz w:val="21"/>
                <w:szCs w:val="21"/>
                <w:lang w:bidi="ar"/>
              </w:rPr>
            </w:pPr>
            <w:r>
              <w:rPr>
                <w:rFonts w:eastAsia="宋体"/>
                <w:color w:val="000000"/>
                <w:sz w:val="21"/>
                <w:szCs w:val="21"/>
                <w:lang w:bidi="ar"/>
              </w:rPr>
              <w:t>DeepLoc-2.0</w:t>
            </w:r>
          </w:p>
        </w:tc>
        <w:tc>
          <w:tcPr>
            <w:tcW w:w="4394" w:type="dxa"/>
            <w:tcBorders>
              <w:tl2br w:val="nil"/>
              <w:tr2bl w:val="nil"/>
            </w:tcBorders>
            <w:shd w:val="clear" w:color="auto" w:fill="FFFFFF"/>
            <w:tcMar>
              <w:top w:w="80" w:type="dxa"/>
              <w:left w:w="80" w:type="dxa"/>
              <w:bottom w:w="80" w:type="dxa"/>
              <w:right w:w="80" w:type="dxa"/>
            </w:tcMar>
            <w:vAlign w:val="center"/>
          </w:tcPr>
          <w:p w14:paraId="5F920470">
            <w:pPr>
              <w:rPr>
                <w:rFonts w:eastAsia="宋体"/>
                <w:color w:val="000000"/>
                <w:sz w:val="21"/>
                <w:szCs w:val="21"/>
                <w:lang w:bidi="ar"/>
              </w:rPr>
            </w:pPr>
            <w:r>
              <w:rPr>
                <w:rFonts w:eastAsia="宋体"/>
                <w:color w:val="000000"/>
                <w:sz w:val="21"/>
                <w:szCs w:val="21"/>
                <w:lang w:bidi="ar"/>
              </w:rPr>
              <w:t>多标签亚细胞定位预测</w:t>
            </w:r>
          </w:p>
        </w:tc>
      </w:tr>
      <w:tr w14:paraId="63CCAE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tcBorders>
              <w:tl2br w:val="nil"/>
              <w:tr2bl w:val="nil"/>
            </w:tcBorders>
            <w:shd w:val="clear" w:color="auto" w:fill="FFFFFF"/>
            <w:tcMar>
              <w:top w:w="80" w:type="dxa"/>
              <w:left w:w="80" w:type="dxa"/>
              <w:bottom w:w="80" w:type="dxa"/>
              <w:right w:w="80" w:type="dxa"/>
            </w:tcMar>
            <w:vAlign w:val="center"/>
          </w:tcPr>
          <w:p w14:paraId="2D71F5E4">
            <w:pPr>
              <w:rPr>
                <w:rFonts w:eastAsia="宋体"/>
                <w:color w:val="000000"/>
                <w:sz w:val="21"/>
                <w:szCs w:val="21"/>
                <w:lang w:bidi="ar"/>
              </w:rPr>
            </w:pPr>
            <w:r>
              <w:rPr>
                <w:rFonts w:eastAsia="宋体"/>
                <w:color w:val="000000"/>
                <w:sz w:val="21"/>
                <w:szCs w:val="21"/>
                <w:lang w:bidi="ar"/>
              </w:rPr>
              <w:t>tmhmm_predict</w:t>
            </w:r>
          </w:p>
        </w:tc>
        <w:tc>
          <w:tcPr>
            <w:tcW w:w="0" w:type="auto"/>
            <w:tcBorders>
              <w:tl2br w:val="nil"/>
              <w:tr2bl w:val="nil"/>
            </w:tcBorders>
            <w:shd w:val="clear" w:color="auto" w:fill="FFFFFF"/>
            <w:tcMar>
              <w:top w:w="80" w:type="dxa"/>
              <w:left w:w="80" w:type="dxa"/>
              <w:bottom w:w="80" w:type="dxa"/>
              <w:right w:w="80" w:type="dxa"/>
            </w:tcMar>
            <w:vAlign w:val="center"/>
          </w:tcPr>
          <w:p w14:paraId="3BD05A10">
            <w:pPr>
              <w:rPr>
                <w:rFonts w:eastAsia="宋体"/>
                <w:color w:val="000000"/>
                <w:sz w:val="21"/>
                <w:szCs w:val="21"/>
                <w:lang w:bidi="ar"/>
              </w:rPr>
            </w:pPr>
            <w:r>
              <w:rPr>
                <w:rFonts w:eastAsia="宋体"/>
                <w:color w:val="000000"/>
                <w:sz w:val="21"/>
                <w:szCs w:val="21"/>
                <w:lang w:bidi="ar"/>
              </w:rPr>
              <w:t>TMHMM-2.0</w:t>
            </w:r>
          </w:p>
        </w:tc>
        <w:tc>
          <w:tcPr>
            <w:tcW w:w="4394" w:type="dxa"/>
            <w:tcBorders>
              <w:tl2br w:val="nil"/>
              <w:tr2bl w:val="nil"/>
            </w:tcBorders>
            <w:shd w:val="clear" w:color="auto" w:fill="FFFFFF"/>
            <w:tcMar>
              <w:top w:w="80" w:type="dxa"/>
              <w:left w:w="80" w:type="dxa"/>
              <w:bottom w:w="80" w:type="dxa"/>
              <w:right w:w="80" w:type="dxa"/>
            </w:tcMar>
            <w:vAlign w:val="center"/>
          </w:tcPr>
          <w:p w14:paraId="4DDEE270">
            <w:pPr>
              <w:rPr>
                <w:rFonts w:eastAsia="宋体"/>
                <w:color w:val="000000"/>
                <w:sz w:val="21"/>
                <w:szCs w:val="21"/>
                <w:lang w:bidi="ar"/>
              </w:rPr>
            </w:pPr>
            <w:r>
              <w:rPr>
                <w:rFonts w:eastAsia="宋体"/>
                <w:color w:val="000000"/>
                <w:sz w:val="21"/>
                <w:szCs w:val="21"/>
                <w:lang w:bidi="ar"/>
              </w:rPr>
              <w:t>跨膜螺旋域数量与拓扑结构预测</w:t>
            </w:r>
          </w:p>
        </w:tc>
      </w:tr>
    </w:tbl>
    <w:p w14:paraId="3DE0F654">
      <w:pPr>
        <w:spacing w:before="0" w:beforeAutospacing="0" w:after="0" w:afterAutospacing="0" w:line="360" w:lineRule="auto"/>
        <w:ind w:firstLine="480" w:firstLineChars="200"/>
      </w:pPr>
    </w:p>
    <w:p w14:paraId="7BFE953D">
      <w:pPr>
        <w:spacing w:before="0" w:beforeAutospacing="0" w:after="0" w:afterAutospacing="0" w:line="360" w:lineRule="auto"/>
        <w:ind w:firstLine="0" w:firstLineChars="0"/>
        <w:rPr>
          <w:rFonts w:eastAsia="宋体"/>
          <w:color w:val="000000"/>
          <w:szCs w:val="24"/>
        </w:rPr>
      </w:pPr>
      <w:r>
        <w:rPr>
          <w:rFonts w:hint="eastAsia"/>
        </w:rPr>
        <w:t xml:space="preserve">3.3 </w:t>
      </w:r>
      <w:r>
        <w:rPr>
          <w:rFonts w:eastAsia="宋体"/>
          <w:color w:val="000000"/>
          <w:szCs w:val="24"/>
        </w:rPr>
        <w:t>操作界面要求：系统基于EvoMind多智能体协同引擎深度定制引擎，构建集知识管理与智能分析于一体的三栏交互工作台。该工作台左侧集成项目工作区，用于各类结构化文档管理与检索；中间区域提供流式对话窗口，支持用户直接上传实验数据文件（如 CSV、Excel）并与 AI 进行多轮交互；右侧区域则作为 动态分析视图，实时预览Docs、Markdown、Excel文件。</w:t>
      </w:r>
    </w:p>
    <w:p w14:paraId="39A162E2">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3.4 使用场景目标</w:t>
      </w:r>
    </w:p>
    <w:p w14:paraId="5BF1B6C8">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 xml:space="preserve">3.4.1 </w:t>
      </w:r>
      <w:r>
        <w:rPr>
          <w:rFonts w:eastAsia="宋体"/>
          <w:color w:val="000000"/>
          <w:szCs w:val="24"/>
        </w:rPr>
        <w:t>使用场景1:</w:t>
      </w:r>
      <w:r>
        <w:rPr>
          <w:rFonts w:hint="eastAsia" w:eastAsia="宋体"/>
          <w:color w:val="000000"/>
          <w:szCs w:val="24"/>
        </w:rPr>
        <w:t>（1）</w:t>
      </w:r>
      <w:r>
        <w:rPr>
          <w:rFonts w:eastAsia="宋体"/>
          <w:color w:val="000000"/>
          <w:szCs w:val="24"/>
        </w:rPr>
        <w:t xml:space="preserve"> EvoMind-KM支持完成用户的单步骤任务:用户可以上传文件和提交任务描述(即聊天文本);</w:t>
      </w:r>
      <w:r>
        <w:rPr>
          <w:rFonts w:hint="eastAsia" w:eastAsia="宋体"/>
          <w:color w:val="000000"/>
          <w:szCs w:val="24"/>
        </w:rPr>
        <w:t>（2）</w:t>
      </w:r>
      <w:r>
        <w:rPr>
          <w:rFonts w:eastAsia="宋体"/>
          <w:color w:val="000000"/>
          <w:szCs w:val="24"/>
        </w:rPr>
        <w:t>EvoMind-KM 基于用户的任务描述和上传的数据，使用相关工具以及其他相关的知识数据去执行和完成用户任务;</w:t>
      </w:r>
      <w:r>
        <w:rPr>
          <w:rFonts w:hint="eastAsia" w:eastAsia="宋体"/>
          <w:color w:val="000000"/>
          <w:szCs w:val="24"/>
        </w:rPr>
        <w:t>（3）</w:t>
      </w:r>
      <w:r>
        <w:rPr>
          <w:rFonts w:eastAsia="宋体"/>
          <w:color w:val="000000"/>
          <w:szCs w:val="24"/>
        </w:rPr>
        <w:t>EvoMind-KM提供给用户执行结果(结果的返回具体形式:1聊天框内回复用户;2提供结果文件的访问和下载)</w:t>
      </w:r>
      <w:r>
        <w:rPr>
          <w:rFonts w:hint="eastAsia" w:eastAsia="宋体"/>
          <w:color w:val="000000"/>
          <w:szCs w:val="24"/>
        </w:rPr>
        <w:t>。</w:t>
      </w:r>
    </w:p>
    <w:p w14:paraId="2FA58B2D">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 xml:space="preserve">3.4.2 </w:t>
      </w:r>
      <w:r>
        <w:rPr>
          <w:rFonts w:eastAsia="宋体"/>
          <w:color w:val="000000"/>
          <w:szCs w:val="24"/>
        </w:rPr>
        <w:t>使用场景2: EvoMind-KM支持对用户历史任务的再次沟通和交互:对</w:t>
      </w:r>
      <w:r>
        <w:rPr>
          <w:rFonts w:hint="eastAsia" w:eastAsia="宋体"/>
          <w:color w:val="000000"/>
          <w:szCs w:val="24"/>
        </w:rPr>
        <w:t>于</w:t>
      </w:r>
      <w:r>
        <w:rPr>
          <w:rFonts w:eastAsia="宋体"/>
          <w:color w:val="000000"/>
          <w:szCs w:val="24"/>
        </w:rPr>
        <w:t>同一个任务， EvoMind-KM可以基于之前执行结果，使用相关工具以及其他的知识数据进</w:t>
      </w:r>
      <w:r>
        <w:rPr>
          <w:rFonts w:hint="eastAsia" w:eastAsia="宋体"/>
          <w:color w:val="000000"/>
          <w:szCs w:val="24"/>
        </w:rPr>
        <w:t>一</w:t>
      </w:r>
      <w:r>
        <w:rPr>
          <w:rFonts w:eastAsia="宋体"/>
          <w:color w:val="000000"/>
          <w:szCs w:val="24"/>
        </w:rPr>
        <w:t>步执行和完成用户任务。</w:t>
      </w:r>
    </w:p>
    <w:p w14:paraId="5D916858">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 xml:space="preserve">3.4.3 </w:t>
      </w:r>
      <w:r>
        <w:rPr>
          <w:rFonts w:eastAsia="宋体"/>
          <w:color w:val="000000"/>
          <w:szCs w:val="24"/>
        </w:rPr>
        <w:t>使用场景3:  支持用户和 EvoMind-KM基于知识库的回答。用户提问可自动关联知识库内容</w:t>
      </w:r>
      <w:r>
        <w:rPr>
          <w:rFonts w:hint="eastAsia" w:eastAsia="宋体"/>
          <w:color w:val="000000"/>
          <w:szCs w:val="24"/>
        </w:rPr>
        <w:t>，</w:t>
      </w:r>
      <w:r>
        <w:rPr>
          <w:rFonts w:eastAsia="宋体"/>
          <w:color w:val="000000"/>
          <w:szCs w:val="24"/>
        </w:rPr>
        <w:t>系统从个人知识库中检索相关信息，生成回答。</w:t>
      </w:r>
    </w:p>
    <w:p w14:paraId="53CBF2D4">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3.5 系统性能指标（基于阿里云4C8G服务器配置）：</w:t>
      </w:r>
    </w:p>
    <w:p w14:paraId="73815D84">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3.5.1 用户量级：总用户数 &lt;=100。</w:t>
      </w:r>
    </w:p>
    <w:p w14:paraId="77167C95">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3.5.2 并发支持：支持&lt;=10用户同时在线操作，在甲方提供的标准网络环境（带宽≥100M、网络延迟≤50ms）下，系统无卡顿、无崩溃。</w:t>
      </w:r>
    </w:p>
    <w:p w14:paraId="6123E968">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3.5.3 响应时间：核心页面加载≤2秒。</w:t>
      </w:r>
    </w:p>
    <w:p w14:paraId="16321DB5">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 xml:space="preserve">3.6 </w:t>
      </w:r>
      <w:r>
        <w:rPr>
          <w:rFonts w:hint="eastAsia" w:eastAsia="宋体"/>
          <w:color w:val="000000"/>
          <w:szCs w:val="24"/>
          <w:lang w:val="en-US" w:eastAsia="zh-CN"/>
        </w:rPr>
        <w:t>定制化应用</w:t>
      </w:r>
      <w:r>
        <w:rPr>
          <w:rFonts w:hint="eastAsia" w:eastAsia="宋体"/>
          <w:color w:val="000000"/>
          <w:szCs w:val="24"/>
        </w:rPr>
        <w:t>开发期限：</w:t>
      </w:r>
      <w:r>
        <w:rPr>
          <w:rFonts w:eastAsia="宋体"/>
          <w:color w:val="000000"/>
          <w:szCs w:val="24"/>
        </w:rPr>
        <w:t xml:space="preserve">计划于2026 年 6 月 </w:t>
      </w:r>
      <w:r>
        <w:rPr>
          <w:rFonts w:hint="eastAsia" w:eastAsia="宋体"/>
          <w:color w:val="000000"/>
          <w:szCs w:val="24"/>
        </w:rPr>
        <w:t>30</w:t>
      </w:r>
      <w:r>
        <w:rPr>
          <w:rFonts w:eastAsia="宋体"/>
          <w:color w:val="000000"/>
          <w:szCs w:val="24"/>
        </w:rPr>
        <w:t xml:space="preserve"> 日前完成EvoMind-KM（一期 V1.0）的开发及部署，甲方需在 2026 年 4 月 </w:t>
      </w:r>
      <w:r>
        <w:rPr>
          <w:rFonts w:hint="eastAsia" w:eastAsia="宋体"/>
          <w:color w:val="000000"/>
          <w:szCs w:val="24"/>
        </w:rPr>
        <w:t>30</w:t>
      </w:r>
      <w:r>
        <w:rPr>
          <w:rFonts w:eastAsia="宋体"/>
          <w:color w:val="000000"/>
          <w:szCs w:val="24"/>
        </w:rPr>
        <w:t xml:space="preserve"> 日前提供完整、明确的开发背景资料及需求确认文档，如甲方无法按时提供的，乙方开发期限相应顺延。</w:t>
      </w:r>
    </w:p>
    <w:p w14:paraId="7C69BF01">
      <w:pPr>
        <w:pStyle w:val="8"/>
        <w:spacing w:before="0" w:beforeAutospacing="0" w:after="0" w:afterAutospacing="0" w:line="360" w:lineRule="auto"/>
        <w:ind w:firstLine="0" w:firstLineChars="0"/>
        <w:rPr>
          <w:rFonts w:eastAsia="宋体"/>
          <w:color w:val="000000"/>
          <w:szCs w:val="24"/>
        </w:rPr>
      </w:pPr>
      <w:r>
        <w:rPr>
          <w:rFonts w:hint="eastAsia" w:eastAsia="宋体"/>
          <w:color w:val="000000"/>
          <w:szCs w:val="24"/>
        </w:rPr>
        <w:t>3.7 定制开发成果</w:t>
      </w:r>
    </w:p>
    <w:p w14:paraId="2DE9654B">
      <w:pPr>
        <w:pStyle w:val="8"/>
        <w:numPr>
          <w:ilvl w:val="255"/>
          <w:numId w:val="0"/>
        </w:numPr>
        <w:spacing w:before="0" w:beforeAutospacing="0" w:after="0" w:afterAutospacing="0" w:line="360" w:lineRule="auto"/>
        <w:rPr>
          <w:rFonts w:eastAsia="宋体"/>
          <w:color w:val="000000"/>
          <w:szCs w:val="24"/>
        </w:rPr>
      </w:pPr>
      <w:r>
        <w:rPr>
          <w:rFonts w:eastAsia="宋体"/>
          <w:color w:val="000000"/>
          <w:szCs w:val="24"/>
        </w:rPr>
        <w:t>UI层与定制</w:t>
      </w:r>
      <w:r>
        <w:rPr>
          <w:rFonts w:hint="eastAsia" w:eastAsia="宋体"/>
          <w:color w:val="000000"/>
          <w:szCs w:val="24"/>
        </w:rPr>
        <w:t>工作流与</w:t>
      </w:r>
      <w:r>
        <w:rPr>
          <w:rFonts w:eastAsia="宋体"/>
          <w:color w:val="000000"/>
          <w:szCs w:val="24"/>
        </w:rPr>
        <w:t>技能（</w:t>
      </w:r>
      <w:r>
        <w:rPr>
          <w:rFonts w:hint="eastAsia" w:eastAsia="宋体"/>
          <w:color w:val="000000"/>
          <w:szCs w:val="24"/>
          <w:lang w:eastAsia="zh-CN"/>
        </w:rPr>
        <w:t>Skills</w:t>
      </w:r>
      <w:r>
        <w:rPr>
          <w:rFonts w:eastAsia="宋体"/>
          <w:color w:val="000000"/>
          <w:szCs w:val="24"/>
        </w:rPr>
        <w:t>）规格： 前端界面、交互逻辑及用户自定义技能均以源码交付。交付范围包括：</w:t>
      </w:r>
      <w:r>
        <w:rPr>
          <w:rFonts w:hint="eastAsia" w:eastAsia="宋体"/>
          <w:color w:val="000000"/>
          <w:szCs w:val="24"/>
          <w:lang w:eastAsia="zh-CN"/>
        </w:rPr>
        <w:t>Skills</w:t>
      </w:r>
      <w:r>
        <w:rPr>
          <w:rFonts w:eastAsia="宋体"/>
          <w:color w:val="000000"/>
          <w:szCs w:val="24"/>
        </w:rPr>
        <w:t>（</w:t>
      </w:r>
      <w:r>
        <w:rPr>
          <w:rFonts w:hint="eastAsia" w:eastAsia="宋体"/>
          <w:color w:val="000000"/>
          <w:szCs w:val="24"/>
        </w:rPr>
        <w:t>7</w:t>
      </w:r>
      <w:r>
        <w:rPr>
          <w:rFonts w:eastAsia="宋体"/>
          <w:color w:val="000000"/>
          <w:szCs w:val="24"/>
        </w:rPr>
        <w:t>个）、MCP工具（1</w:t>
      </w:r>
      <w:r>
        <w:rPr>
          <w:rFonts w:hint="eastAsia" w:eastAsia="宋体"/>
          <w:color w:val="000000"/>
          <w:szCs w:val="24"/>
        </w:rPr>
        <w:t>4</w:t>
      </w:r>
      <w:r>
        <w:rPr>
          <w:rFonts w:eastAsia="宋体"/>
          <w:color w:val="000000"/>
          <w:szCs w:val="24"/>
        </w:rPr>
        <w:t>个）及</w:t>
      </w:r>
      <w:r>
        <w:rPr>
          <w:rFonts w:hint="eastAsia" w:eastAsia="宋体"/>
          <w:color w:val="000000"/>
          <w:szCs w:val="24"/>
        </w:rPr>
        <w:t>包含每个skill、每个MCP工具集、UI在内的共计</w:t>
      </w:r>
      <w:r>
        <w:rPr>
          <w:rFonts w:eastAsia="宋体"/>
          <w:color w:val="000000"/>
          <w:szCs w:val="24"/>
        </w:rPr>
        <w:t>10项软件著作权。相关成果的知识产权归属于甲方，</w:t>
      </w:r>
      <w:r>
        <w:rPr>
          <w:rFonts w:hint="eastAsia" w:eastAsia="宋体"/>
          <w:color w:val="000000"/>
          <w:szCs w:val="24"/>
          <w:lang w:val="en-US" w:eastAsia="zh-CN"/>
        </w:rPr>
        <w:t>软件著作权</w:t>
      </w:r>
      <w:r>
        <w:rPr>
          <w:rFonts w:eastAsia="宋体"/>
          <w:color w:val="000000"/>
          <w:szCs w:val="24"/>
        </w:rPr>
        <w:t>明细如下：</w:t>
      </w:r>
    </w:p>
    <w:tbl>
      <w:tblPr>
        <w:tblStyle w:val="11"/>
        <w:tblW w:w="0" w:type="auto"/>
        <w:tblInd w:w="125"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902"/>
        <w:gridCol w:w="2435"/>
      </w:tblGrid>
      <w:tr w14:paraId="6286300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shd w:val="clear" w:color="auto" w:fill="D7D7D7" w:themeFill="background1" w:themeFillShade="D8"/>
            <w:vAlign w:val="center"/>
          </w:tcPr>
          <w:p w14:paraId="2460C7CB">
            <w:pPr>
              <w:pStyle w:val="8"/>
              <w:widowControl/>
              <w:numPr>
                <w:ilvl w:val="255"/>
                <w:numId w:val="0"/>
              </w:numPr>
              <w:spacing w:before="0" w:beforeAutospacing="0" w:after="0" w:afterAutospacing="0" w:line="360" w:lineRule="auto"/>
              <w:jc w:val="center"/>
              <w:rPr>
                <w:rFonts w:eastAsia="宋体"/>
                <w:b/>
                <w:bCs/>
                <w:color w:val="000000"/>
                <w:szCs w:val="24"/>
              </w:rPr>
            </w:pPr>
            <w:r>
              <w:rPr>
                <w:rFonts w:hint="eastAsia" w:eastAsia="宋体"/>
                <w:b/>
                <w:bCs/>
                <w:color w:val="000000"/>
                <w:szCs w:val="24"/>
                <w:lang w:val="en-US" w:eastAsia="zh-CN"/>
              </w:rPr>
              <w:t>软件著作权</w:t>
            </w:r>
            <w:r>
              <w:rPr>
                <w:rFonts w:eastAsia="宋体"/>
                <w:b/>
                <w:bCs/>
                <w:color w:val="000000"/>
                <w:szCs w:val="24"/>
              </w:rPr>
              <w:t>名称</w:t>
            </w:r>
          </w:p>
        </w:tc>
        <w:tc>
          <w:tcPr>
            <w:tcW w:w="2435" w:type="dxa"/>
            <w:tcBorders>
              <w:tl2br w:val="nil"/>
              <w:tr2bl w:val="nil"/>
            </w:tcBorders>
            <w:shd w:val="clear" w:color="auto" w:fill="D7D7D7" w:themeFill="background1" w:themeFillShade="D8"/>
            <w:vAlign w:val="center"/>
          </w:tcPr>
          <w:p w14:paraId="1DE256C5">
            <w:pPr>
              <w:pStyle w:val="8"/>
              <w:widowControl/>
              <w:numPr>
                <w:ilvl w:val="255"/>
                <w:numId w:val="0"/>
              </w:numPr>
              <w:spacing w:before="0" w:beforeAutospacing="0" w:after="0" w:afterAutospacing="0" w:line="360" w:lineRule="auto"/>
              <w:jc w:val="center"/>
              <w:rPr>
                <w:rFonts w:eastAsia="宋体"/>
                <w:b/>
                <w:bCs/>
                <w:color w:val="000000"/>
                <w:szCs w:val="24"/>
              </w:rPr>
            </w:pPr>
            <w:r>
              <w:rPr>
                <w:rFonts w:eastAsia="宋体"/>
                <w:b/>
                <w:bCs/>
                <w:color w:val="000000"/>
                <w:szCs w:val="24"/>
              </w:rPr>
              <w:t>分类</w:t>
            </w:r>
          </w:p>
        </w:tc>
      </w:tr>
      <w:tr w14:paraId="2E721C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5902" w:type="dxa"/>
            <w:tcBorders>
              <w:tl2br w:val="nil"/>
              <w:tr2bl w:val="nil"/>
            </w:tcBorders>
            <w:vAlign w:val="center"/>
          </w:tcPr>
          <w:p w14:paraId="0D01A373">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Evomind-KM马克斯克鲁维酵母智能科研平台</w:t>
            </w:r>
          </w:p>
        </w:tc>
        <w:tc>
          <w:tcPr>
            <w:tcW w:w="2435" w:type="dxa"/>
            <w:tcBorders>
              <w:tl2br w:val="nil"/>
              <w:tr2bl w:val="nil"/>
            </w:tcBorders>
            <w:vAlign w:val="center"/>
          </w:tcPr>
          <w:p w14:paraId="0E8F191F">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 UI</w:t>
            </w:r>
          </w:p>
        </w:tc>
      </w:tr>
      <w:tr w14:paraId="778854A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48" w:hRule="atLeast"/>
        </w:trPr>
        <w:tc>
          <w:tcPr>
            <w:tcW w:w="5902" w:type="dxa"/>
            <w:tcBorders>
              <w:tl2br w:val="nil"/>
              <w:tr2bl w:val="nil"/>
            </w:tcBorders>
            <w:vAlign w:val="center"/>
          </w:tcPr>
          <w:p w14:paraId="0ACD92F6">
            <w:pPr>
              <w:pStyle w:val="8"/>
              <w:widowControl/>
              <w:numPr>
                <w:ilvl w:val="255"/>
                <w:numId w:val="0"/>
              </w:numPr>
              <w:spacing w:before="0" w:beforeAutospacing="0" w:after="0" w:afterAutospacing="0" w:line="360" w:lineRule="auto"/>
              <w:jc w:val="both"/>
              <w:rPr>
                <w:rFonts w:eastAsia="宋体"/>
                <w:color w:val="000000"/>
                <w:szCs w:val="24"/>
              </w:rPr>
            </w:pPr>
            <w:r>
              <w:rPr>
                <w:rFonts w:hint="eastAsia" w:eastAsia="宋体"/>
                <w:color w:val="000000"/>
                <w:szCs w:val="24"/>
              </w:rPr>
              <w:t>Evomind-KM马克斯克鲁维酵母工程实验总路由技能软件</w:t>
            </w:r>
          </w:p>
        </w:tc>
        <w:tc>
          <w:tcPr>
            <w:tcW w:w="2435" w:type="dxa"/>
            <w:tcBorders>
              <w:tl2br w:val="nil"/>
              <w:tr2bl w:val="nil"/>
            </w:tcBorders>
            <w:vAlign w:val="center"/>
          </w:tcPr>
          <w:p w14:paraId="0C20F785">
            <w:pPr>
              <w:pStyle w:val="8"/>
              <w:widowControl/>
              <w:numPr>
                <w:ilvl w:val="255"/>
                <w:numId w:val="0"/>
              </w:numPr>
              <w:spacing w:before="0" w:beforeAutospacing="0" w:after="0" w:afterAutospacing="0" w:line="360" w:lineRule="auto"/>
              <w:jc w:val="both"/>
              <w:rPr>
                <w:rFonts w:hint="eastAsia" w:eastAsia="宋体"/>
                <w:color w:val="000000"/>
                <w:szCs w:val="24"/>
                <w:lang w:eastAsia="zh-CN"/>
              </w:rPr>
            </w:pPr>
            <w:r>
              <w:rPr>
                <w:rFonts w:eastAsia="宋体"/>
                <w:color w:val="000000"/>
                <w:szCs w:val="24"/>
              </w:rPr>
              <w:t xml:space="preserve">Evomind-KM </w:t>
            </w:r>
            <w:r>
              <w:rPr>
                <w:rFonts w:hint="eastAsia" w:eastAsia="宋体"/>
                <w:color w:val="000000"/>
                <w:szCs w:val="24"/>
                <w:lang w:eastAsia="zh-CN"/>
              </w:rPr>
              <w:t>Skills</w:t>
            </w:r>
          </w:p>
        </w:tc>
      </w:tr>
      <w:tr w14:paraId="57F950F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767817A9">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Evomind-KM启动子与信号肽筛选优化技能软件</w:t>
            </w:r>
          </w:p>
        </w:tc>
        <w:tc>
          <w:tcPr>
            <w:tcW w:w="2435" w:type="dxa"/>
            <w:tcBorders>
              <w:tl2br w:val="nil"/>
              <w:tr2bl w:val="nil"/>
            </w:tcBorders>
            <w:vAlign w:val="center"/>
          </w:tcPr>
          <w:p w14:paraId="22B72552">
            <w:pPr>
              <w:pStyle w:val="8"/>
              <w:widowControl/>
              <w:numPr>
                <w:ilvl w:val="255"/>
                <w:numId w:val="0"/>
              </w:numPr>
              <w:spacing w:before="0" w:beforeAutospacing="0" w:after="0" w:afterAutospacing="0" w:line="360" w:lineRule="auto"/>
              <w:jc w:val="both"/>
              <w:rPr>
                <w:rFonts w:hint="eastAsia" w:eastAsia="宋体"/>
                <w:color w:val="000000"/>
                <w:szCs w:val="24"/>
                <w:lang w:eastAsia="zh-CN"/>
              </w:rPr>
            </w:pPr>
            <w:r>
              <w:rPr>
                <w:rFonts w:eastAsia="宋体"/>
                <w:color w:val="000000"/>
                <w:szCs w:val="24"/>
              </w:rPr>
              <w:t xml:space="preserve">Evomind-KM </w:t>
            </w:r>
            <w:r>
              <w:rPr>
                <w:rFonts w:hint="eastAsia" w:eastAsia="宋体"/>
                <w:color w:val="000000"/>
                <w:szCs w:val="24"/>
                <w:lang w:eastAsia="zh-CN"/>
              </w:rPr>
              <w:t>Skills</w:t>
            </w:r>
          </w:p>
        </w:tc>
      </w:tr>
      <w:tr w14:paraId="78B29AD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756FF203">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Evomind-KM底盘菌株筛选与产量假设生成技能软件</w:t>
            </w:r>
          </w:p>
        </w:tc>
        <w:tc>
          <w:tcPr>
            <w:tcW w:w="2435" w:type="dxa"/>
            <w:tcBorders>
              <w:tl2br w:val="nil"/>
              <w:tr2bl w:val="nil"/>
            </w:tcBorders>
            <w:vAlign w:val="center"/>
          </w:tcPr>
          <w:p w14:paraId="24BA4B84">
            <w:pPr>
              <w:pStyle w:val="8"/>
              <w:widowControl/>
              <w:numPr>
                <w:ilvl w:val="255"/>
                <w:numId w:val="0"/>
              </w:numPr>
              <w:spacing w:before="0" w:beforeAutospacing="0" w:after="0" w:afterAutospacing="0" w:line="360" w:lineRule="auto"/>
              <w:jc w:val="both"/>
              <w:rPr>
                <w:rFonts w:hint="eastAsia" w:eastAsia="宋体"/>
                <w:color w:val="000000"/>
                <w:szCs w:val="24"/>
                <w:lang w:eastAsia="zh-CN"/>
              </w:rPr>
            </w:pPr>
            <w:r>
              <w:rPr>
                <w:rFonts w:eastAsia="宋体"/>
                <w:color w:val="000000"/>
                <w:szCs w:val="24"/>
              </w:rPr>
              <w:t xml:space="preserve">Evomind-KM </w:t>
            </w:r>
            <w:r>
              <w:rPr>
                <w:rFonts w:hint="eastAsia" w:eastAsia="宋体"/>
                <w:color w:val="000000"/>
                <w:szCs w:val="24"/>
                <w:lang w:eastAsia="zh-CN"/>
              </w:rPr>
              <w:t>Skills</w:t>
            </w:r>
          </w:p>
        </w:tc>
      </w:tr>
      <w:tr w14:paraId="7AA876A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5222C25C">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Evomind-KM蛋白表达构建设计与方案生成技能软件</w:t>
            </w:r>
          </w:p>
        </w:tc>
        <w:tc>
          <w:tcPr>
            <w:tcW w:w="2435" w:type="dxa"/>
            <w:tcBorders>
              <w:tl2br w:val="nil"/>
              <w:tr2bl w:val="nil"/>
            </w:tcBorders>
            <w:vAlign w:val="center"/>
          </w:tcPr>
          <w:p w14:paraId="2E238C43">
            <w:pPr>
              <w:pStyle w:val="8"/>
              <w:widowControl/>
              <w:numPr>
                <w:ilvl w:val="255"/>
                <w:numId w:val="0"/>
              </w:numPr>
              <w:spacing w:before="0" w:beforeAutospacing="0" w:after="0" w:afterAutospacing="0" w:line="360" w:lineRule="auto"/>
              <w:jc w:val="both"/>
              <w:rPr>
                <w:rFonts w:hint="eastAsia" w:eastAsia="宋体"/>
                <w:color w:val="000000"/>
                <w:szCs w:val="24"/>
                <w:lang w:eastAsia="zh-CN"/>
              </w:rPr>
            </w:pPr>
            <w:r>
              <w:rPr>
                <w:rFonts w:eastAsia="宋体"/>
                <w:color w:val="000000"/>
                <w:szCs w:val="24"/>
              </w:rPr>
              <w:t xml:space="preserve">Evomind-KM </w:t>
            </w:r>
            <w:r>
              <w:rPr>
                <w:rFonts w:hint="eastAsia" w:eastAsia="宋体"/>
                <w:color w:val="000000"/>
                <w:szCs w:val="24"/>
                <w:lang w:eastAsia="zh-CN"/>
              </w:rPr>
              <w:t>Skills</w:t>
            </w:r>
          </w:p>
        </w:tc>
      </w:tr>
      <w:tr w14:paraId="0D8A7CD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42368DB5">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Evomind-KM组学数据解析与表达瓶颈识别技能软件</w:t>
            </w:r>
          </w:p>
        </w:tc>
        <w:tc>
          <w:tcPr>
            <w:tcW w:w="2435" w:type="dxa"/>
            <w:tcBorders>
              <w:tl2br w:val="nil"/>
              <w:tr2bl w:val="nil"/>
            </w:tcBorders>
            <w:vAlign w:val="center"/>
          </w:tcPr>
          <w:p w14:paraId="5BA18BC7">
            <w:pPr>
              <w:pStyle w:val="8"/>
              <w:widowControl/>
              <w:numPr>
                <w:ilvl w:val="255"/>
                <w:numId w:val="0"/>
              </w:numPr>
              <w:spacing w:before="0" w:beforeAutospacing="0" w:after="0" w:afterAutospacing="0" w:line="360" w:lineRule="auto"/>
              <w:jc w:val="both"/>
              <w:rPr>
                <w:rFonts w:hint="eastAsia" w:eastAsia="宋体"/>
                <w:color w:val="000000"/>
                <w:szCs w:val="24"/>
                <w:lang w:eastAsia="zh-CN"/>
              </w:rPr>
            </w:pPr>
            <w:r>
              <w:rPr>
                <w:rFonts w:eastAsia="宋体"/>
                <w:color w:val="000000"/>
                <w:szCs w:val="24"/>
              </w:rPr>
              <w:t xml:space="preserve">Evomind-KM </w:t>
            </w:r>
            <w:r>
              <w:rPr>
                <w:rFonts w:hint="eastAsia" w:eastAsia="宋体"/>
                <w:color w:val="000000"/>
                <w:szCs w:val="24"/>
                <w:lang w:eastAsia="zh-CN"/>
              </w:rPr>
              <w:t>Skills</w:t>
            </w:r>
          </w:p>
        </w:tc>
      </w:tr>
      <w:tr w14:paraId="70831A7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28693F8B">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Evomind-KM工程改造策略生成与实验规划技能软件</w:t>
            </w:r>
          </w:p>
        </w:tc>
        <w:tc>
          <w:tcPr>
            <w:tcW w:w="2435" w:type="dxa"/>
            <w:tcBorders>
              <w:tl2br w:val="nil"/>
              <w:tr2bl w:val="nil"/>
            </w:tcBorders>
            <w:vAlign w:val="center"/>
          </w:tcPr>
          <w:p w14:paraId="31DC4A7B">
            <w:pPr>
              <w:pStyle w:val="8"/>
              <w:widowControl/>
              <w:numPr>
                <w:ilvl w:val="255"/>
                <w:numId w:val="0"/>
              </w:numPr>
              <w:spacing w:before="0" w:beforeAutospacing="0" w:after="0" w:afterAutospacing="0" w:line="360" w:lineRule="auto"/>
              <w:jc w:val="both"/>
              <w:rPr>
                <w:rFonts w:hint="eastAsia" w:eastAsia="宋体"/>
                <w:color w:val="000000"/>
                <w:szCs w:val="24"/>
                <w:lang w:eastAsia="zh-CN"/>
              </w:rPr>
            </w:pPr>
            <w:r>
              <w:rPr>
                <w:rFonts w:eastAsia="宋体"/>
                <w:color w:val="000000"/>
                <w:szCs w:val="24"/>
              </w:rPr>
              <w:t xml:space="preserve">Evomind-KM </w:t>
            </w:r>
            <w:r>
              <w:rPr>
                <w:rFonts w:hint="eastAsia" w:eastAsia="宋体"/>
                <w:color w:val="000000"/>
                <w:szCs w:val="24"/>
                <w:lang w:eastAsia="zh-CN"/>
              </w:rPr>
              <w:t>Skills</w:t>
            </w:r>
          </w:p>
        </w:tc>
      </w:tr>
      <w:tr w14:paraId="43C29C4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52C3A2FB">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Evomind-KM科研流程与机理图智能生成技能软件</w:t>
            </w:r>
          </w:p>
        </w:tc>
        <w:tc>
          <w:tcPr>
            <w:tcW w:w="2435" w:type="dxa"/>
            <w:tcBorders>
              <w:tl2br w:val="nil"/>
              <w:tr2bl w:val="nil"/>
            </w:tcBorders>
            <w:vAlign w:val="center"/>
          </w:tcPr>
          <w:p w14:paraId="29DA5276">
            <w:pPr>
              <w:pStyle w:val="8"/>
              <w:widowControl/>
              <w:numPr>
                <w:ilvl w:val="255"/>
                <w:numId w:val="0"/>
              </w:numPr>
              <w:spacing w:before="0" w:beforeAutospacing="0" w:after="0" w:afterAutospacing="0" w:line="360" w:lineRule="auto"/>
              <w:jc w:val="both"/>
              <w:rPr>
                <w:rFonts w:hint="eastAsia" w:eastAsia="宋体"/>
                <w:color w:val="000000"/>
                <w:szCs w:val="24"/>
                <w:lang w:eastAsia="zh-CN"/>
              </w:rPr>
            </w:pPr>
            <w:r>
              <w:rPr>
                <w:rFonts w:eastAsia="宋体"/>
                <w:color w:val="000000"/>
                <w:szCs w:val="24"/>
              </w:rPr>
              <w:t xml:space="preserve">Evomind-KM </w:t>
            </w:r>
            <w:r>
              <w:rPr>
                <w:rFonts w:hint="eastAsia" w:eastAsia="宋体"/>
                <w:color w:val="000000"/>
                <w:szCs w:val="24"/>
                <w:lang w:eastAsia="zh-CN"/>
              </w:rPr>
              <w:t>Skills</w:t>
            </w:r>
          </w:p>
        </w:tc>
      </w:tr>
      <w:tr w14:paraId="4420B2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3B895AA0">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Evomind-KM生物数据库查询与蛋白序列分析工具集软件</w:t>
            </w:r>
          </w:p>
        </w:tc>
        <w:tc>
          <w:tcPr>
            <w:tcW w:w="2435" w:type="dxa"/>
            <w:tcBorders>
              <w:tl2br w:val="nil"/>
              <w:tr2bl w:val="nil"/>
            </w:tcBorders>
            <w:vAlign w:val="center"/>
          </w:tcPr>
          <w:p w14:paraId="3736DA68">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 xml:space="preserve">Evomind-KM </w:t>
            </w:r>
          </w:p>
          <w:p w14:paraId="6AB2454D">
            <w:pPr>
              <w:pStyle w:val="8"/>
              <w:widowControl/>
              <w:numPr>
                <w:ilvl w:val="255"/>
                <w:numId w:val="0"/>
              </w:numPr>
              <w:spacing w:before="0" w:beforeAutospacing="0" w:after="0" w:afterAutospacing="0" w:line="360" w:lineRule="auto"/>
              <w:jc w:val="both"/>
              <w:rPr>
                <w:rFonts w:eastAsia="宋体"/>
                <w:color w:val="000000"/>
                <w:szCs w:val="24"/>
              </w:rPr>
            </w:pPr>
            <w:r>
              <w:rPr>
                <w:rFonts w:hint="eastAsia" w:eastAsia="宋体"/>
                <w:color w:val="000000"/>
                <w:szCs w:val="24"/>
              </w:rPr>
              <w:t>MCP工具集</w:t>
            </w:r>
          </w:p>
        </w:tc>
      </w:tr>
      <w:tr w14:paraId="459DF46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902" w:type="dxa"/>
            <w:tcBorders>
              <w:tl2br w:val="nil"/>
              <w:tr2bl w:val="nil"/>
            </w:tcBorders>
            <w:vAlign w:val="center"/>
          </w:tcPr>
          <w:p w14:paraId="535C5407">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Evomind-KM蛋白理化性质与亚细胞定位预测工具集软件</w:t>
            </w:r>
          </w:p>
        </w:tc>
        <w:tc>
          <w:tcPr>
            <w:tcW w:w="2435" w:type="dxa"/>
            <w:tcBorders>
              <w:tl2br w:val="nil"/>
              <w:tr2bl w:val="nil"/>
            </w:tcBorders>
            <w:vAlign w:val="center"/>
          </w:tcPr>
          <w:p w14:paraId="52B7558A">
            <w:pPr>
              <w:pStyle w:val="8"/>
              <w:widowControl/>
              <w:numPr>
                <w:ilvl w:val="255"/>
                <w:numId w:val="0"/>
              </w:numPr>
              <w:spacing w:before="0" w:beforeAutospacing="0" w:after="0" w:afterAutospacing="0" w:line="360" w:lineRule="auto"/>
              <w:jc w:val="both"/>
              <w:rPr>
                <w:rFonts w:eastAsia="宋体"/>
                <w:color w:val="000000"/>
                <w:szCs w:val="24"/>
              </w:rPr>
            </w:pPr>
            <w:r>
              <w:rPr>
                <w:rFonts w:eastAsia="宋体"/>
                <w:color w:val="000000"/>
                <w:szCs w:val="24"/>
              </w:rPr>
              <w:t>Evomind-KM</w:t>
            </w:r>
          </w:p>
          <w:p w14:paraId="621F0A90">
            <w:pPr>
              <w:pStyle w:val="8"/>
              <w:widowControl/>
              <w:numPr>
                <w:ilvl w:val="255"/>
                <w:numId w:val="0"/>
              </w:numPr>
              <w:spacing w:before="0" w:beforeAutospacing="0" w:after="0" w:afterAutospacing="0" w:line="360" w:lineRule="auto"/>
              <w:jc w:val="both"/>
              <w:rPr>
                <w:rFonts w:eastAsia="宋体"/>
                <w:color w:val="000000"/>
                <w:szCs w:val="24"/>
              </w:rPr>
            </w:pPr>
            <w:r>
              <w:rPr>
                <w:rFonts w:hint="eastAsia" w:eastAsia="宋体"/>
                <w:color w:val="000000"/>
                <w:szCs w:val="24"/>
              </w:rPr>
              <w:t>MCP 工具集</w:t>
            </w:r>
          </w:p>
        </w:tc>
      </w:tr>
    </w:tbl>
    <w:p w14:paraId="5AEA1946">
      <w:pPr>
        <w:pStyle w:val="4"/>
        <w:rPr>
          <w:rFonts w:hint="eastAsia" w:eastAsia="宋体"/>
          <w:color w:val="000000"/>
          <w:szCs w:val="20"/>
        </w:rPr>
      </w:pPr>
    </w:p>
    <w:p w14:paraId="5F2B64D6">
      <w:pPr>
        <w:pStyle w:val="4"/>
        <w:spacing w:before="0" w:beforeLines="50" w:beforeAutospacing="0" w:after="0" w:afterLines="50" w:afterAutospacing="0"/>
        <w:rPr>
          <w:rFonts w:eastAsia="宋体"/>
        </w:rPr>
      </w:pPr>
      <w:r>
        <w:rPr>
          <w:rFonts w:hint="eastAsia" w:eastAsia="宋体"/>
          <w:b/>
          <w:color w:val="000000"/>
          <w:sz w:val="28"/>
          <w:lang w:val="en-US" w:eastAsia="zh-CN"/>
        </w:rPr>
        <w:t>4</w:t>
      </w:r>
      <w:r>
        <w:rPr>
          <w:rFonts w:hint="eastAsia" w:eastAsia="宋体"/>
          <w:b/>
          <w:color w:val="000000"/>
          <w:sz w:val="28"/>
        </w:rPr>
        <w:t>.开发及授权使用费用</w:t>
      </w:r>
    </w:p>
    <w:p w14:paraId="01ADB43C">
      <w:pPr>
        <w:pStyle w:val="8"/>
        <w:spacing w:before="0" w:beforeAutospacing="0" w:after="0" w:afterAutospacing="0" w:line="360" w:lineRule="auto"/>
        <w:rPr>
          <w:rFonts w:eastAsia="宋体"/>
          <w:color w:val="000000"/>
        </w:rPr>
      </w:pPr>
      <w:r>
        <w:rPr>
          <w:rFonts w:hint="eastAsia" w:eastAsia="宋体"/>
          <w:color w:val="000000"/>
          <w:lang w:val="en-US" w:eastAsia="zh-CN"/>
        </w:rPr>
        <w:t>4.1</w:t>
      </w:r>
      <w:r>
        <w:rPr>
          <w:rFonts w:hint="eastAsia" w:eastAsia="宋体"/>
          <w:color w:val="000000"/>
        </w:rPr>
        <w:t>本合同项下费用由以下部分组成：</w:t>
      </w:r>
    </w:p>
    <w:p w14:paraId="1DB0F3BD">
      <w:pPr>
        <w:pStyle w:val="8"/>
        <w:spacing w:before="0" w:beforeAutospacing="0" w:after="0" w:afterAutospacing="0" w:line="360" w:lineRule="auto"/>
        <w:rPr>
          <w:rFonts w:eastAsia="宋体"/>
          <w:color w:val="000000"/>
        </w:rPr>
      </w:pPr>
      <w:r>
        <w:rPr>
          <w:rFonts w:hint="eastAsia" w:eastAsia="宋体"/>
          <w:color w:val="000000"/>
          <w:lang w:val="en-US" w:eastAsia="zh-CN"/>
        </w:rPr>
        <w:t>4.1.1</w:t>
      </w:r>
      <w:r>
        <w:rPr>
          <w:rFonts w:hint="eastAsia" w:eastAsia="宋体"/>
          <w:color w:val="000000"/>
        </w:rPr>
        <w:t>EvoMind授权使用费：甲方在约定期限、范围和场景内使用乙方EvoMind及相关系统能力所应支付的费用；</w:t>
      </w:r>
    </w:p>
    <w:p w14:paraId="789EE882">
      <w:pPr>
        <w:pStyle w:val="8"/>
        <w:spacing w:before="0" w:beforeAutospacing="0" w:after="0" w:afterAutospacing="0" w:line="360" w:lineRule="auto"/>
        <w:rPr>
          <w:rFonts w:eastAsia="宋体"/>
          <w:color w:val="000000"/>
        </w:rPr>
      </w:pPr>
      <w:r>
        <w:rPr>
          <w:rFonts w:hint="eastAsia" w:eastAsia="宋体"/>
          <w:color w:val="000000"/>
          <w:lang w:val="en-US" w:eastAsia="zh-CN"/>
        </w:rPr>
        <w:t>4.1.2</w:t>
      </w:r>
      <w:r>
        <w:rPr>
          <w:rFonts w:hint="eastAsia" w:eastAsia="宋体"/>
          <w:color w:val="000000"/>
        </w:rPr>
        <w:t>定制化开发服务费：乙方基于EvoMind为甲方KM场景进行定制化开发KM工作流与技能库、数据库查询与序列分析MCP工具集、蛋白特征预测MCP工具集等所应支付的费用；</w:t>
      </w:r>
    </w:p>
    <w:p w14:paraId="6F1AE7F4">
      <w:pPr>
        <w:pStyle w:val="8"/>
        <w:spacing w:before="0" w:beforeAutospacing="0" w:after="0" w:afterAutospacing="0" w:line="360" w:lineRule="auto"/>
        <w:rPr>
          <w:rFonts w:eastAsia="宋体"/>
          <w:color w:val="000000"/>
        </w:rPr>
      </w:pPr>
      <w:r>
        <w:rPr>
          <w:rFonts w:hint="eastAsia" w:eastAsia="宋体"/>
          <w:color w:val="000000"/>
          <w:lang w:val="en-US" w:eastAsia="zh-CN"/>
        </w:rPr>
        <w:t>4.1.3</w:t>
      </w:r>
      <w:r>
        <w:rPr>
          <w:rFonts w:hint="eastAsia" w:eastAsia="宋体"/>
          <w:color w:val="000000"/>
        </w:rPr>
        <w:t>部署及运维服务费：乙方为甲方提供系统部署、环境配置、上线支持、运行维护、故障响应、基础巡检及必要技术支持所应支付的费用。</w:t>
      </w:r>
    </w:p>
    <w:p w14:paraId="011BBF7E">
      <w:pPr>
        <w:pStyle w:val="8"/>
        <w:spacing w:before="0" w:beforeAutospacing="0" w:after="0" w:afterAutospacing="0" w:line="360" w:lineRule="auto"/>
        <w:rPr>
          <w:rFonts w:eastAsia="宋体"/>
          <w:color w:val="000000"/>
        </w:rPr>
      </w:pPr>
      <w:r>
        <w:rPr>
          <w:rFonts w:hint="eastAsia" w:eastAsia="宋体"/>
          <w:color w:val="000000"/>
        </w:rPr>
        <w:t>4.</w:t>
      </w:r>
      <w:r>
        <w:rPr>
          <w:rFonts w:hint="eastAsia" w:eastAsia="宋体"/>
          <w:color w:val="000000"/>
          <w:lang w:val="en-US" w:eastAsia="zh-CN"/>
        </w:rPr>
        <w:t>2</w:t>
      </w:r>
      <w:r>
        <w:rPr>
          <w:rFonts w:hint="eastAsia" w:eastAsia="宋体"/>
          <w:color w:val="000000"/>
        </w:rPr>
        <w:t>双方确认，EvoMind授权使用费、定制化开发服务费、部署及运维服务费性质相互独立。EvoMind授权使用费不因定制化开发成果验收、知识产权归属或后续需求变更而被解释为软件所有权转让费用。</w:t>
      </w:r>
    </w:p>
    <w:p w14:paraId="7E09FD69">
      <w:pPr>
        <w:pStyle w:val="8"/>
        <w:numPr>
          <w:ilvl w:val="255"/>
          <w:numId w:val="0"/>
        </w:numPr>
        <w:spacing w:before="0" w:beforeAutospacing="0" w:after="0" w:afterAutospacing="0" w:line="360" w:lineRule="auto"/>
        <w:rPr>
          <w:rFonts w:eastAsia="宋体"/>
          <w:color w:val="000000"/>
        </w:rPr>
      </w:pPr>
      <w:r>
        <w:rPr>
          <w:rFonts w:hint="eastAsia" w:eastAsia="宋体"/>
          <w:color w:val="000000"/>
        </w:rPr>
        <w:t>4.</w:t>
      </w:r>
      <w:r>
        <w:rPr>
          <w:rFonts w:hint="eastAsia" w:eastAsia="宋体"/>
          <w:color w:val="000000"/>
          <w:lang w:val="en-US" w:eastAsia="zh-CN"/>
        </w:rPr>
        <w:t>3</w:t>
      </w:r>
      <w:r>
        <w:rPr>
          <w:rFonts w:hint="eastAsia" w:eastAsia="宋体"/>
          <w:color w:val="000000"/>
        </w:rPr>
        <w:t>本合同交付的软件在部署、实际运行及使用过程中，需依赖第三方硬件底座及技术服务支持。包括但不限于云服务器租赁（如 ECS/计算实例）、云存储空间（如 OSS/对象存储、块存储、数据库存储）、AI 大模型 （包括乙方付费数据库和付费模型）（如有）token 调用、API 接口、算力资源及其他付费技术工具。因甲方使用、测试或运营该软件所产生的上述全部云资源租赁费、存储费、流量费、调用费及算力相关成本，均由甲方根据实际消耗量自行承担。该部分费用不包含在本合同约定的费用中，乙方无义务垫付、分担或补偿任何该等费用。甲方应自行与第三方服务商（如阿里云、腾讯云等）或乙方完成结算，并独立承担因服务波动或欠费停机所带来的使用风险。</w:t>
      </w:r>
    </w:p>
    <w:p w14:paraId="210F887B">
      <w:pPr>
        <w:pStyle w:val="8"/>
        <w:numPr>
          <w:ilvl w:val="255"/>
          <w:numId w:val="0"/>
        </w:numPr>
        <w:spacing w:before="0" w:beforeAutospacing="0" w:after="0" w:afterAutospacing="0" w:line="360" w:lineRule="auto"/>
        <w:rPr>
          <w:rFonts w:eastAsia="宋体"/>
          <w:color w:val="000000"/>
        </w:rPr>
      </w:pPr>
      <w:r>
        <w:rPr>
          <w:rFonts w:hint="eastAsia" w:eastAsia="宋体"/>
          <w:color w:val="000000"/>
        </w:rPr>
        <w:t>4.</w:t>
      </w:r>
      <w:r>
        <w:rPr>
          <w:rFonts w:hint="eastAsia" w:eastAsia="宋体"/>
          <w:color w:val="000000"/>
          <w:lang w:val="en-US" w:eastAsia="zh-CN"/>
        </w:rPr>
        <w:t>4</w:t>
      </w:r>
      <w:r>
        <w:rPr>
          <w:rFonts w:hint="eastAsia" w:eastAsia="宋体"/>
          <w:color w:val="000000"/>
        </w:rPr>
        <w:t>费用调整：</w:t>
      </w:r>
      <w:r>
        <w:rPr>
          <w:rFonts w:eastAsia="宋体"/>
          <w:color w:val="000000"/>
        </w:rPr>
        <w:t>开发过程中因甲方需求</w:t>
      </w:r>
      <w:r>
        <w:rPr>
          <w:rFonts w:hint="eastAsia" w:eastAsia="宋体"/>
          <w:color w:val="000000"/>
        </w:rPr>
        <w:t>发生</w:t>
      </w:r>
      <w:r>
        <w:rPr>
          <w:rFonts w:eastAsia="宋体"/>
          <w:color w:val="000000"/>
        </w:rPr>
        <w:t>变更</w:t>
      </w:r>
      <w:r>
        <w:rPr>
          <w:rFonts w:hint="eastAsia" w:eastAsia="宋体"/>
          <w:color w:val="000000"/>
        </w:rPr>
        <w:t>而</w:t>
      </w:r>
      <w:r>
        <w:rPr>
          <w:rFonts w:eastAsia="宋体"/>
          <w:color w:val="000000"/>
        </w:rPr>
        <w:t>导致费用调整的，由双方</w:t>
      </w:r>
      <w:r>
        <w:rPr>
          <w:rFonts w:hint="eastAsia" w:eastAsia="宋体"/>
          <w:color w:val="000000"/>
        </w:rPr>
        <w:t>另行</w:t>
      </w:r>
      <w:r>
        <w:rPr>
          <w:rFonts w:eastAsia="宋体"/>
          <w:color w:val="000000"/>
        </w:rPr>
        <w:t>签署需求变更单</w:t>
      </w:r>
      <w:r>
        <w:rPr>
          <w:rFonts w:hint="eastAsia" w:eastAsia="宋体"/>
          <w:color w:val="000000"/>
        </w:rPr>
        <w:t>。</w:t>
      </w:r>
      <w:r>
        <w:rPr>
          <w:rFonts w:eastAsia="宋体"/>
          <w:color w:val="000000"/>
        </w:rPr>
        <w:t>需求变更单需明确变更内容、费用调整金额、交付时间顺延期限</w:t>
      </w:r>
      <w:r>
        <w:rPr>
          <w:rFonts w:hint="eastAsia" w:eastAsia="宋体"/>
          <w:color w:val="000000"/>
        </w:rPr>
        <w:t>等</w:t>
      </w:r>
      <w:r>
        <w:rPr>
          <w:rFonts w:eastAsia="宋体"/>
          <w:color w:val="000000"/>
        </w:rPr>
        <w:t>，</w:t>
      </w:r>
      <w:r>
        <w:rPr>
          <w:rFonts w:hint="eastAsia" w:eastAsia="宋体"/>
          <w:color w:val="000000"/>
        </w:rPr>
        <w:t>由</w:t>
      </w:r>
      <w:r>
        <w:rPr>
          <w:rFonts w:eastAsia="宋体"/>
          <w:color w:val="000000"/>
        </w:rPr>
        <w:t>双方签字盖章后生效</w:t>
      </w:r>
      <w:r>
        <w:rPr>
          <w:rFonts w:hint="eastAsia" w:eastAsia="宋体"/>
          <w:color w:val="000000"/>
        </w:rPr>
        <w:t>。费用的调整亦会</w:t>
      </w:r>
      <w:r>
        <w:rPr>
          <w:rFonts w:eastAsia="宋体"/>
          <w:color w:val="000000"/>
        </w:rPr>
        <w:t>根据双方确认的变更单相应增减。增减费用的付款方式以变更单约定为准</w:t>
      </w:r>
      <w:r>
        <w:rPr>
          <w:rFonts w:hint="eastAsia" w:eastAsia="宋体"/>
          <w:color w:val="000000"/>
        </w:rPr>
        <w:t>，</w:t>
      </w:r>
      <w:r>
        <w:rPr>
          <w:rFonts w:eastAsia="宋体"/>
          <w:color w:val="000000"/>
        </w:rPr>
        <w:t>如无特别约定，则增加的费用甲方需在变更单生效后 5 个工作日内一次性支付至乙方指定账户，减少的费用则从合同总价款中</w:t>
      </w:r>
      <w:r>
        <w:rPr>
          <w:rFonts w:hint="eastAsia" w:eastAsia="宋体"/>
          <w:color w:val="000000"/>
        </w:rPr>
        <w:t>相</w:t>
      </w:r>
      <w:r>
        <w:rPr>
          <w:rFonts w:eastAsia="宋体"/>
          <w:color w:val="000000"/>
        </w:rPr>
        <w:t>应减少。</w:t>
      </w:r>
    </w:p>
    <w:p w14:paraId="0B7FA263">
      <w:pPr>
        <w:pStyle w:val="8"/>
        <w:numPr>
          <w:ilvl w:val="255"/>
          <w:numId w:val="0"/>
        </w:numPr>
        <w:spacing w:before="0" w:beforeAutospacing="0" w:after="0" w:afterAutospacing="0" w:line="360" w:lineRule="auto"/>
        <w:rPr>
          <w:rStyle w:val="16"/>
          <w:sz w:val="24"/>
          <w:szCs w:val="20"/>
        </w:rPr>
      </w:pPr>
      <w:r>
        <w:rPr>
          <w:rFonts w:eastAsia="宋体"/>
          <w:b w:val="0"/>
          <w:bCs w:val="0"/>
          <w:color w:val="000000"/>
        </w:rPr>
        <w:t>4.</w:t>
      </w:r>
      <w:r>
        <w:rPr>
          <w:rFonts w:hint="eastAsia" w:eastAsia="宋体"/>
          <w:b w:val="0"/>
          <w:bCs w:val="0"/>
          <w:color w:val="000000"/>
          <w:lang w:eastAsia="zh-CN"/>
        </w:rPr>
        <w:t>5</w:t>
      </w:r>
      <w:r>
        <w:rPr>
          <w:rFonts w:eastAsia="宋体"/>
          <w:b w:val="0"/>
          <w:bCs w:val="0"/>
          <w:color w:val="000000"/>
        </w:rPr>
        <w:t xml:space="preserve"> EvoMind</w:t>
      </w:r>
      <w:r>
        <w:rPr>
          <w:rFonts w:hint="eastAsia" w:eastAsia="宋体"/>
          <w:b w:val="0"/>
          <w:bCs w:val="0"/>
          <w:color w:val="000000"/>
        </w:rPr>
        <w:t>授权使用费：</w:t>
      </w:r>
    </w:p>
    <w:p w14:paraId="77E8DB62">
      <w:pPr>
        <w:pStyle w:val="8"/>
        <w:numPr>
          <w:ilvl w:val="255"/>
          <w:numId w:val="0"/>
        </w:numPr>
        <w:spacing w:before="0" w:beforeAutospacing="0" w:after="0" w:afterAutospacing="0" w:line="360" w:lineRule="auto"/>
        <w:rPr>
          <w:rFonts w:hint="default" w:eastAsia="宋体"/>
          <w:color w:val="000000"/>
          <w:lang w:val="en-US" w:eastAsia="zh-CN"/>
        </w:rPr>
      </w:pPr>
      <w:r>
        <w:rPr>
          <w:rFonts w:hint="eastAsia" w:eastAsia="宋体"/>
          <w:color w:val="000000"/>
        </w:rPr>
        <w:t>鉴于甲方在部署、运行及使用EvoMind-KM过程中，需依托乙方原有</w:t>
      </w:r>
      <w:r>
        <w:rPr>
          <w:rFonts w:eastAsia="宋体"/>
          <w:b w:val="0"/>
          <w:bCs w:val="0"/>
          <w:color w:val="000000"/>
          <w:szCs w:val="24"/>
        </w:rPr>
        <w:t>EvoMind</w:t>
      </w:r>
      <w:r>
        <w:rPr>
          <w:rFonts w:hint="eastAsia" w:eastAsia="宋体"/>
          <w:color w:val="000000"/>
        </w:rPr>
        <w:t>实现配套适配与稳定运行，为保障EvoMind-KM持续、正常使用，乙方同意向甲方授予上述乙方原有软件技术</w:t>
      </w:r>
      <w:r>
        <w:rPr>
          <w:rFonts w:eastAsia="宋体"/>
          <w:b w:val="0"/>
          <w:bCs w:val="0"/>
          <w:color w:val="000000"/>
          <w:szCs w:val="24"/>
        </w:rPr>
        <w:t>EvoMind</w:t>
      </w:r>
      <w:r>
        <w:rPr>
          <w:rFonts w:hint="eastAsia" w:eastAsia="宋体"/>
          <w:color w:val="000000"/>
        </w:rPr>
        <w:t>三年期的一般许可使用授权，对上述所述乙方原有软件技术的一般许可费用为</w:t>
      </w:r>
      <w:r>
        <w:rPr>
          <w:rFonts w:hint="eastAsia" w:eastAsia="宋体"/>
          <w:color w:val="000000"/>
          <w:u w:val="single"/>
        </w:rPr>
        <w:t>￥</w:t>
      </w:r>
      <w:r>
        <w:rPr>
          <w:rFonts w:eastAsia="宋体"/>
          <w:color w:val="000000"/>
          <w:u w:val="single"/>
        </w:rPr>
        <w:t>69,8</w:t>
      </w:r>
      <w:r>
        <w:rPr>
          <w:rFonts w:hint="eastAsia" w:eastAsia="宋体"/>
          <w:color w:val="000000"/>
          <w:u w:val="single"/>
        </w:rPr>
        <w:t>00元（人民币：陆万玖仟捌佰元</w:t>
      </w:r>
      <w:r>
        <w:rPr>
          <w:rFonts w:eastAsia="宋体"/>
          <w:color w:val="000000"/>
          <w:u w:val="single"/>
        </w:rPr>
        <w:t>整）</w:t>
      </w:r>
      <w:r>
        <w:rPr>
          <w:rFonts w:hint="eastAsia" w:eastAsia="宋体"/>
          <w:color w:val="000000"/>
          <w:u w:val="single"/>
        </w:rPr>
        <w:t>/年，合计费用为</w:t>
      </w:r>
      <w:r>
        <w:rPr>
          <w:rFonts w:eastAsia="宋体"/>
          <w:color w:val="000000"/>
          <w:u w:val="single"/>
        </w:rPr>
        <w:t>￥</w:t>
      </w:r>
      <w:r>
        <w:rPr>
          <w:rFonts w:hint="eastAsia" w:eastAsia="宋体"/>
          <w:color w:val="000000"/>
          <w:u w:val="single"/>
        </w:rPr>
        <w:t>209</w:t>
      </w:r>
      <w:r>
        <w:rPr>
          <w:rFonts w:eastAsia="宋体"/>
          <w:color w:val="000000"/>
          <w:u w:val="single"/>
        </w:rPr>
        <w:t>,</w:t>
      </w:r>
      <w:r>
        <w:rPr>
          <w:rFonts w:hint="eastAsia" w:eastAsia="宋体"/>
          <w:color w:val="000000"/>
          <w:u w:val="single"/>
        </w:rPr>
        <w:t>4</w:t>
      </w:r>
      <w:r>
        <w:rPr>
          <w:rFonts w:eastAsia="宋体"/>
          <w:color w:val="000000"/>
          <w:u w:val="single"/>
        </w:rPr>
        <w:t>00元（人民币：</w:t>
      </w:r>
      <w:r>
        <w:rPr>
          <w:rFonts w:hint="eastAsia" w:eastAsia="宋体"/>
          <w:color w:val="000000"/>
          <w:u w:val="single"/>
        </w:rPr>
        <w:t>贰拾万玖仟肆佰元</w:t>
      </w:r>
      <w:r>
        <w:rPr>
          <w:rFonts w:eastAsia="宋体"/>
          <w:color w:val="000000"/>
          <w:u w:val="single"/>
        </w:rPr>
        <w:t>整）</w:t>
      </w:r>
      <w:r>
        <w:rPr>
          <w:rFonts w:hint="eastAsia" w:eastAsia="宋体"/>
          <w:color w:val="000000"/>
        </w:rPr>
        <w:t>。</w:t>
      </w:r>
      <w:r>
        <w:rPr>
          <w:rFonts w:hint="eastAsia" w:eastAsia="宋体"/>
          <w:color w:val="000000"/>
          <w:lang w:val="en-US" w:eastAsia="zh-CN"/>
        </w:rPr>
        <w:t>特别的，为保障乙方</w:t>
      </w:r>
      <w:r>
        <w:rPr>
          <w:rFonts w:hint="eastAsia" w:eastAsia="宋体"/>
          <w:color w:val="000000"/>
        </w:rPr>
        <w:t>EvoMind-KM</w:t>
      </w:r>
      <w:r>
        <w:rPr>
          <w:rFonts w:hint="eastAsia" w:eastAsia="宋体"/>
          <w:color w:val="000000"/>
          <w:lang w:val="en-US" w:eastAsia="zh-CN"/>
        </w:rPr>
        <w:t>持续运行，授权期满后如乙方需要甲方同意以不高于市场公允价格和条件持续向乙方提供EvoMind授权许可，具体以双方另行签署的补充授权协议为准。</w:t>
      </w:r>
    </w:p>
    <w:p w14:paraId="765AF673">
      <w:pPr>
        <w:pStyle w:val="8"/>
        <w:numPr>
          <w:ilvl w:val="1"/>
          <w:numId w:val="0"/>
        </w:numPr>
        <w:spacing w:before="0" w:beforeAutospacing="0" w:after="0" w:afterAutospacing="0" w:line="360" w:lineRule="auto"/>
        <w:rPr>
          <w:rFonts w:eastAsia="宋体"/>
          <w:b w:val="0"/>
          <w:bCs w:val="0"/>
          <w:color w:val="000000"/>
        </w:rPr>
      </w:pPr>
      <w:r>
        <w:rPr>
          <w:rFonts w:eastAsia="宋体"/>
          <w:b w:val="0"/>
          <w:bCs w:val="0"/>
          <w:color w:val="000000"/>
        </w:rPr>
        <w:t>4.</w:t>
      </w:r>
      <w:r>
        <w:rPr>
          <w:rFonts w:hint="eastAsia" w:eastAsia="宋体"/>
          <w:b w:val="0"/>
          <w:bCs w:val="0"/>
          <w:color w:val="000000"/>
          <w:lang w:eastAsia="zh-CN"/>
        </w:rPr>
        <w:t>6</w:t>
      </w:r>
      <w:r>
        <w:rPr>
          <w:rFonts w:hint="eastAsia" w:eastAsia="宋体"/>
          <w:b w:val="0"/>
          <w:bCs w:val="0"/>
          <w:color w:val="000000"/>
        </w:rPr>
        <w:t>定制化开发服务费：</w:t>
      </w:r>
    </w:p>
    <w:p w14:paraId="20B8E1E3">
      <w:pPr>
        <w:pStyle w:val="8"/>
        <w:numPr>
          <w:ilvl w:val="1"/>
          <w:numId w:val="0"/>
        </w:numPr>
        <w:spacing w:before="0" w:beforeAutospacing="0" w:after="0" w:afterAutospacing="0" w:line="360" w:lineRule="auto"/>
        <w:rPr>
          <w:rFonts w:eastAsia="宋体"/>
          <w:color w:val="000000"/>
        </w:rPr>
      </w:pPr>
      <w:r>
        <w:rPr>
          <w:rFonts w:hint="eastAsia" w:eastAsia="宋体"/>
          <w:color w:val="000000"/>
        </w:rPr>
        <w:t>乙方基于EvoMind为甲方KM场景提供定制化开发服务。本次开发费用总价为：</w:t>
      </w:r>
      <w:r>
        <w:rPr>
          <w:rFonts w:eastAsia="宋体"/>
          <w:color w:val="000000"/>
          <w:u w:val="single"/>
        </w:rPr>
        <w:t>￥</w:t>
      </w:r>
      <w:r>
        <w:rPr>
          <w:rFonts w:hint="eastAsia" w:eastAsia="宋体"/>
          <w:color w:val="000000"/>
          <w:u w:val="single"/>
        </w:rPr>
        <w:t>50</w:t>
      </w:r>
      <w:r>
        <w:rPr>
          <w:rFonts w:eastAsia="宋体"/>
          <w:color w:val="000000"/>
          <w:u w:val="single"/>
        </w:rPr>
        <w:t>0</w:t>
      </w:r>
      <w:r>
        <w:rPr>
          <w:rFonts w:hint="eastAsia" w:eastAsia="宋体"/>
          <w:color w:val="000000"/>
          <w:u w:val="single"/>
        </w:rPr>
        <w:t>,</w:t>
      </w:r>
      <w:r>
        <w:rPr>
          <w:rFonts w:eastAsia="宋体"/>
          <w:color w:val="000000"/>
          <w:u w:val="single"/>
        </w:rPr>
        <w:t>000元（人民币：</w:t>
      </w:r>
      <w:r>
        <w:rPr>
          <w:rFonts w:hint="eastAsia" w:eastAsia="宋体"/>
          <w:color w:val="000000"/>
          <w:u w:val="single"/>
        </w:rPr>
        <w:t>伍</w:t>
      </w:r>
      <w:r>
        <w:rPr>
          <w:rFonts w:eastAsia="宋体"/>
          <w:color w:val="000000"/>
          <w:u w:val="single"/>
        </w:rPr>
        <w:t>拾万元整）</w:t>
      </w:r>
      <w:r>
        <w:rPr>
          <w:rFonts w:eastAsia="宋体"/>
          <w:color w:val="000000"/>
        </w:rPr>
        <w:t>。</w:t>
      </w:r>
    </w:p>
    <w:p w14:paraId="073B75FF">
      <w:pPr>
        <w:pStyle w:val="8"/>
        <w:numPr>
          <w:ilvl w:val="1"/>
          <w:numId w:val="0"/>
        </w:numPr>
        <w:spacing w:before="0" w:beforeAutospacing="0" w:after="0" w:afterAutospacing="0" w:line="360" w:lineRule="auto"/>
        <w:rPr>
          <w:rFonts w:eastAsia="宋体"/>
          <w:b w:val="0"/>
          <w:bCs w:val="0"/>
          <w:color w:val="000000"/>
        </w:rPr>
      </w:pPr>
      <w:r>
        <w:rPr>
          <w:rFonts w:eastAsia="宋体"/>
          <w:b w:val="0"/>
          <w:bCs w:val="0"/>
          <w:color w:val="000000"/>
        </w:rPr>
        <w:t>4.</w:t>
      </w:r>
      <w:r>
        <w:rPr>
          <w:rFonts w:hint="eastAsia" w:eastAsia="宋体"/>
          <w:b w:val="0"/>
          <w:bCs w:val="0"/>
          <w:color w:val="000000"/>
          <w:lang w:eastAsia="zh-CN"/>
        </w:rPr>
        <w:t>7</w:t>
      </w:r>
      <w:r>
        <w:rPr>
          <w:rFonts w:hint="eastAsia" w:eastAsia="宋体"/>
          <w:b w:val="0"/>
          <w:bCs w:val="0"/>
          <w:color w:val="000000"/>
        </w:rPr>
        <w:t>部署及运维服务费：</w:t>
      </w:r>
    </w:p>
    <w:p w14:paraId="299C022C">
      <w:pPr>
        <w:pStyle w:val="8"/>
        <w:numPr>
          <w:ilvl w:val="1"/>
          <w:numId w:val="0"/>
        </w:numPr>
        <w:spacing w:before="0" w:beforeAutospacing="0" w:after="0" w:afterAutospacing="0" w:line="360" w:lineRule="auto"/>
        <w:rPr>
          <w:rFonts w:eastAsia="宋体"/>
          <w:color w:val="000000"/>
        </w:rPr>
      </w:pPr>
      <w:r>
        <w:rPr>
          <w:rFonts w:hint="eastAsia" w:eastAsia="宋体"/>
          <w:color w:val="000000"/>
        </w:rPr>
        <w:t>乙方为甲方提供部署及运维服务，在甲方指定或双方确认的云资源环境中完成部署、配置、上线及持续运行维护。其中一次性部署服务费为</w:t>
      </w:r>
      <w:r>
        <w:rPr>
          <w:rFonts w:eastAsia="宋体"/>
          <w:color w:val="000000"/>
          <w:u w:val="single"/>
        </w:rPr>
        <w:t>￥</w:t>
      </w:r>
      <w:r>
        <w:rPr>
          <w:rFonts w:hint="eastAsia" w:eastAsia="宋体"/>
          <w:color w:val="000000"/>
          <w:u w:val="single"/>
        </w:rPr>
        <w:t>50</w:t>
      </w:r>
      <w:r>
        <w:rPr>
          <w:rFonts w:eastAsia="宋体"/>
          <w:color w:val="000000"/>
          <w:u w:val="single"/>
        </w:rPr>
        <w:t>,</w:t>
      </w:r>
      <w:r>
        <w:rPr>
          <w:rFonts w:hint="eastAsia" w:eastAsia="宋体"/>
          <w:color w:val="000000"/>
          <w:u w:val="single"/>
        </w:rPr>
        <w:t>0</w:t>
      </w:r>
      <w:r>
        <w:rPr>
          <w:rFonts w:eastAsia="宋体"/>
          <w:color w:val="000000"/>
          <w:u w:val="single"/>
        </w:rPr>
        <w:t>00元（人民币：</w:t>
      </w:r>
      <w:r>
        <w:rPr>
          <w:rFonts w:hint="eastAsia" w:eastAsia="宋体"/>
          <w:color w:val="000000"/>
          <w:u w:val="single"/>
        </w:rPr>
        <w:t>伍万元</w:t>
      </w:r>
      <w:r>
        <w:rPr>
          <w:rFonts w:eastAsia="宋体"/>
          <w:color w:val="000000"/>
          <w:u w:val="single"/>
        </w:rPr>
        <w:t>整）</w:t>
      </w:r>
      <w:r>
        <w:rPr>
          <w:rFonts w:hint="eastAsia" w:eastAsia="宋体"/>
          <w:color w:val="000000"/>
          <w:u w:val="single"/>
        </w:rPr>
        <w:t>，三年期的运维服务费为</w:t>
      </w:r>
      <w:r>
        <w:rPr>
          <w:rFonts w:eastAsia="宋体"/>
          <w:color w:val="000000"/>
          <w:u w:val="single"/>
        </w:rPr>
        <w:t>￥</w:t>
      </w:r>
      <w:r>
        <w:rPr>
          <w:rFonts w:hint="eastAsia" w:eastAsia="宋体"/>
          <w:color w:val="000000"/>
          <w:u w:val="single"/>
        </w:rPr>
        <w:t>150</w:t>
      </w:r>
      <w:r>
        <w:rPr>
          <w:rFonts w:eastAsia="宋体"/>
          <w:color w:val="000000"/>
          <w:u w:val="single"/>
        </w:rPr>
        <w:t>,</w:t>
      </w:r>
      <w:r>
        <w:rPr>
          <w:rFonts w:hint="eastAsia" w:eastAsia="宋体"/>
          <w:color w:val="000000"/>
          <w:u w:val="single"/>
        </w:rPr>
        <w:t>0</w:t>
      </w:r>
      <w:r>
        <w:rPr>
          <w:rFonts w:eastAsia="宋体"/>
          <w:color w:val="000000"/>
          <w:u w:val="single"/>
        </w:rPr>
        <w:t>00元（人民币：</w:t>
      </w:r>
      <w:r>
        <w:rPr>
          <w:rFonts w:hint="eastAsia" w:eastAsia="宋体"/>
          <w:color w:val="000000"/>
          <w:u w:val="single"/>
        </w:rPr>
        <w:t>拾伍万元</w:t>
      </w:r>
      <w:r>
        <w:rPr>
          <w:rFonts w:eastAsia="宋体"/>
          <w:color w:val="000000"/>
          <w:u w:val="single"/>
        </w:rPr>
        <w:t>整）</w:t>
      </w:r>
      <w:r>
        <w:rPr>
          <w:rFonts w:hint="eastAsia" w:eastAsia="宋体"/>
          <w:color w:val="000000"/>
          <w:u w:val="single"/>
        </w:rPr>
        <w:t>，合计费用为</w:t>
      </w:r>
      <w:r>
        <w:rPr>
          <w:rFonts w:eastAsia="宋体"/>
          <w:color w:val="000000"/>
          <w:u w:val="single"/>
        </w:rPr>
        <w:t>￥</w:t>
      </w:r>
      <w:r>
        <w:rPr>
          <w:rFonts w:hint="eastAsia" w:eastAsia="宋体"/>
          <w:color w:val="000000"/>
          <w:u w:val="single"/>
        </w:rPr>
        <w:t>200</w:t>
      </w:r>
      <w:r>
        <w:rPr>
          <w:rFonts w:eastAsia="宋体"/>
          <w:color w:val="000000"/>
          <w:u w:val="single"/>
        </w:rPr>
        <w:t>,</w:t>
      </w:r>
      <w:r>
        <w:rPr>
          <w:rFonts w:hint="eastAsia" w:eastAsia="宋体"/>
          <w:color w:val="000000"/>
          <w:u w:val="single"/>
        </w:rPr>
        <w:t>0</w:t>
      </w:r>
      <w:r>
        <w:rPr>
          <w:rFonts w:eastAsia="宋体"/>
          <w:color w:val="000000"/>
          <w:u w:val="single"/>
        </w:rPr>
        <w:t>00元（人民币：</w:t>
      </w:r>
      <w:r>
        <w:rPr>
          <w:rFonts w:hint="eastAsia" w:eastAsia="宋体"/>
          <w:color w:val="000000"/>
          <w:u w:val="single"/>
        </w:rPr>
        <w:t>贰拾万元</w:t>
      </w:r>
      <w:r>
        <w:rPr>
          <w:rFonts w:eastAsia="宋体"/>
          <w:color w:val="000000"/>
          <w:u w:val="single"/>
        </w:rPr>
        <w:t>整）</w:t>
      </w:r>
      <w:r>
        <w:rPr>
          <w:rFonts w:hint="eastAsia" w:eastAsia="宋体"/>
          <w:color w:val="000000"/>
        </w:rPr>
        <w:t>。</w:t>
      </w:r>
    </w:p>
    <w:p w14:paraId="7E561D6B">
      <w:pPr>
        <w:pStyle w:val="8"/>
        <w:numPr>
          <w:ilvl w:val="1"/>
          <w:numId w:val="0"/>
        </w:numPr>
        <w:spacing w:before="0" w:beforeAutospacing="0" w:after="0" w:afterAutospacing="0" w:line="360" w:lineRule="auto"/>
        <w:rPr>
          <w:rFonts w:eastAsia="宋体"/>
          <w:color w:val="000000"/>
        </w:rPr>
      </w:pPr>
      <w:r>
        <w:rPr>
          <w:rFonts w:hint="eastAsia" w:eastAsia="宋体"/>
          <w:color w:val="000000"/>
        </w:rPr>
        <w:t>4.</w:t>
      </w:r>
      <w:r>
        <w:rPr>
          <w:rFonts w:hint="eastAsia" w:eastAsia="宋体"/>
          <w:color w:val="000000"/>
          <w:lang w:val="en-US" w:eastAsia="zh-CN"/>
        </w:rPr>
        <w:t>8</w:t>
      </w:r>
      <w:r>
        <w:rPr>
          <w:rFonts w:hint="eastAsia" w:eastAsia="宋体"/>
          <w:color w:val="000000"/>
        </w:rPr>
        <w:t>付款方式</w:t>
      </w:r>
    </w:p>
    <w:p w14:paraId="113296AC">
      <w:pPr>
        <w:pStyle w:val="8"/>
        <w:spacing w:before="0" w:beforeAutospacing="0" w:after="0" w:afterAutospacing="0" w:line="360" w:lineRule="auto"/>
        <w:rPr>
          <w:rFonts w:eastAsia="宋体"/>
          <w:color w:val="000000"/>
          <w:u w:val="single"/>
        </w:rPr>
      </w:pPr>
      <w:r>
        <w:rPr>
          <w:rFonts w:hint="eastAsia" w:eastAsia="宋体"/>
          <w:color w:val="000000"/>
        </w:rPr>
        <w:t>本合同</w:t>
      </w:r>
      <w:r>
        <w:rPr>
          <w:rFonts w:hint="eastAsia" w:eastAsia="宋体"/>
          <w:color w:val="000000"/>
          <w:lang w:val="en-US" w:eastAsia="zh-CN"/>
        </w:rPr>
        <w:t>原</w:t>
      </w:r>
      <w:r>
        <w:rPr>
          <w:rFonts w:hint="eastAsia" w:eastAsia="宋体"/>
          <w:color w:val="000000"/>
        </w:rPr>
        <w:t>总价款为</w:t>
      </w:r>
      <w:r>
        <w:rPr>
          <w:rFonts w:eastAsia="宋体"/>
          <w:color w:val="000000"/>
          <w:u w:val="single"/>
        </w:rPr>
        <w:t xml:space="preserve">￥ </w:t>
      </w:r>
      <w:r>
        <w:rPr>
          <w:rFonts w:hint="eastAsia" w:eastAsia="宋体"/>
          <w:color w:val="000000"/>
          <w:u w:val="single"/>
        </w:rPr>
        <w:t>909</w:t>
      </w:r>
      <w:r>
        <w:rPr>
          <w:rFonts w:eastAsia="宋体"/>
          <w:color w:val="000000"/>
          <w:u w:val="single"/>
        </w:rPr>
        <w:t>,</w:t>
      </w:r>
      <w:r>
        <w:rPr>
          <w:rFonts w:hint="eastAsia" w:eastAsia="宋体"/>
          <w:color w:val="000000"/>
          <w:u w:val="single"/>
        </w:rPr>
        <w:t>4</w:t>
      </w:r>
      <w:r>
        <w:rPr>
          <w:rFonts w:eastAsia="宋体"/>
          <w:color w:val="000000"/>
          <w:u w:val="single"/>
        </w:rPr>
        <w:t>00元（人民币：</w:t>
      </w:r>
      <w:r>
        <w:rPr>
          <w:rFonts w:hint="eastAsia" w:eastAsia="宋体"/>
          <w:color w:val="000000"/>
          <w:u w:val="single"/>
        </w:rPr>
        <w:t>玖拾万玖仟肆佰元</w:t>
      </w:r>
      <w:r>
        <w:rPr>
          <w:rFonts w:eastAsia="宋体"/>
          <w:color w:val="000000"/>
          <w:u w:val="single"/>
        </w:rPr>
        <w:t>整）</w:t>
      </w:r>
      <w:r>
        <w:rPr>
          <w:rFonts w:hint="eastAsia" w:eastAsia="宋体"/>
          <w:color w:val="000000"/>
          <w:u w:val="single"/>
        </w:rPr>
        <w:t>，</w:t>
      </w:r>
      <w:r>
        <w:rPr>
          <w:rFonts w:hint="eastAsia" w:eastAsia="宋体"/>
          <w:color w:val="000000"/>
          <w:u w:val="single"/>
          <w:lang w:val="en-US" w:eastAsia="zh-CN"/>
        </w:rPr>
        <w:t>现双方协商一致，乙方给予优惠</w:t>
      </w:r>
      <w:r>
        <w:rPr>
          <w:rFonts w:eastAsia="宋体"/>
          <w:color w:val="000000"/>
          <w:u w:val="single"/>
        </w:rPr>
        <w:t xml:space="preserve">￥ </w:t>
      </w:r>
      <w:r>
        <w:rPr>
          <w:rFonts w:hint="eastAsia" w:eastAsia="宋体"/>
          <w:color w:val="000000"/>
          <w:u w:val="single"/>
          <w:lang w:val="en-US" w:eastAsia="zh-CN"/>
        </w:rPr>
        <w:t>1</w:t>
      </w:r>
      <w:r>
        <w:rPr>
          <w:rFonts w:hint="eastAsia" w:eastAsia="宋体"/>
          <w:color w:val="000000"/>
          <w:u w:val="single"/>
        </w:rPr>
        <w:t>0</w:t>
      </w:r>
      <w:r>
        <w:rPr>
          <w:rFonts w:hint="eastAsia" w:eastAsia="宋体"/>
          <w:color w:val="000000"/>
          <w:u w:val="single"/>
          <w:lang w:val="en-US" w:eastAsia="zh-CN"/>
        </w:rPr>
        <w:t>0</w:t>
      </w:r>
      <w:r>
        <w:rPr>
          <w:rFonts w:eastAsia="宋体"/>
          <w:color w:val="000000"/>
          <w:u w:val="single"/>
        </w:rPr>
        <w:t>,</w:t>
      </w:r>
      <w:r>
        <w:rPr>
          <w:rFonts w:hint="eastAsia" w:eastAsia="宋体"/>
          <w:color w:val="000000"/>
          <w:u w:val="single"/>
          <w:lang w:val="en-US" w:eastAsia="zh-CN"/>
        </w:rPr>
        <w:t>0</w:t>
      </w:r>
      <w:r>
        <w:rPr>
          <w:rFonts w:eastAsia="宋体"/>
          <w:color w:val="000000"/>
          <w:u w:val="single"/>
        </w:rPr>
        <w:t>00元</w:t>
      </w:r>
      <w:r>
        <w:rPr>
          <w:rFonts w:hint="eastAsia" w:eastAsia="宋体"/>
          <w:color w:val="000000"/>
          <w:u w:val="single"/>
          <w:lang w:eastAsia="zh-CN"/>
        </w:rPr>
        <w:t>，</w:t>
      </w:r>
      <w:r>
        <w:rPr>
          <w:rFonts w:hint="eastAsia" w:eastAsia="宋体"/>
          <w:b/>
          <w:bCs/>
          <w:color w:val="000000"/>
          <w:u w:val="single"/>
          <w:lang w:val="en-US" w:eastAsia="zh-CN"/>
          <w:rPrChange w:id="2" w:author="ZKYS001" w:date="2026-06-10T11:16:44Z">
            <w:rPr>
              <w:rFonts w:hint="eastAsia" w:eastAsia="宋体"/>
              <w:color w:val="000000"/>
              <w:u w:val="single"/>
              <w:lang w:val="en-US" w:eastAsia="zh-CN"/>
            </w:rPr>
          </w:rPrChange>
        </w:rPr>
        <w:t>优惠后最终合同</w:t>
      </w:r>
      <w:r>
        <w:rPr>
          <w:rFonts w:hint="eastAsia" w:eastAsia="宋体"/>
          <w:b/>
          <w:bCs/>
          <w:color w:val="000000"/>
          <w:u w:val="single"/>
          <w:rPrChange w:id="3" w:author="ZKYS001" w:date="2026-06-10T11:16:44Z">
            <w:rPr>
              <w:rFonts w:hint="eastAsia" w:eastAsia="宋体"/>
              <w:color w:val="000000"/>
              <w:u w:val="single"/>
            </w:rPr>
          </w:rPrChange>
        </w:rPr>
        <w:t>总价款为</w:t>
      </w:r>
      <w:r>
        <w:rPr>
          <w:rFonts w:eastAsia="宋体"/>
          <w:b/>
          <w:bCs/>
          <w:color w:val="000000"/>
          <w:u w:val="single"/>
          <w:rPrChange w:id="4" w:author="ZKYS001" w:date="2026-06-10T11:16:44Z">
            <w:rPr>
              <w:rFonts w:eastAsia="宋体"/>
              <w:color w:val="000000"/>
              <w:u w:val="single"/>
            </w:rPr>
          </w:rPrChange>
        </w:rPr>
        <w:t xml:space="preserve">￥ </w:t>
      </w:r>
      <w:r>
        <w:rPr>
          <w:rFonts w:hint="eastAsia" w:eastAsia="宋体"/>
          <w:b/>
          <w:bCs/>
          <w:color w:val="000000"/>
          <w:u w:val="single"/>
          <w:lang w:val="en-US" w:eastAsia="zh-CN"/>
          <w:rPrChange w:id="5" w:author="ZKYS001" w:date="2026-06-10T11:16:44Z">
            <w:rPr>
              <w:rFonts w:hint="eastAsia" w:eastAsia="宋体"/>
              <w:color w:val="000000"/>
              <w:u w:val="single"/>
              <w:lang w:val="en-US" w:eastAsia="zh-CN"/>
            </w:rPr>
          </w:rPrChange>
        </w:rPr>
        <w:t>8</w:t>
      </w:r>
      <w:r>
        <w:rPr>
          <w:rFonts w:hint="eastAsia" w:eastAsia="宋体"/>
          <w:b/>
          <w:bCs/>
          <w:color w:val="000000"/>
          <w:u w:val="single"/>
          <w:rPrChange w:id="6" w:author="ZKYS001" w:date="2026-06-10T11:16:44Z">
            <w:rPr>
              <w:rFonts w:hint="eastAsia" w:eastAsia="宋体"/>
              <w:color w:val="000000"/>
              <w:u w:val="single"/>
            </w:rPr>
          </w:rPrChange>
        </w:rPr>
        <w:t>09</w:t>
      </w:r>
      <w:r>
        <w:rPr>
          <w:rFonts w:eastAsia="宋体"/>
          <w:b/>
          <w:bCs/>
          <w:color w:val="000000"/>
          <w:u w:val="single"/>
          <w:rPrChange w:id="7" w:author="ZKYS001" w:date="2026-06-10T11:16:44Z">
            <w:rPr>
              <w:rFonts w:eastAsia="宋体"/>
              <w:color w:val="000000"/>
              <w:u w:val="single"/>
            </w:rPr>
          </w:rPrChange>
        </w:rPr>
        <w:t>,</w:t>
      </w:r>
      <w:r>
        <w:rPr>
          <w:rFonts w:hint="eastAsia" w:eastAsia="宋体"/>
          <w:b/>
          <w:bCs/>
          <w:color w:val="000000"/>
          <w:u w:val="single"/>
          <w:rPrChange w:id="8" w:author="ZKYS001" w:date="2026-06-10T11:16:44Z">
            <w:rPr>
              <w:rFonts w:hint="eastAsia" w:eastAsia="宋体"/>
              <w:color w:val="000000"/>
              <w:u w:val="single"/>
            </w:rPr>
          </w:rPrChange>
        </w:rPr>
        <w:t>4</w:t>
      </w:r>
      <w:r>
        <w:rPr>
          <w:rFonts w:eastAsia="宋体"/>
          <w:b/>
          <w:bCs/>
          <w:color w:val="000000"/>
          <w:u w:val="single"/>
          <w:rPrChange w:id="9" w:author="ZKYS001" w:date="2026-06-10T11:16:44Z">
            <w:rPr>
              <w:rFonts w:eastAsia="宋体"/>
              <w:color w:val="000000"/>
              <w:u w:val="single"/>
            </w:rPr>
          </w:rPrChange>
        </w:rPr>
        <w:t>00元</w:t>
      </w:r>
      <w:r>
        <w:rPr>
          <w:rFonts w:eastAsia="宋体"/>
          <w:b/>
          <w:bCs/>
          <w:color w:val="000000"/>
          <w:u w:val="single"/>
          <w:rPrChange w:id="10" w:author="ZKYS001" w:date="2026-06-10T11:16:47Z">
            <w:rPr>
              <w:rFonts w:eastAsia="宋体"/>
              <w:color w:val="000000"/>
              <w:u w:val="single"/>
            </w:rPr>
          </w:rPrChange>
        </w:rPr>
        <w:t>（人民币：</w:t>
      </w:r>
      <w:r>
        <w:rPr>
          <w:rFonts w:hint="eastAsia" w:eastAsia="宋体"/>
          <w:b/>
          <w:bCs/>
          <w:color w:val="000000"/>
          <w:u w:val="single"/>
          <w:lang w:val="en-US" w:eastAsia="zh-CN"/>
          <w:rPrChange w:id="11" w:author="ZKYS001" w:date="2026-06-10T11:16:47Z">
            <w:rPr>
              <w:rFonts w:hint="eastAsia" w:eastAsia="宋体"/>
              <w:color w:val="000000"/>
              <w:u w:val="single"/>
              <w:lang w:val="en-US" w:eastAsia="zh-CN"/>
            </w:rPr>
          </w:rPrChange>
        </w:rPr>
        <w:t>捌</w:t>
      </w:r>
      <w:r>
        <w:rPr>
          <w:rFonts w:hint="eastAsia" w:eastAsia="宋体"/>
          <w:b/>
          <w:bCs/>
          <w:color w:val="000000"/>
          <w:u w:val="single"/>
          <w:rPrChange w:id="12" w:author="ZKYS001" w:date="2026-06-10T11:16:47Z">
            <w:rPr>
              <w:rFonts w:hint="eastAsia" w:eastAsia="宋体"/>
              <w:color w:val="000000"/>
              <w:u w:val="single"/>
            </w:rPr>
          </w:rPrChange>
        </w:rPr>
        <w:t>拾万玖仟肆佰元</w:t>
      </w:r>
      <w:r>
        <w:rPr>
          <w:rFonts w:eastAsia="宋体"/>
          <w:b/>
          <w:bCs/>
          <w:color w:val="000000"/>
          <w:u w:val="single"/>
          <w:rPrChange w:id="13" w:author="ZKYS001" w:date="2026-06-10T11:16:47Z">
            <w:rPr>
              <w:rFonts w:eastAsia="宋体"/>
              <w:color w:val="000000"/>
              <w:u w:val="single"/>
            </w:rPr>
          </w:rPrChange>
        </w:rPr>
        <w:t>整）</w:t>
      </w:r>
      <w:r>
        <w:rPr>
          <w:rFonts w:hint="eastAsia" w:eastAsia="宋体"/>
          <w:color w:val="000000"/>
          <w:u w:val="single"/>
        </w:rPr>
        <w:t>具体付款方式如下：</w:t>
      </w:r>
    </w:p>
    <w:p w14:paraId="1BC699A6">
      <w:pPr>
        <w:pStyle w:val="8"/>
        <w:spacing w:before="0" w:beforeAutospacing="0" w:after="0" w:afterAutospacing="0" w:line="360" w:lineRule="auto"/>
        <w:rPr>
          <w:ins w:id="14" w:author="ZKYS001" w:date="2026-06-10T11:04:45Z"/>
          <w:rFonts w:hint="eastAsia" w:eastAsia="宋体"/>
          <w:color w:val="000000"/>
          <w:lang w:val="en-US" w:eastAsia="zh-CN"/>
        </w:rPr>
      </w:pPr>
      <w:del w:id="15" w:author="ZKYS001" w:date="2026-06-10T11:12:35Z">
        <w:r>
          <w:rPr>
            <w:rFonts w:hint="default" w:eastAsia="宋体"/>
            <w:color w:val="000000"/>
            <w:lang w:val="en-US" w:eastAsia="zh-CN"/>
          </w:rPr>
          <w:delText>开发</w:delText>
        </w:r>
      </w:del>
      <w:del w:id="16" w:author="ZKYS001" w:date="2026-06-10T11:12:35Z">
        <w:r>
          <w:rPr>
            <w:rFonts w:hint="default" w:eastAsia="宋体"/>
            <w:color w:val="000000"/>
            <w:lang w:val="en-US"/>
          </w:rPr>
          <w:delText>款</w:delText>
        </w:r>
      </w:del>
      <w:ins w:id="17" w:author="ZKYS001" w:date="2026-06-10T11:12:39Z">
        <w:r>
          <w:rPr>
            <w:rFonts w:hint="eastAsia" w:eastAsia="宋体"/>
            <w:color w:val="000000"/>
            <w:lang w:val="en-US" w:eastAsia="zh-CN"/>
          </w:rPr>
          <w:t>一期款</w:t>
        </w:r>
      </w:ins>
      <w:r>
        <w:rPr>
          <w:rFonts w:eastAsia="宋体"/>
          <w:color w:val="000000"/>
        </w:rPr>
        <w:t>：</w:t>
      </w:r>
      <w:r>
        <w:rPr>
          <w:rFonts w:eastAsia="宋体"/>
          <w:color w:val="000000"/>
          <w:u w:val="single"/>
        </w:rPr>
        <w:t xml:space="preserve">￥ </w:t>
      </w:r>
      <w:r>
        <w:rPr>
          <w:rFonts w:hint="eastAsia" w:eastAsia="宋体"/>
          <w:color w:val="000000"/>
          <w:u w:val="single"/>
          <w:lang w:val="en-US" w:eastAsia="zh-CN"/>
        </w:rPr>
        <w:t>5</w:t>
      </w:r>
      <w:del w:id="18" w:author="ZKYS001" w:date="2026-06-10T11:14:57Z">
        <w:r>
          <w:rPr>
            <w:rFonts w:hint="default" w:eastAsia="宋体"/>
            <w:color w:val="000000"/>
            <w:u w:val="single"/>
            <w:lang w:val="en-US" w:eastAsia="zh-CN"/>
          </w:rPr>
          <w:delText>0</w:delText>
        </w:r>
      </w:del>
      <w:ins w:id="19" w:author="ZKYS001" w:date="2026-06-10T11:14:57Z">
        <w:r>
          <w:rPr>
            <w:rFonts w:hint="eastAsia" w:eastAsia="宋体"/>
            <w:color w:val="000000"/>
            <w:u w:val="single"/>
            <w:lang w:val="en-US" w:eastAsia="zh-CN"/>
          </w:rPr>
          <w:t>6</w:t>
        </w:r>
      </w:ins>
      <w:del w:id="20" w:author="ZKYS001" w:date="2026-06-10T11:15:00Z">
        <w:r>
          <w:rPr>
            <w:rFonts w:hint="default" w:eastAsia="宋体"/>
            <w:color w:val="000000"/>
            <w:u w:val="single"/>
            <w:lang w:val="en-US"/>
          </w:rPr>
          <w:delText>0</w:delText>
        </w:r>
      </w:del>
      <w:ins w:id="21" w:author="ZKYS001" w:date="2026-06-10T11:15:00Z">
        <w:r>
          <w:rPr>
            <w:rFonts w:hint="eastAsia" w:eastAsia="宋体"/>
            <w:color w:val="000000"/>
            <w:u w:val="single"/>
            <w:lang w:val="en-US" w:eastAsia="zh-CN"/>
          </w:rPr>
          <w:t>9</w:t>
        </w:r>
      </w:ins>
      <w:r>
        <w:rPr>
          <w:rFonts w:eastAsia="宋体"/>
          <w:color w:val="000000"/>
          <w:u w:val="single"/>
        </w:rPr>
        <w:t>,</w:t>
      </w:r>
      <w:del w:id="22" w:author="ZKYS001" w:date="2026-06-10T11:15:01Z">
        <w:r>
          <w:rPr>
            <w:rFonts w:hint="default" w:eastAsia="宋体"/>
            <w:color w:val="000000"/>
            <w:u w:val="single"/>
            <w:lang w:val="en-US"/>
          </w:rPr>
          <w:delText>0</w:delText>
        </w:r>
      </w:del>
      <w:ins w:id="23" w:author="ZKYS001" w:date="2026-06-10T11:15:01Z">
        <w:r>
          <w:rPr>
            <w:rFonts w:hint="eastAsia" w:eastAsia="宋体"/>
            <w:color w:val="000000"/>
            <w:u w:val="single"/>
            <w:lang w:val="en-US" w:eastAsia="zh-CN"/>
          </w:rPr>
          <w:t>8</w:t>
        </w:r>
      </w:ins>
      <w:r>
        <w:rPr>
          <w:rFonts w:eastAsia="宋体"/>
          <w:color w:val="000000"/>
          <w:u w:val="single"/>
        </w:rPr>
        <w:t>00元（人民币：</w:t>
      </w:r>
      <w:ins w:id="24" w:author="ZKYS001" w:date="2026-06-10T11:16:23Z">
        <w:r>
          <w:rPr>
            <w:rFonts w:hint="eastAsia" w:eastAsia="宋体"/>
            <w:color w:val="000000"/>
            <w:u w:val="single"/>
            <w:lang w:val="en-US" w:eastAsia="zh-CN"/>
          </w:rPr>
          <w:t>伍拾陆万玖仟捌佰元整</w:t>
        </w:r>
      </w:ins>
      <w:del w:id="25" w:author="ZKYS001" w:date="2026-06-10T11:16:23Z">
        <w:r>
          <w:rPr>
            <w:rFonts w:hint="eastAsia" w:eastAsia="宋体"/>
            <w:color w:val="000000"/>
            <w:u w:val="single"/>
            <w:lang w:val="en-US" w:eastAsia="zh-CN"/>
          </w:rPr>
          <w:delText>五拾万元整</w:delText>
        </w:r>
      </w:del>
      <w:r>
        <w:rPr>
          <w:rFonts w:eastAsia="宋体"/>
          <w:color w:val="000000"/>
          <w:u w:val="single"/>
        </w:rPr>
        <w:t>）</w:t>
      </w:r>
      <w:r>
        <w:rPr>
          <w:rFonts w:eastAsia="宋体"/>
          <w:color w:val="000000"/>
        </w:rPr>
        <w:t>，于本合同签订后</w:t>
      </w:r>
      <w:r>
        <w:rPr>
          <w:rFonts w:hint="eastAsia" w:eastAsia="宋体"/>
          <w:color w:val="000000"/>
          <w:lang w:val="en-US" w:eastAsia="zh-CN"/>
        </w:rPr>
        <w:t>30</w:t>
      </w:r>
      <w:r>
        <w:rPr>
          <w:rFonts w:eastAsia="宋体"/>
          <w:color w:val="000000"/>
        </w:rPr>
        <w:t>个工作日内支付</w:t>
      </w:r>
      <w:ins w:id="26" w:author="ZKYS001" w:date="2026-06-10T11:12:48Z">
        <w:r>
          <w:rPr>
            <w:rFonts w:hint="eastAsia" w:eastAsia="宋体"/>
            <w:color w:val="000000"/>
            <w:lang w:eastAsia="zh-CN"/>
          </w:rPr>
          <w:t>，</w:t>
        </w:r>
      </w:ins>
      <w:ins w:id="27" w:author="ZKYS001" w:date="2026-06-10T11:12:48Z">
        <w:r>
          <w:rPr>
            <w:rFonts w:hint="eastAsia" w:eastAsia="宋体"/>
            <w:color w:val="000000"/>
            <w:lang w:val="en-US" w:eastAsia="zh-CN"/>
          </w:rPr>
          <w:t>最迟</w:t>
        </w:r>
      </w:ins>
      <w:ins w:id="28" w:author="ZKYS001" w:date="2026-06-10T11:12:50Z">
        <w:r>
          <w:rPr>
            <w:rFonts w:hint="eastAsia" w:eastAsia="宋体"/>
            <w:color w:val="000000"/>
            <w:lang w:val="en-US" w:eastAsia="zh-CN"/>
          </w:rPr>
          <w:t>不超过</w:t>
        </w:r>
      </w:ins>
      <w:ins w:id="29" w:author="ZKYS001" w:date="2026-06-10T11:12:52Z">
        <w:r>
          <w:rPr>
            <w:rFonts w:hint="eastAsia" w:eastAsia="宋体"/>
            <w:color w:val="000000"/>
            <w:lang w:val="en-US" w:eastAsia="zh-CN"/>
          </w:rPr>
          <w:t>202</w:t>
        </w:r>
      </w:ins>
      <w:ins w:id="30" w:author="ZKYS001" w:date="2026-06-10T11:12:53Z">
        <w:r>
          <w:rPr>
            <w:rFonts w:hint="eastAsia" w:eastAsia="宋体"/>
            <w:color w:val="000000"/>
            <w:lang w:val="en-US" w:eastAsia="zh-CN"/>
          </w:rPr>
          <w:t>6</w:t>
        </w:r>
      </w:ins>
      <w:ins w:id="31" w:author="ZKYS001" w:date="2026-06-10T11:12:54Z">
        <w:r>
          <w:rPr>
            <w:rFonts w:hint="eastAsia" w:eastAsia="宋体"/>
            <w:color w:val="000000"/>
            <w:lang w:val="en-US" w:eastAsia="zh-CN"/>
          </w:rPr>
          <w:t>年12</w:t>
        </w:r>
      </w:ins>
      <w:ins w:id="32" w:author="ZKYS001" w:date="2026-06-10T11:12:55Z">
        <w:r>
          <w:rPr>
            <w:rFonts w:hint="eastAsia" w:eastAsia="宋体"/>
            <w:color w:val="000000"/>
            <w:lang w:val="en-US" w:eastAsia="zh-CN"/>
          </w:rPr>
          <w:t>月3</w:t>
        </w:r>
      </w:ins>
      <w:ins w:id="33" w:author="ZKYS001" w:date="2026-06-10T11:12:56Z">
        <w:r>
          <w:rPr>
            <w:rFonts w:hint="eastAsia" w:eastAsia="宋体"/>
            <w:color w:val="000000"/>
            <w:lang w:val="en-US" w:eastAsia="zh-CN"/>
          </w:rPr>
          <w:t>1日</w:t>
        </w:r>
      </w:ins>
      <w:del w:id="34" w:author="ZKYS001" w:date="2026-06-10T11:12:47Z">
        <w:r>
          <w:rPr>
            <w:rFonts w:eastAsia="宋体"/>
            <w:color w:val="000000"/>
          </w:rPr>
          <w:delText>；</w:delText>
        </w:r>
      </w:del>
      <w:ins w:id="35" w:author="ZKYS001" w:date="2026-06-10T11:03:37Z">
        <w:r>
          <w:rPr>
            <w:rFonts w:hint="eastAsia" w:eastAsia="宋体"/>
            <w:color w:val="000000"/>
            <w:lang w:eastAsia="zh-CN"/>
          </w:rPr>
          <w:t>。</w:t>
        </w:r>
      </w:ins>
      <w:ins w:id="36" w:author="ZKYS001" w:date="2026-06-10T11:03:39Z">
        <w:r>
          <w:rPr>
            <w:rFonts w:hint="eastAsia" w:eastAsia="宋体"/>
            <w:color w:val="000000"/>
            <w:lang w:val="en-US" w:eastAsia="zh-CN"/>
          </w:rPr>
          <w:t>如</w:t>
        </w:r>
      </w:ins>
      <w:ins w:id="37" w:author="ZKYS001" w:date="2026-06-10T11:03:40Z">
        <w:r>
          <w:rPr>
            <w:rFonts w:hint="eastAsia" w:eastAsia="宋体"/>
            <w:color w:val="000000"/>
            <w:lang w:val="en-US" w:eastAsia="zh-CN"/>
          </w:rPr>
          <w:t>甲方</w:t>
        </w:r>
      </w:ins>
      <w:ins w:id="38" w:author="ZKYS001" w:date="2026-06-10T11:03:45Z">
        <w:r>
          <w:rPr>
            <w:rFonts w:hint="eastAsia" w:eastAsia="宋体"/>
            <w:color w:val="000000"/>
            <w:lang w:val="en-US" w:eastAsia="zh-CN"/>
          </w:rPr>
          <w:t>未在</w:t>
        </w:r>
      </w:ins>
      <w:ins w:id="39" w:author="ZKYS001" w:date="2026-06-10T11:03:46Z">
        <w:r>
          <w:rPr>
            <w:rFonts w:hint="eastAsia" w:eastAsia="宋体"/>
            <w:color w:val="000000"/>
            <w:lang w:val="en-US" w:eastAsia="zh-CN"/>
          </w:rPr>
          <w:t>20</w:t>
        </w:r>
      </w:ins>
      <w:ins w:id="40" w:author="ZKYS001" w:date="2026-06-10T11:03:47Z">
        <w:r>
          <w:rPr>
            <w:rFonts w:hint="eastAsia" w:eastAsia="宋体"/>
            <w:color w:val="000000"/>
            <w:lang w:val="en-US" w:eastAsia="zh-CN"/>
          </w:rPr>
          <w:t>26</w:t>
        </w:r>
      </w:ins>
      <w:ins w:id="41" w:author="ZKYS001" w:date="2026-06-10T11:03:48Z">
        <w:r>
          <w:rPr>
            <w:rFonts w:hint="eastAsia" w:eastAsia="宋体"/>
            <w:color w:val="000000"/>
            <w:lang w:val="en-US" w:eastAsia="zh-CN"/>
          </w:rPr>
          <w:t>年12</w:t>
        </w:r>
      </w:ins>
      <w:ins w:id="42" w:author="ZKYS001" w:date="2026-06-10T11:03:49Z">
        <w:r>
          <w:rPr>
            <w:rFonts w:hint="eastAsia" w:eastAsia="宋体"/>
            <w:color w:val="000000"/>
            <w:lang w:val="en-US" w:eastAsia="zh-CN"/>
          </w:rPr>
          <w:t>月</w:t>
        </w:r>
      </w:ins>
      <w:ins w:id="43" w:author="ZKYS001" w:date="2026-06-10T11:03:50Z">
        <w:r>
          <w:rPr>
            <w:rFonts w:hint="eastAsia" w:eastAsia="宋体"/>
            <w:color w:val="000000"/>
            <w:lang w:val="en-US" w:eastAsia="zh-CN"/>
          </w:rPr>
          <w:t>31日</w:t>
        </w:r>
      </w:ins>
      <w:ins w:id="44" w:author="ZKYS001" w:date="2026-06-10T11:03:51Z">
        <w:r>
          <w:rPr>
            <w:rFonts w:hint="eastAsia" w:eastAsia="宋体"/>
            <w:color w:val="000000"/>
            <w:lang w:val="en-US" w:eastAsia="zh-CN"/>
          </w:rPr>
          <w:t>前</w:t>
        </w:r>
      </w:ins>
      <w:ins w:id="45" w:author="ZKYS001" w:date="2026-06-10T11:03:52Z">
        <w:r>
          <w:rPr>
            <w:rFonts w:hint="eastAsia" w:eastAsia="宋体"/>
            <w:color w:val="000000"/>
            <w:lang w:val="en-US" w:eastAsia="zh-CN"/>
          </w:rPr>
          <w:t>支付的</w:t>
        </w:r>
      </w:ins>
      <w:ins w:id="46" w:author="ZKYS001" w:date="2026-06-10T11:03:59Z">
        <w:r>
          <w:rPr>
            <w:rFonts w:hint="eastAsia" w:eastAsia="宋体"/>
            <w:color w:val="000000"/>
            <w:lang w:val="en-US" w:eastAsia="zh-CN"/>
          </w:rPr>
          <w:t>开发</w:t>
        </w:r>
      </w:ins>
      <w:ins w:id="47" w:author="ZKYS001" w:date="2026-06-10T11:04:01Z">
        <w:r>
          <w:rPr>
            <w:rFonts w:hint="eastAsia" w:eastAsia="宋体"/>
            <w:color w:val="000000"/>
            <w:lang w:val="en-US" w:eastAsia="zh-CN"/>
          </w:rPr>
          <w:t>款</w:t>
        </w:r>
      </w:ins>
      <w:ins w:id="48" w:author="ZKYS001" w:date="2026-06-10T11:04:17Z">
        <w:r>
          <w:rPr>
            <w:rFonts w:hint="eastAsia" w:eastAsia="宋体"/>
            <w:color w:val="000000"/>
            <w:lang w:val="en-US" w:eastAsia="zh-CN"/>
          </w:rPr>
          <w:t>的</w:t>
        </w:r>
      </w:ins>
      <w:ins w:id="49" w:author="ZKYS001" w:date="2026-06-10T11:04:02Z">
        <w:r>
          <w:rPr>
            <w:rFonts w:hint="eastAsia" w:eastAsia="宋体"/>
            <w:color w:val="000000"/>
            <w:lang w:val="en-US" w:eastAsia="zh-CN"/>
          </w:rPr>
          <w:t>，</w:t>
        </w:r>
      </w:ins>
      <w:del w:id="50" w:author="ZKYS001" w:date="2026-06-10T11:04:55Z">
        <w:r>
          <w:rPr>
            <w:rFonts w:hint="default" w:eastAsia="宋体"/>
            <w:color w:val="000000"/>
            <w:lang w:val="en-US"/>
          </w:rPr>
          <w:delText>甲方</w:delText>
        </w:r>
      </w:del>
      <w:del w:id="51" w:author="ZKYS001" w:date="2026-06-10T11:04:55Z">
        <w:r>
          <w:rPr>
            <w:rFonts w:hint="default" w:eastAsia="宋体"/>
            <w:color w:val="000000"/>
            <w:lang w:val="en-US" w:eastAsia="zh-CN"/>
          </w:rPr>
          <w:delText>应在乙方交付后立即完成验收，</w:delText>
        </w:r>
      </w:del>
      <w:del w:id="52" w:author="ZKYS001" w:date="2026-06-10T11:04:55Z">
        <w:r>
          <w:rPr>
            <w:rFonts w:hint="default" w:eastAsia="宋体"/>
            <w:color w:val="000000"/>
            <w:lang w:val="en-US"/>
          </w:rPr>
          <w:delText>逾期验收或无合理理由拒不验收的，自乙方通知验收之日起第</w:delText>
        </w:r>
      </w:del>
      <w:del w:id="53" w:author="ZKYS001" w:date="2026-06-10T11:04:56Z">
        <w:r>
          <w:rPr>
            <w:rFonts w:hint="default" w:eastAsia="宋体"/>
            <w:color w:val="000000"/>
            <w:lang w:val="en-US" w:eastAsia="zh-CN"/>
          </w:rPr>
          <w:delText xml:space="preserve"> </w:delText>
        </w:r>
      </w:del>
      <w:ins w:id="54" w:author="ZKYS001" w:date="2026-06-10T11:05:01Z">
        <w:r>
          <w:rPr>
            <w:rFonts w:hint="eastAsia" w:eastAsia="宋体"/>
            <w:color w:val="000000"/>
            <w:lang w:val="en-US" w:eastAsia="zh-CN"/>
          </w:rPr>
          <w:t>乙方</w:t>
        </w:r>
      </w:ins>
      <w:ins w:id="55" w:author="ZKYS001" w:date="2026-06-10T11:04:27Z">
        <w:r>
          <w:rPr>
            <w:rFonts w:hint="eastAsia" w:eastAsia="宋体"/>
            <w:color w:val="000000"/>
            <w:lang w:val="en-US" w:eastAsia="zh-CN"/>
          </w:rPr>
          <w:t>有权</w:t>
        </w:r>
      </w:ins>
      <w:ins w:id="56" w:author="ZKYS001" w:date="2026-06-10T11:04:30Z">
        <w:r>
          <w:rPr>
            <w:rFonts w:hint="eastAsia" w:eastAsia="宋体"/>
            <w:color w:val="000000"/>
            <w:lang w:val="en-US" w:eastAsia="zh-CN"/>
          </w:rPr>
          <w:t>解除</w:t>
        </w:r>
      </w:ins>
      <w:ins w:id="57" w:author="ZKYS001" w:date="2026-06-10T11:04:31Z">
        <w:r>
          <w:rPr>
            <w:rFonts w:hint="eastAsia" w:eastAsia="宋体"/>
            <w:color w:val="000000"/>
            <w:lang w:val="en-US" w:eastAsia="zh-CN"/>
          </w:rPr>
          <w:t>合同，</w:t>
        </w:r>
      </w:ins>
      <w:ins w:id="58" w:author="ZKYS001" w:date="2026-06-10T11:04:33Z">
        <w:r>
          <w:rPr>
            <w:rFonts w:hint="eastAsia" w:eastAsia="宋体"/>
            <w:color w:val="000000"/>
            <w:lang w:val="en-US" w:eastAsia="zh-CN"/>
          </w:rPr>
          <w:t>并要求</w:t>
        </w:r>
      </w:ins>
      <w:ins w:id="59" w:author="ZKYS001" w:date="2026-06-10T11:04:36Z">
        <w:r>
          <w:rPr>
            <w:rFonts w:hint="eastAsia" w:eastAsia="宋体"/>
            <w:color w:val="000000"/>
            <w:lang w:val="en-US" w:eastAsia="zh-CN"/>
          </w:rPr>
          <w:t>甲方承担</w:t>
        </w:r>
      </w:ins>
      <w:ins w:id="60" w:author="ZKYS001" w:date="2026-06-10T11:05:46Z">
        <w:r>
          <w:rPr>
            <w:rFonts w:hint="eastAsia" w:eastAsia="宋体"/>
            <w:color w:val="000000"/>
            <w:lang w:val="en-US" w:eastAsia="zh-CN"/>
          </w:rPr>
          <w:t>合同</w:t>
        </w:r>
      </w:ins>
      <w:ins w:id="61" w:author="ZKYS001" w:date="2026-06-10T11:07:44Z">
        <w:r>
          <w:rPr>
            <w:rFonts w:hint="eastAsia" w:eastAsia="宋体"/>
            <w:color w:val="000000"/>
            <w:lang w:val="en-US" w:eastAsia="zh-CN"/>
          </w:rPr>
          <w:t>开发款</w:t>
        </w:r>
      </w:ins>
      <w:ins w:id="62" w:author="ZKYS001" w:date="2026-06-10T11:07:47Z">
        <w:r>
          <w:rPr>
            <w:rFonts w:hint="eastAsia" w:eastAsia="宋体"/>
            <w:color w:val="000000"/>
            <w:lang w:val="en-US" w:eastAsia="zh-CN"/>
          </w:rPr>
          <w:t>同等金额的</w:t>
        </w:r>
      </w:ins>
      <w:ins w:id="63" w:author="ZKYS001" w:date="2026-06-10T11:07:48Z">
        <w:r>
          <w:rPr>
            <w:rFonts w:hint="eastAsia" w:eastAsia="宋体"/>
            <w:color w:val="000000"/>
            <w:lang w:val="en-US" w:eastAsia="zh-CN"/>
          </w:rPr>
          <w:t>违约金</w:t>
        </w:r>
      </w:ins>
      <w:ins w:id="64" w:author="ZKYS001" w:date="2026-06-10T11:08:04Z">
        <w:r>
          <w:rPr>
            <w:rFonts w:hint="eastAsia" w:eastAsia="宋体"/>
            <w:color w:val="000000"/>
            <w:lang w:val="en-US" w:eastAsia="zh-CN"/>
          </w:rPr>
          <w:t>即</w:t>
        </w:r>
      </w:ins>
      <w:ins w:id="65" w:author="ZKYS001" w:date="2026-06-10T11:16:35Z">
        <w:r>
          <w:rPr>
            <w:rFonts w:eastAsia="宋体"/>
            <w:color w:val="000000"/>
            <w:u w:val="single"/>
          </w:rPr>
          <w:t xml:space="preserve">￥ </w:t>
        </w:r>
      </w:ins>
      <w:ins w:id="66" w:author="ZKYS001" w:date="2026-06-10T11:16:35Z">
        <w:r>
          <w:rPr>
            <w:rFonts w:hint="eastAsia" w:eastAsia="宋体"/>
            <w:color w:val="000000"/>
            <w:u w:val="single"/>
            <w:lang w:val="en-US" w:eastAsia="zh-CN"/>
          </w:rPr>
          <w:t>569</w:t>
        </w:r>
      </w:ins>
      <w:ins w:id="67" w:author="ZKYS001" w:date="2026-06-10T11:16:35Z">
        <w:r>
          <w:rPr>
            <w:rFonts w:eastAsia="宋体"/>
            <w:color w:val="000000"/>
            <w:u w:val="single"/>
          </w:rPr>
          <w:t>,</w:t>
        </w:r>
      </w:ins>
      <w:ins w:id="68" w:author="ZKYS001" w:date="2026-06-10T11:16:35Z">
        <w:r>
          <w:rPr>
            <w:rFonts w:hint="eastAsia" w:eastAsia="宋体"/>
            <w:color w:val="000000"/>
            <w:u w:val="single"/>
            <w:lang w:val="en-US" w:eastAsia="zh-CN"/>
          </w:rPr>
          <w:t>8</w:t>
        </w:r>
      </w:ins>
      <w:ins w:id="69" w:author="ZKYS001" w:date="2026-06-10T11:16:35Z">
        <w:r>
          <w:rPr>
            <w:rFonts w:eastAsia="宋体"/>
            <w:color w:val="000000"/>
            <w:u w:val="single"/>
          </w:rPr>
          <w:t>00元（人民币：</w:t>
        </w:r>
      </w:ins>
      <w:ins w:id="70" w:author="ZKYS001" w:date="2026-06-10T11:16:35Z">
        <w:r>
          <w:rPr>
            <w:rFonts w:hint="eastAsia" w:eastAsia="宋体"/>
            <w:color w:val="000000"/>
            <w:u w:val="single"/>
            <w:lang w:val="en-US" w:eastAsia="zh-CN"/>
          </w:rPr>
          <w:t>伍拾陆万玖仟捌佰元整</w:t>
        </w:r>
      </w:ins>
      <w:ins w:id="71" w:author="ZKYS001" w:date="2026-06-10T11:16:35Z">
        <w:r>
          <w:rPr>
            <w:rFonts w:eastAsia="宋体"/>
            <w:color w:val="000000"/>
            <w:u w:val="single"/>
          </w:rPr>
          <w:t>）</w:t>
        </w:r>
      </w:ins>
      <w:ins w:id="72" w:author="ZKYS001" w:date="2026-06-10T11:08:08Z">
        <w:r>
          <w:rPr>
            <w:rFonts w:hint="eastAsia" w:eastAsia="宋体"/>
            <w:color w:val="000000"/>
            <w:u w:val="single"/>
            <w:lang w:eastAsia="zh-CN"/>
          </w:rPr>
          <w:t>。</w:t>
        </w:r>
      </w:ins>
    </w:p>
    <w:p w14:paraId="0DA2CAF6">
      <w:pPr>
        <w:pStyle w:val="8"/>
        <w:spacing w:before="0" w:beforeAutospacing="0" w:after="0" w:afterAutospacing="0" w:line="360" w:lineRule="auto"/>
        <w:rPr>
          <w:del w:id="73" w:author="ZKYS001" w:date="2026-06-10T11:08:13Z"/>
          <w:rFonts w:hint="default" w:eastAsia="宋体"/>
          <w:color w:val="000000"/>
          <w:lang w:val="en-US"/>
        </w:rPr>
      </w:pPr>
      <w:del w:id="74" w:author="ZKYS001" w:date="2026-06-10T11:08:13Z">
        <w:r>
          <w:rPr>
            <w:rFonts w:hint="default" w:eastAsia="宋体"/>
            <w:color w:val="000000"/>
            <w:lang w:val="en-US" w:eastAsia="zh-CN"/>
          </w:rPr>
          <w:delText>15</w:delText>
        </w:r>
      </w:del>
      <w:del w:id="75" w:author="ZKYS001" w:date="2026-06-10T11:08:13Z">
        <w:r>
          <w:rPr>
            <w:rFonts w:hint="default" w:eastAsia="宋体"/>
            <w:color w:val="000000"/>
            <w:lang w:val="en-US"/>
          </w:rPr>
          <w:delText>个工作日视为验收合格，甲方</w:delText>
        </w:r>
      </w:del>
      <w:del w:id="76" w:author="ZKYS001" w:date="2026-06-10T11:08:13Z">
        <w:r>
          <w:rPr>
            <w:rFonts w:hint="default" w:eastAsia="宋体"/>
            <w:color w:val="000000"/>
            <w:lang w:val="en-US" w:eastAsia="zh-CN"/>
          </w:rPr>
          <w:delText>如</w:delText>
        </w:r>
      </w:del>
      <w:del w:id="77" w:author="ZKYS001" w:date="2026-06-10T11:08:13Z">
        <w:r>
          <w:rPr>
            <w:rFonts w:hint="default" w:eastAsia="宋体"/>
            <w:color w:val="000000"/>
            <w:lang w:val="en-US"/>
          </w:rPr>
          <w:delText>在</w:delText>
        </w:r>
      </w:del>
      <w:del w:id="78" w:author="ZKYS001" w:date="2026-06-10T11:08:13Z">
        <w:r>
          <w:rPr>
            <w:rFonts w:hint="default" w:eastAsia="宋体"/>
            <w:color w:val="000000"/>
            <w:lang w:val="en-US" w:eastAsia="zh-CN"/>
          </w:rPr>
          <w:delText>12月31日前未完成支付，按照万分之五计算违约金</w:delText>
        </w:r>
      </w:del>
      <w:del w:id="79" w:author="ZKYS001" w:date="2026-06-10T11:08:13Z">
        <w:r>
          <w:rPr>
            <w:rFonts w:hint="default" w:eastAsia="宋体"/>
            <w:color w:val="000000"/>
            <w:lang w:val="en-US"/>
          </w:rPr>
          <w:delText>。</w:delText>
        </w:r>
      </w:del>
    </w:p>
    <w:p w14:paraId="0DA2CAF6">
      <w:pPr>
        <w:pStyle w:val="8"/>
        <w:numPr>
          <w:ilvl w:val="-1"/>
          <w:numId w:val="0"/>
        </w:numPr>
        <w:spacing w:before="0" w:beforeAutospacing="0" w:after="0" w:afterAutospacing="0" w:line="360" w:lineRule="auto"/>
        <w:rPr>
          <w:del w:id="81" w:author="ZKYS001" w:date="2026-06-10T11:08:13Z"/>
          <w:rFonts w:hint="default" w:eastAsia="宋体"/>
          <w:color w:val="000000"/>
          <w:lang w:val="en-US"/>
        </w:rPr>
        <w:pPrChange w:id="80" w:author="ZKYS001" w:date="2026-06-10T11:04:07Z">
          <w:pPr>
            <w:pStyle w:val="8"/>
            <w:numPr>
              <w:ilvl w:val="1"/>
              <w:numId w:val="0"/>
            </w:numPr>
            <w:spacing w:before="0" w:beforeAutospacing="0" w:after="0" w:afterAutospacing="0" w:line="360" w:lineRule="auto"/>
          </w:pPr>
        </w:pPrChange>
      </w:pPr>
    </w:p>
    <w:p w14:paraId="601A703B">
      <w:pPr>
        <w:pStyle w:val="8"/>
        <w:numPr>
          <w:ilvl w:val="1"/>
          <w:numId w:val="0"/>
        </w:numPr>
        <w:spacing w:before="0" w:beforeAutospacing="0" w:after="0" w:afterAutospacing="0" w:line="360" w:lineRule="auto"/>
        <w:rPr>
          <w:ins w:id="82" w:author="ZKYS001" w:date="2026-06-10T11:14:11Z"/>
          <w:rFonts w:hint="default" w:eastAsia="宋体"/>
          <w:color w:val="000000"/>
          <w:lang w:val="en-US" w:eastAsia="zh-CN"/>
        </w:rPr>
      </w:pPr>
      <w:del w:id="83" w:author="ZKYS001" w:date="2026-06-10T11:14:10Z">
        <w:r>
          <w:rPr>
            <w:rFonts w:hint="default" w:eastAsia="宋体"/>
            <w:color w:val="000000"/>
            <w:lang w:val="en-US" w:eastAsia="zh-CN"/>
          </w:rPr>
          <w:delText>许可费：按年支付，</w:delText>
        </w:r>
      </w:del>
      <w:del w:id="84" w:author="ZKYS001" w:date="2026-06-10T11:14:10Z">
        <w:r>
          <w:rPr>
            <w:rFonts w:hint="default" w:eastAsia="宋体"/>
            <w:color w:val="000000"/>
            <w:u w:val="single"/>
            <w:lang w:val="en-US" w:eastAsia="zh-CN"/>
          </w:rPr>
          <w:delText>每年69800元</w:delText>
        </w:r>
      </w:del>
      <w:del w:id="85" w:author="ZKYS001" w:date="2026-06-10T11:14:11Z">
        <w:r>
          <w:rPr>
            <w:rFonts w:hint="default" w:eastAsia="宋体"/>
            <w:color w:val="000000"/>
            <w:lang w:val="en-US" w:eastAsia="zh-CN"/>
          </w:rPr>
          <w:delText xml:space="preserve"> </w:delText>
        </w:r>
      </w:del>
      <w:ins w:id="86" w:author="ZKYS001" w:date="2026-06-10T11:14:11Z">
        <w:r>
          <w:rPr>
            <w:rFonts w:hint="eastAsia" w:eastAsia="宋体"/>
            <w:color w:val="000000"/>
            <w:lang w:val="en-US" w:eastAsia="zh-CN"/>
          </w:rPr>
          <w:t>二期</w:t>
        </w:r>
      </w:ins>
      <w:ins w:id="87" w:author="ZKYS001" w:date="2026-06-10T11:14:15Z">
        <w:r>
          <w:rPr>
            <w:rFonts w:hint="eastAsia" w:eastAsia="宋体"/>
            <w:color w:val="000000"/>
            <w:lang w:val="en-US" w:eastAsia="zh-CN"/>
          </w:rPr>
          <w:t>款</w:t>
        </w:r>
      </w:ins>
      <w:ins w:id="88" w:author="ZKYS001" w:date="2026-06-10T11:14:16Z">
        <w:r>
          <w:rPr>
            <w:rFonts w:hint="eastAsia" w:eastAsia="宋体"/>
            <w:color w:val="000000"/>
            <w:lang w:val="en-US" w:eastAsia="zh-CN"/>
          </w:rPr>
          <w:t>：</w:t>
        </w:r>
      </w:ins>
      <w:ins w:id="89" w:author="ZKYS001" w:date="2026-06-10T11:17:11Z">
        <w:r>
          <w:rPr>
            <w:rFonts w:eastAsia="宋体"/>
            <w:color w:val="000000"/>
            <w:u w:val="single"/>
          </w:rPr>
          <w:t xml:space="preserve">￥ </w:t>
        </w:r>
      </w:ins>
      <w:ins w:id="90" w:author="ZKYS001" w:date="2026-06-10T11:17:16Z">
        <w:r>
          <w:rPr>
            <w:rFonts w:hint="eastAsia" w:eastAsia="宋体"/>
            <w:color w:val="000000"/>
            <w:u w:val="single"/>
            <w:lang w:val="en-US" w:eastAsia="zh-CN"/>
          </w:rPr>
          <w:t>239</w:t>
        </w:r>
      </w:ins>
      <w:ins w:id="91" w:author="ZKYS001" w:date="2026-06-10T11:17:11Z">
        <w:r>
          <w:rPr>
            <w:rFonts w:eastAsia="宋体"/>
            <w:color w:val="000000"/>
            <w:u w:val="single"/>
          </w:rPr>
          <w:t>,</w:t>
        </w:r>
      </w:ins>
      <w:ins w:id="92" w:author="ZKYS001" w:date="2026-06-10T11:17:19Z">
        <w:r>
          <w:rPr>
            <w:rFonts w:hint="eastAsia" w:eastAsia="宋体"/>
            <w:color w:val="000000"/>
            <w:u w:val="single"/>
            <w:lang w:val="en-US" w:eastAsia="zh-CN"/>
          </w:rPr>
          <w:t>6</w:t>
        </w:r>
      </w:ins>
      <w:ins w:id="93" w:author="ZKYS001" w:date="2026-06-10T11:17:11Z">
        <w:r>
          <w:rPr>
            <w:rFonts w:eastAsia="宋体"/>
            <w:color w:val="000000"/>
            <w:u w:val="single"/>
          </w:rPr>
          <w:t>00元（人民币：</w:t>
        </w:r>
      </w:ins>
      <w:ins w:id="94" w:author="ZKYS001" w:date="2026-06-10T11:17:37Z">
        <w:r>
          <w:rPr>
            <w:rFonts w:hint="eastAsia" w:eastAsia="宋体"/>
            <w:color w:val="000000"/>
            <w:u w:val="single"/>
            <w:lang w:val="en-US" w:eastAsia="zh-CN"/>
          </w:rPr>
          <w:t>贰拾叁万玖仟陆佰元整</w:t>
        </w:r>
      </w:ins>
      <w:ins w:id="95" w:author="ZKYS001" w:date="2026-06-10T11:17:11Z">
        <w:r>
          <w:rPr>
            <w:rFonts w:eastAsia="宋体"/>
            <w:color w:val="000000"/>
            <w:u w:val="single"/>
          </w:rPr>
          <w:t>）</w:t>
        </w:r>
      </w:ins>
      <w:ins w:id="96" w:author="ZKYS001" w:date="2026-06-10T11:17:42Z">
        <w:r>
          <w:rPr>
            <w:rFonts w:hint="eastAsia" w:eastAsia="宋体"/>
            <w:color w:val="000000"/>
            <w:u w:val="none"/>
            <w:lang w:eastAsia="zh-CN"/>
            <w:rPrChange w:id="97" w:author="ZKYS001" w:date="2026-06-10T11:17:46Z">
              <w:rPr>
                <w:rFonts w:hint="eastAsia" w:eastAsia="宋体"/>
                <w:color w:val="000000"/>
                <w:u w:val="single"/>
                <w:lang w:eastAsia="zh-CN"/>
              </w:rPr>
            </w:rPrChange>
          </w:rPr>
          <w:t>，</w:t>
        </w:r>
      </w:ins>
      <w:ins w:id="99" w:author="ZKYS001" w:date="2026-06-10T11:18:03Z">
        <w:r>
          <w:rPr>
            <w:rFonts w:hint="eastAsia" w:eastAsia="宋体"/>
            <w:color w:val="000000"/>
            <w:u w:val="none"/>
            <w:lang w:val="en-US" w:eastAsia="zh-CN"/>
          </w:rPr>
          <w:t>甲方</w:t>
        </w:r>
      </w:ins>
      <w:ins w:id="100" w:author="ZKYS001" w:date="2026-06-10T11:18:04Z">
        <w:r>
          <w:rPr>
            <w:rFonts w:hint="eastAsia" w:eastAsia="宋体"/>
            <w:color w:val="000000"/>
            <w:u w:val="none"/>
            <w:lang w:val="en-US" w:eastAsia="zh-CN"/>
          </w:rPr>
          <w:t>需</w:t>
        </w:r>
      </w:ins>
      <w:ins w:id="101" w:author="ZKYS001" w:date="2026-06-10T11:17:49Z">
        <w:r>
          <w:rPr>
            <w:rFonts w:hint="eastAsia" w:eastAsia="宋体"/>
            <w:color w:val="000000"/>
            <w:u w:val="none"/>
            <w:lang w:val="en-US" w:eastAsia="zh-CN"/>
          </w:rPr>
          <w:t>于</w:t>
        </w:r>
      </w:ins>
      <w:ins w:id="102" w:author="ZKYS001" w:date="2026-06-10T11:17:50Z">
        <w:r>
          <w:rPr>
            <w:rFonts w:hint="eastAsia" w:eastAsia="宋体"/>
            <w:color w:val="000000"/>
            <w:u w:val="none"/>
            <w:lang w:val="en-US" w:eastAsia="zh-CN"/>
          </w:rPr>
          <w:t>202</w:t>
        </w:r>
      </w:ins>
      <w:ins w:id="103" w:author="ZKYS001" w:date="2026-06-10T11:17:52Z">
        <w:r>
          <w:rPr>
            <w:rFonts w:hint="eastAsia" w:eastAsia="宋体"/>
            <w:color w:val="000000"/>
            <w:u w:val="none"/>
            <w:lang w:val="en-US" w:eastAsia="zh-CN"/>
          </w:rPr>
          <w:t>7年</w:t>
        </w:r>
      </w:ins>
      <w:ins w:id="104" w:author="ZKYS001" w:date="2026-06-10T11:17:53Z">
        <w:r>
          <w:rPr>
            <w:rFonts w:hint="eastAsia" w:eastAsia="宋体"/>
            <w:color w:val="000000"/>
            <w:u w:val="none"/>
            <w:lang w:val="en-US" w:eastAsia="zh-CN"/>
          </w:rPr>
          <w:t>3</w:t>
        </w:r>
      </w:ins>
      <w:ins w:id="105" w:author="ZKYS001" w:date="2026-06-10T11:17:54Z">
        <w:r>
          <w:rPr>
            <w:rFonts w:hint="eastAsia" w:eastAsia="宋体"/>
            <w:color w:val="000000"/>
            <w:u w:val="none"/>
            <w:lang w:val="en-US" w:eastAsia="zh-CN"/>
          </w:rPr>
          <w:t>月3</w:t>
        </w:r>
      </w:ins>
      <w:ins w:id="106" w:author="ZKYS001" w:date="2026-06-10T11:17:55Z">
        <w:r>
          <w:rPr>
            <w:rFonts w:hint="eastAsia" w:eastAsia="宋体"/>
            <w:color w:val="000000"/>
            <w:u w:val="none"/>
            <w:lang w:val="en-US" w:eastAsia="zh-CN"/>
          </w:rPr>
          <w:t>1日</w:t>
        </w:r>
      </w:ins>
      <w:ins w:id="107" w:author="ZKYS001" w:date="2026-06-10T11:17:56Z">
        <w:r>
          <w:rPr>
            <w:rFonts w:hint="eastAsia" w:eastAsia="宋体"/>
            <w:color w:val="000000"/>
            <w:u w:val="none"/>
            <w:lang w:val="en-US" w:eastAsia="zh-CN"/>
          </w:rPr>
          <w:t>前</w:t>
        </w:r>
      </w:ins>
      <w:ins w:id="108" w:author="ZKYS001" w:date="2026-06-10T11:17:59Z">
        <w:r>
          <w:rPr>
            <w:rFonts w:hint="eastAsia" w:eastAsia="宋体"/>
            <w:color w:val="000000"/>
            <w:u w:val="none"/>
            <w:lang w:val="en-US" w:eastAsia="zh-CN"/>
          </w:rPr>
          <w:t>支付</w:t>
        </w:r>
      </w:ins>
      <w:ins w:id="109" w:author="ZKYS001" w:date="2026-06-10T11:18:11Z">
        <w:r>
          <w:rPr>
            <w:rFonts w:hint="eastAsia" w:eastAsia="宋体"/>
            <w:color w:val="000000"/>
            <w:u w:val="none"/>
            <w:lang w:val="en-US" w:eastAsia="zh-CN"/>
          </w:rPr>
          <w:t>二期</w:t>
        </w:r>
      </w:ins>
      <w:ins w:id="110" w:author="ZKYS001" w:date="2026-06-10T11:18:13Z">
        <w:r>
          <w:rPr>
            <w:rFonts w:hint="eastAsia" w:eastAsia="宋体"/>
            <w:color w:val="000000"/>
            <w:u w:val="none"/>
            <w:lang w:val="en-US" w:eastAsia="zh-CN"/>
          </w:rPr>
          <w:t>费用。</w:t>
        </w:r>
      </w:ins>
      <w:ins w:id="111" w:author="ZKYS001" w:date="2026-06-10T11:19:14Z">
        <w:r>
          <w:rPr>
            <w:rFonts w:hint="eastAsia" w:eastAsia="宋体"/>
            <w:color w:val="000000"/>
            <w:u w:val="none"/>
            <w:lang w:val="en-US" w:eastAsia="zh-CN"/>
          </w:rPr>
          <w:t>甲方逾期付款的，每逾期一天，应按逾期金额的5‱（万分之五）向乙方支付违约金，同时仍应履行付款义务。</w:t>
        </w:r>
      </w:ins>
      <w:bookmarkStart w:id="0" w:name="_GoBack"/>
      <w:bookmarkEnd w:id="0"/>
    </w:p>
    <w:p w14:paraId="292A1F97">
      <w:pPr>
        <w:pStyle w:val="8"/>
        <w:numPr>
          <w:ilvl w:val="1"/>
          <w:numId w:val="0"/>
        </w:numPr>
        <w:spacing w:before="0" w:beforeAutospacing="0" w:after="0" w:afterAutospacing="0" w:line="360" w:lineRule="auto"/>
        <w:rPr>
          <w:del w:id="112" w:author="ZKYS001" w:date="2026-06-10T11:18:59Z"/>
          <w:rFonts w:hint="default" w:eastAsia="宋体"/>
          <w:color w:val="000000"/>
          <w:u w:val="single"/>
          <w:lang w:val="en-US" w:eastAsia="zh-CN"/>
        </w:rPr>
      </w:pPr>
      <w:del w:id="113" w:author="ZKYS001" w:date="2026-06-10T11:18:59Z">
        <w:r>
          <w:rPr>
            <w:rFonts w:hint="default" w:eastAsia="宋体"/>
            <w:color w:val="000000"/>
            <w:u w:val="single"/>
            <w:lang w:val="en-US" w:eastAsia="zh-CN"/>
          </w:rPr>
          <w:delText xml:space="preserve">  。首年计费日期为2026年4月15日，</w:delText>
        </w:r>
      </w:del>
    </w:p>
    <w:p w14:paraId="2C75DB62">
      <w:pPr>
        <w:pStyle w:val="8"/>
        <w:numPr>
          <w:ilvl w:val="1"/>
          <w:numId w:val="0"/>
        </w:numPr>
        <w:spacing w:before="0" w:beforeAutospacing="0" w:after="0" w:afterAutospacing="0" w:line="360" w:lineRule="auto"/>
        <w:ind w:left="720" w:hanging="720" w:hangingChars="300"/>
        <w:rPr>
          <w:del w:id="114" w:author="ZKYS001" w:date="2026-06-10T11:18:59Z"/>
          <w:rFonts w:hint="default" w:eastAsia="宋体"/>
          <w:color w:val="000000"/>
          <w:u w:val="single"/>
          <w:lang w:val="en-US" w:eastAsia="zh-CN"/>
        </w:rPr>
      </w:pPr>
      <w:del w:id="115" w:author="ZKYS001" w:date="2026-06-10T11:18:59Z">
        <w:r>
          <w:rPr>
            <w:rFonts w:hint="default" w:eastAsia="宋体"/>
            <w:color w:val="000000"/>
            <w:u w:val="none"/>
            <w:lang w:val="en-US" w:eastAsia="zh-CN"/>
          </w:rPr>
          <w:delText>维护费：按年支付，</w:delText>
        </w:r>
      </w:del>
      <w:del w:id="116" w:author="ZKYS001" w:date="2026-06-10T11:18:59Z">
        <w:r>
          <w:rPr>
            <w:rFonts w:hint="default" w:eastAsia="宋体"/>
            <w:color w:val="000000"/>
            <w:u w:val="single"/>
            <w:lang w:val="en-US" w:eastAsia="zh-CN"/>
          </w:rPr>
          <w:delText>每年50000元。免两年服务费。首年计费日期为2026年月0日，剩余：50000元。</w:delText>
        </w:r>
      </w:del>
    </w:p>
    <w:p w14:paraId="7DF450DE">
      <w:pPr>
        <w:pStyle w:val="8"/>
        <w:numPr>
          <w:ilvl w:val="1"/>
          <w:numId w:val="0"/>
        </w:numPr>
        <w:spacing w:before="0" w:beforeAutospacing="0" w:after="0" w:afterAutospacing="0" w:line="360" w:lineRule="auto"/>
        <w:rPr>
          <w:del w:id="117" w:author="ZKYS001" w:date="2026-06-10T11:18:59Z"/>
          <w:rFonts w:hint="default" w:eastAsia="宋体"/>
          <w:color w:val="000000"/>
          <w:u w:val="none"/>
          <w:lang w:val="en-US" w:eastAsia="zh-CN"/>
        </w:rPr>
      </w:pPr>
      <w:del w:id="118" w:author="ZKYS001" w:date="2026-06-10T11:18:59Z">
        <w:r>
          <w:rPr>
            <w:rFonts w:hint="default" w:eastAsia="宋体"/>
            <w:color w:val="000000"/>
            <w:u w:val="none"/>
            <w:lang w:val="en-US" w:eastAsia="zh-CN"/>
          </w:rPr>
          <w:delText>部署费:一次性，50000元。</w:delText>
        </w:r>
      </w:del>
    </w:p>
    <w:p w14:paraId="5766831E">
      <w:pPr>
        <w:pStyle w:val="8"/>
        <w:numPr>
          <w:ilvl w:val="1"/>
          <w:numId w:val="0"/>
        </w:numPr>
        <w:spacing w:before="0" w:beforeAutospacing="0" w:after="0" w:afterAutospacing="0" w:line="360" w:lineRule="auto"/>
        <w:rPr>
          <w:rFonts w:eastAsia="宋体"/>
          <w:color w:val="000000"/>
        </w:rPr>
      </w:pPr>
      <w:r>
        <w:rPr>
          <w:rFonts w:hint="eastAsia" w:eastAsia="宋体"/>
          <w:color w:val="000000"/>
        </w:rPr>
        <w:t>4.</w:t>
      </w:r>
      <w:r>
        <w:rPr>
          <w:rFonts w:hint="eastAsia" w:eastAsia="宋体"/>
          <w:color w:val="000000"/>
          <w:lang w:val="en-US" w:eastAsia="zh-CN"/>
        </w:rPr>
        <w:t>9</w:t>
      </w:r>
      <w:r>
        <w:rPr>
          <w:rFonts w:eastAsia="宋体"/>
          <w:color w:val="000000"/>
        </w:rPr>
        <w:t>乙方指定收款账号：</w:t>
      </w:r>
    </w:p>
    <w:p w14:paraId="121DFB9A">
      <w:pPr>
        <w:pStyle w:val="8"/>
        <w:spacing w:before="0" w:beforeAutospacing="0" w:after="0" w:afterAutospacing="0" w:line="360" w:lineRule="auto"/>
        <w:rPr>
          <w:rFonts w:eastAsia="宋体"/>
          <w:color w:val="000000"/>
        </w:rPr>
      </w:pPr>
      <w:r>
        <w:rPr>
          <w:rFonts w:eastAsia="宋体"/>
          <w:color w:val="000000"/>
        </w:rPr>
        <w:t>户名：</w:t>
      </w:r>
      <w:r>
        <w:rPr>
          <w:rFonts w:eastAsia="宋体"/>
          <w:color w:val="000000"/>
          <w:u w:val="single"/>
        </w:rPr>
        <w:t>上海胆大求索科技有限公司</w:t>
      </w:r>
    </w:p>
    <w:p w14:paraId="2C8ADCF2">
      <w:pPr>
        <w:pStyle w:val="8"/>
        <w:spacing w:before="0" w:beforeAutospacing="0" w:after="0" w:afterAutospacing="0" w:line="360" w:lineRule="auto"/>
        <w:rPr>
          <w:rFonts w:eastAsia="宋体"/>
          <w:color w:val="000000"/>
        </w:rPr>
      </w:pPr>
      <w:r>
        <w:rPr>
          <w:rFonts w:eastAsia="宋体"/>
          <w:color w:val="000000"/>
        </w:rPr>
        <w:t>账号：</w:t>
      </w:r>
      <w:r>
        <w:rPr>
          <w:rFonts w:eastAsia="宋体"/>
          <w:color w:val="000000"/>
          <w:u w:val="single"/>
        </w:rPr>
        <w:t>453379887648</w:t>
      </w:r>
    </w:p>
    <w:p w14:paraId="78B13526">
      <w:pPr>
        <w:pStyle w:val="8"/>
        <w:spacing w:before="0" w:beforeAutospacing="0" w:after="0" w:afterAutospacing="0" w:line="360" w:lineRule="auto"/>
        <w:rPr>
          <w:rFonts w:eastAsia="宋体"/>
          <w:color w:val="000000"/>
        </w:rPr>
      </w:pPr>
      <w:r>
        <w:rPr>
          <w:rFonts w:eastAsia="宋体"/>
          <w:color w:val="000000"/>
        </w:rPr>
        <w:t>开户行：</w:t>
      </w:r>
      <w:r>
        <w:rPr>
          <w:rFonts w:eastAsia="宋体"/>
          <w:color w:val="000000"/>
          <w:u w:val="single"/>
        </w:rPr>
        <w:t>中国银行上海市川沙支行</w:t>
      </w:r>
    </w:p>
    <w:p w14:paraId="0E75EE41">
      <w:pPr>
        <w:pStyle w:val="8"/>
        <w:numPr>
          <w:ilvl w:val="1"/>
          <w:numId w:val="0"/>
        </w:numPr>
        <w:spacing w:before="0" w:beforeAutospacing="0" w:after="0" w:afterAutospacing="0" w:line="360" w:lineRule="auto"/>
        <w:rPr>
          <w:rFonts w:eastAsia="宋体"/>
          <w:color w:val="000000"/>
        </w:rPr>
      </w:pPr>
      <w:r>
        <w:rPr>
          <w:rFonts w:eastAsia="宋体"/>
          <w:color w:val="000000"/>
        </w:rPr>
        <w:t>乙方未授权任何员工、第三方收款；付款方未向指定账号付款导致损失的，</w:t>
      </w:r>
      <w:r>
        <w:rPr>
          <w:rFonts w:hint="eastAsia" w:eastAsia="宋体"/>
          <w:color w:val="000000"/>
        </w:rPr>
        <w:t>由付款方自行承担。</w:t>
      </w:r>
    </w:p>
    <w:p w14:paraId="1183CBCC">
      <w:pPr>
        <w:pStyle w:val="8"/>
        <w:numPr>
          <w:ilvl w:val="1"/>
          <w:numId w:val="0"/>
        </w:numPr>
        <w:spacing w:before="0" w:beforeAutospacing="0" w:after="0" w:afterAutospacing="0" w:line="360" w:lineRule="auto"/>
        <w:rPr>
          <w:rFonts w:eastAsia="宋体"/>
          <w:color w:val="000000"/>
        </w:rPr>
      </w:pPr>
      <w:r>
        <w:rPr>
          <w:rFonts w:hint="eastAsia" w:eastAsia="宋体"/>
          <w:color w:val="000000"/>
        </w:rPr>
        <w:t>4.</w:t>
      </w:r>
      <w:r>
        <w:rPr>
          <w:rFonts w:hint="eastAsia" w:eastAsia="宋体"/>
          <w:color w:val="000000"/>
          <w:lang w:val="en-US" w:eastAsia="zh-CN"/>
        </w:rPr>
        <w:t>10</w:t>
      </w:r>
      <w:r>
        <w:rPr>
          <w:rFonts w:hint="eastAsia" w:eastAsia="宋体"/>
          <w:color w:val="000000"/>
        </w:rPr>
        <w:t xml:space="preserve"> 发票</w:t>
      </w:r>
    </w:p>
    <w:p w14:paraId="33746F52">
      <w:pPr>
        <w:pStyle w:val="8"/>
        <w:spacing w:before="0" w:beforeAutospacing="0" w:after="0" w:afterAutospacing="0" w:line="360" w:lineRule="auto"/>
        <w:rPr>
          <w:rFonts w:eastAsia="宋体"/>
          <w:color w:val="000000"/>
        </w:rPr>
      </w:pPr>
      <w:r>
        <w:rPr>
          <w:rFonts w:eastAsia="宋体"/>
          <w:color w:val="000000"/>
        </w:rPr>
        <w:t>乙方应向甲方提供正规足额增值税专用发票</w:t>
      </w:r>
      <w:r>
        <w:rPr>
          <w:rFonts w:hint="eastAsia" w:eastAsia="宋体"/>
          <w:color w:val="000000"/>
        </w:rPr>
        <w:t>，</w:t>
      </w:r>
      <w:r>
        <w:rPr>
          <w:rFonts w:eastAsia="宋体"/>
          <w:color w:val="000000"/>
        </w:rPr>
        <w:t>本合同约定价格为含税价，增值税率为1</w:t>
      </w:r>
      <w:r>
        <w:rPr>
          <w:rFonts w:eastAsia="宋体"/>
          <w:color w:val="000000"/>
          <w:u w:val="single"/>
        </w:rPr>
        <w:t>%（百分之一）</w:t>
      </w:r>
      <w:r>
        <w:rPr>
          <w:rFonts w:eastAsia="宋体"/>
          <w:color w:val="000000"/>
        </w:rPr>
        <w:t>。发票信息如下：</w:t>
      </w:r>
    </w:p>
    <w:p w14:paraId="054638BC">
      <w:pPr>
        <w:pStyle w:val="8"/>
        <w:spacing w:before="0" w:beforeAutospacing="0" w:after="0" w:afterAutospacing="0" w:line="360" w:lineRule="auto"/>
        <w:rPr>
          <w:rFonts w:eastAsia="宋体"/>
          <w:color w:val="000000"/>
        </w:rPr>
      </w:pPr>
      <w:r>
        <w:rPr>
          <w:rFonts w:eastAsia="宋体"/>
          <w:color w:val="000000"/>
        </w:rPr>
        <w:t>名称：</w:t>
      </w:r>
    </w:p>
    <w:p w14:paraId="1B728473">
      <w:pPr>
        <w:pStyle w:val="8"/>
        <w:spacing w:before="0" w:beforeAutospacing="0" w:after="0" w:afterAutospacing="0" w:line="360" w:lineRule="auto"/>
        <w:rPr>
          <w:rFonts w:eastAsia="宋体"/>
          <w:color w:val="000000"/>
        </w:rPr>
      </w:pPr>
      <w:r>
        <w:rPr>
          <w:rFonts w:eastAsia="宋体"/>
          <w:color w:val="000000"/>
        </w:rPr>
        <w:t>纳税人识别号：</w:t>
      </w:r>
    </w:p>
    <w:p w14:paraId="61A87ADA">
      <w:pPr>
        <w:pStyle w:val="8"/>
        <w:spacing w:before="0" w:beforeAutospacing="0" w:after="0" w:afterAutospacing="0" w:line="360" w:lineRule="auto"/>
        <w:rPr>
          <w:rFonts w:eastAsia="宋体"/>
          <w:color w:val="000000"/>
        </w:rPr>
      </w:pPr>
      <w:r>
        <w:rPr>
          <w:rFonts w:eastAsia="宋体"/>
          <w:color w:val="000000"/>
        </w:rPr>
        <w:t>地址、电话：</w:t>
      </w:r>
    </w:p>
    <w:p w14:paraId="1ABD6F4B">
      <w:pPr>
        <w:pStyle w:val="8"/>
        <w:numPr>
          <w:ilvl w:val="1"/>
          <w:numId w:val="0"/>
        </w:numPr>
        <w:spacing w:before="0" w:beforeAutospacing="0" w:after="0" w:afterAutospacing="0" w:line="360" w:lineRule="auto"/>
        <w:rPr>
          <w:rFonts w:eastAsia="宋体"/>
          <w:color w:val="000000"/>
        </w:rPr>
      </w:pPr>
      <w:r>
        <w:rPr>
          <w:rFonts w:eastAsia="宋体"/>
          <w:color w:val="000000"/>
        </w:rPr>
        <w:t>开户行及账号：</w:t>
      </w:r>
    </w:p>
    <w:p w14:paraId="2B532D92">
      <w:pPr>
        <w:pStyle w:val="4"/>
        <w:spacing w:before="0" w:after="0" w:line="360" w:lineRule="auto"/>
        <w:rPr>
          <w:rFonts w:hint="eastAsia" w:eastAsia="宋体"/>
        </w:rPr>
      </w:pPr>
    </w:p>
    <w:p w14:paraId="6BA672E7">
      <w:pPr>
        <w:pStyle w:val="4"/>
        <w:spacing w:before="0" w:after="0" w:line="360" w:lineRule="auto"/>
        <w:rPr>
          <w:rFonts w:eastAsia="宋体"/>
        </w:rPr>
      </w:pPr>
      <w:r>
        <w:rPr>
          <w:rFonts w:hint="eastAsia" w:eastAsia="宋体"/>
        </w:rPr>
        <w:t>5</w:t>
      </w:r>
      <w:r>
        <w:rPr>
          <w:rFonts w:eastAsia="宋体"/>
        </w:rPr>
        <w:t>.开发安排</w:t>
      </w:r>
    </w:p>
    <w:p w14:paraId="6B9301D3">
      <w:pPr>
        <w:pStyle w:val="8"/>
        <w:numPr>
          <w:ilvl w:val="1"/>
          <w:numId w:val="0"/>
        </w:numPr>
        <w:spacing w:before="0" w:beforeAutospacing="0" w:after="0" w:afterAutospacing="0" w:line="360" w:lineRule="auto"/>
        <w:rPr>
          <w:rFonts w:eastAsia="宋体"/>
          <w:color w:val="000000"/>
        </w:rPr>
      </w:pPr>
      <w:r>
        <w:rPr>
          <w:rFonts w:hint="eastAsia" w:eastAsia="宋体"/>
          <w:color w:val="000000"/>
        </w:rPr>
        <w:t>5</w:t>
      </w:r>
      <w:r>
        <w:rPr>
          <w:rFonts w:eastAsia="宋体"/>
          <w:color w:val="000000"/>
        </w:rPr>
        <w:t>.1.委托方配合</w:t>
      </w:r>
    </w:p>
    <w:p w14:paraId="01B9E9E0">
      <w:pPr>
        <w:pStyle w:val="8"/>
        <w:numPr>
          <w:ilvl w:val="2"/>
          <w:numId w:val="0"/>
        </w:numPr>
        <w:spacing w:before="0" w:beforeAutospacing="0" w:after="0" w:afterAutospacing="0" w:line="360" w:lineRule="auto"/>
        <w:rPr>
          <w:rFonts w:eastAsia="宋体"/>
          <w:color w:val="000000"/>
        </w:rPr>
      </w:pPr>
      <w:r>
        <w:rPr>
          <w:rFonts w:hint="eastAsia" w:eastAsia="宋体"/>
          <w:color w:val="000000"/>
        </w:rPr>
        <w:t>5</w:t>
      </w:r>
      <w:r>
        <w:rPr>
          <w:rFonts w:eastAsia="宋体"/>
          <w:color w:val="000000"/>
        </w:rPr>
        <w:t>.1.1.甲方应根据开发需求和乙方说明提供具体需求文档、背景文档（下称“开发背景资料”）等，且所提供资料需完整、明确、无歧义。</w:t>
      </w:r>
    </w:p>
    <w:p w14:paraId="544DF158">
      <w:pPr>
        <w:pStyle w:val="8"/>
        <w:numPr>
          <w:ilvl w:val="2"/>
          <w:numId w:val="0"/>
        </w:numPr>
        <w:spacing w:before="0" w:beforeAutospacing="0" w:after="0" w:afterAutospacing="0" w:line="360" w:lineRule="auto"/>
        <w:rPr>
          <w:rFonts w:eastAsia="宋体"/>
          <w:color w:val="000000"/>
        </w:rPr>
      </w:pPr>
      <w:r>
        <w:rPr>
          <w:rFonts w:hint="eastAsia" w:eastAsia="宋体"/>
          <w:color w:val="000000"/>
        </w:rPr>
        <w:t>5</w:t>
      </w:r>
      <w:r>
        <w:rPr>
          <w:rFonts w:eastAsia="宋体"/>
          <w:color w:val="000000"/>
        </w:rPr>
        <w:t>.1.2.如因甲方未提供开发背景资料，导致乙方开发延迟，乙方不承担相关</w:t>
      </w:r>
      <w:r>
        <w:rPr>
          <w:rFonts w:hint="eastAsia" w:eastAsia="宋体"/>
          <w:color w:val="000000"/>
        </w:rPr>
        <w:t>违约</w:t>
      </w:r>
      <w:r>
        <w:rPr>
          <w:rFonts w:eastAsia="宋体"/>
          <w:color w:val="000000"/>
        </w:rPr>
        <w:t>责任。</w:t>
      </w:r>
    </w:p>
    <w:p w14:paraId="4D3094F0">
      <w:pPr>
        <w:pStyle w:val="8"/>
        <w:numPr>
          <w:ilvl w:val="1"/>
          <w:numId w:val="0"/>
        </w:numPr>
        <w:spacing w:before="0" w:beforeAutospacing="0" w:after="0" w:afterAutospacing="0" w:line="360" w:lineRule="auto"/>
        <w:rPr>
          <w:rFonts w:eastAsia="宋体"/>
          <w:color w:val="000000"/>
        </w:rPr>
      </w:pPr>
      <w:r>
        <w:rPr>
          <w:rFonts w:hint="eastAsia" w:eastAsia="宋体"/>
          <w:color w:val="000000"/>
        </w:rPr>
        <w:t>5</w:t>
      </w:r>
      <w:r>
        <w:rPr>
          <w:rFonts w:eastAsia="宋体"/>
          <w:color w:val="000000"/>
        </w:rPr>
        <w:t>.2.设计变更</w:t>
      </w:r>
    </w:p>
    <w:p w14:paraId="5BCE8F1B">
      <w:pPr>
        <w:pStyle w:val="8"/>
        <w:spacing w:before="0" w:beforeAutospacing="0" w:after="0" w:afterAutospacing="0" w:line="360" w:lineRule="auto"/>
        <w:rPr>
          <w:rFonts w:eastAsia="宋体"/>
          <w:color w:val="000000"/>
        </w:rPr>
      </w:pPr>
      <w:r>
        <w:rPr>
          <w:rFonts w:eastAsia="宋体"/>
          <w:color w:val="000000"/>
        </w:rPr>
        <w:t>如甲方对设计方案提出变更，需以书面形式向乙方提出，乙方在收到变更申请后10 个工作日内，出具</w:t>
      </w:r>
      <w:r>
        <w:rPr>
          <w:rFonts w:hint="eastAsia" w:eastAsia="宋体"/>
          <w:color w:val="000000"/>
        </w:rPr>
        <w:t>可能涉及的</w:t>
      </w:r>
      <w:r>
        <w:rPr>
          <w:rFonts w:eastAsia="宋体"/>
          <w:color w:val="000000"/>
        </w:rPr>
        <w:t>变更方案、费用调整及交付时间顺延</w:t>
      </w:r>
      <w:r>
        <w:rPr>
          <w:rFonts w:hint="eastAsia" w:eastAsia="宋体"/>
          <w:color w:val="000000"/>
        </w:rPr>
        <w:t>等的</w:t>
      </w:r>
      <w:r>
        <w:rPr>
          <w:rFonts w:eastAsia="宋体"/>
          <w:color w:val="000000"/>
        </w:rPr>
        <w:t>说明，双方签署需求变更单后，乙方方可开展变更开发工作。甲方未签署变更单擅自要求乙方变更设计的，乙方有权拒绝，且开发</w:t>
      </w:r>
      <w:r>
        <w:rPr>
          <w:rFonts w:hint="eastAsia" w:eastAsia="宋体"/>
          <w:color w:val="000000"/>
        </w:rPr>
        <w:t>及交付</w:t>
      </w:r>
      <w:r>
        <w:rPr>
          <w:rFonts w:eastAsia="宋体"/>
          <w:color w:val="000000"/>
        </w:rPr>
        <w:t>工作按原方案继续进行。</w:t>
      </w:r>
    </w:p>
    <w:p w14:paraId="06541986">
      <w:pPr>
        <w:pStyle w:val="4"/>
        <w:spacing w:before="0" w:after="0" w:line="360" w:lineRule="auto"/>
        <w:rPr>
          <w:rFonts w:hint="eastAsia" w:eastAsia="宋体"/>
        </w:rPr>
      </w:pPr>
    </w:p>
    <w:p w14:paraId="587E833D">
      <w:pPr>
        <w:pStyle w:val="4"/>
        <w:spacing w:before="0" w:after="0" w:line="360" w:lineRule="auto"/>
        <w:rPr>
          <w:rFonts w:eastAsia="宋体"/>
        </w:rPr>
      </w:pPr>
      <w:r>
        <w:rPr>
          <w:rFonts w:hint="eastAsia" w:eastAsia="宋体"/>
        </w:rPr>
        <w:t>6</w:t>
      </w:r>
      <w:r>
        <w:rPr>
          <w:rFonts w:eastAsia="宋体"/>
        </w:rPr>
        <w:t>.验收</w:t>
      </w:r>
    </w:p>
    <w:p w14:paraId="087DABBE">
      <w:pPr>
        <w:pStyle w:val="8"/>
        <w:numPr>
          <w:ilvl w:val="1"/>
          <w:numId w:val="0"/>
        </w:numPr>
        <w:spacing w:before="0" w:beforeAutospacing="0" w:after="0" w:afterAutospacing="0" w:line="360" w:lineRule="auto"/>
        <w:rPr>
          <w:rFonts w:eastAsia="宋体"/>
          <w:color w:val="000000"/>
        </w:rPr>
      </w:pPr>
      <w:r>
        <w:rPr>
          <w:rFonts w:hint="eastAsia" w:eastAsia="宋体"/>
          <w:color w:val="000000"/>
        </w:rPr>
        <w:t>6</w:t>
      </w:r>
      <w:r>
        <w:rPr>
          <w:rFonts w:eastAsia="宋体"/>
          <w:color w:val="000000"/>
        </w:rPr>
        <w:t>.1.验收</w:t>
      </w:r>
    </w:p>
    <w:p w14:paraId="58325B75">
      <w:pPr>
        <w:pStyle w:val="8"/>
        <w:numPr>
          <w:ilvl w:val="2"/>
          <w:numId w:val="0"/>
        </w:numPr>
        <w:spacing w:before="0" w:beforeAutospacing="0" w:after="0" w:afterAutospacing="0" w:line="360" w:lineRule="auto"/>
        <w:rPr>
          <w:rFonts w:eastAsia="宋体"/>
          <w:color w:val="000000"/>
        </w:rPr>
      </w:pPr>
      <w:r>
        <w:rPr>
          <w:rFonts w:hint="eastAsia" w:eastAsia="宋体"/>
          <w:color w:val="000000"/>
        </w:rPr>
        <w:t>6</w:t>
      </w:r>
      <w:r>
        <w:rPr>
          <w:rFonts w:eastAsia="宋体"/>
          <w:color w:val="000000"/>
        </w:rPr>
        <w:t>.1.1.上线前验收</w:t>
      </w:r>
    </w:p>
    <w:p w14:paraId="1EEB83A1">
      <w:pPr>
        <w:pStyle w:val="8"/>
        <w:spacing w:before="0" w:beforeAutospacing="0" w:after="0" w:afterAutospacing="0" w:line="360" w:lineRule="auto"/>
        <w:rPr>
          <w:rFonts w:eastAsia="宋体"/>
          <w:color w:val="000000"/>
        </w:rPr>
      </w:pPr>
      <w:r>
        <w:rPr>
          <w:rFonts w:eastAsia="宋体"/>
          <w:color w:val="000000"/>
        </w:rPr>
        <w:t>正式上线前，甲乙双方应进行上线前验收。验收标准以本合同约定的软件功能、性能指标及双方确认的需求文档为准。</w:t>
      </w:r>
    </w:p>
    <w:p w14:paraId="4C256F16">
      <w:pPr>
        <w:pStyle w:val="8"/>
        <w:numPr>
          <w:ilvl w:val="2"/>
          <w:numId w:val="0"/>
        </w:numPr>
        <w:spacing w:before="0" w:beforeAutospacing="0" w:after="0" w:afterAutospacing="0" w:line="360" w:lineRule="auto"/>
        <w:rPr>
          <w:rFonts w:eastAsia="宋体"/>
          <w:color w:val="000000"/>
        </w:rPr>
      </w:pPr>
      <w:r>
        <w:rPr>
          <w:rFonts w:hint="eastAsia" w:eastAsia="宋体"/>
          <w:color w:val="000000"/>
        </w:rPr>
        <w:t>6</w:t>
      </w:r>
      <w:r>
        <w:rPr>
          <w:rFonts w:eastAsia="宋体"/>
          <w:color w:val="000000"/>
        </w:rPr>
        <w:t>.1.2.上线后</w:t>
      </w:r>
      <w:r>
        <w:rPr>
          <w:rFonts w:eastAsia="宋体"/>
          <w:color w:val="000000"/>
          <w:u w:val="single"/>
        </w:rPr>
        <w:t>30</w:t>
      </w:r>
      <w:r>
        <w:rPr>
          <w:rFonts w:eastAsia="宋体"/>
          <w:color w:val="000000"/>
        </w:rPr>
        <w:t>天为试运行期间。</w:t>
      </w:r>
    </w:p>
    <w:p w14:paraId="5323704A">
      <w:pPr>
        <w:pStyle w:val="8"/>
        <w:spacing w:before="0" w:beforeAutospacing="0" w:after="0" w:afterAutospacing="0" w:line="360" w:lineRule="auto"/>
        <w:rPr>
          <w:rFonts w:eastAsia="宋体"/>
          <w:color w:val="000000"/>
        </w:rPr>
      </w:pPr>
      <w:r>
        <w:rPr>
          <w:rFonts w:eastAsia="宋体"/>
          <w:color w:val="000000"/>
        </w:rPr>
        <w:t>甲乙双方应根据试运行期间情况进行最终调试。试运行期间，甲方应及时反馈软件运行问题，乙方仅对软件自身功能故障进行调试，因甲方操作不当、数据导入错误等原因导致的问题，乙方可提供技术支持，相关费用由甲方承担。</w:t>
      </w:r>
    </w:p>
    <w:p w14:paraId="1197A3CC">
      <w:pPr>
        <w:pStyle w:val="8"/>
        <w:numPr>
          <w:ilvl w:val="1"/>
          <w:numId w:val="0"/>
        </w:numPr>
        <w:spacing w:before="0" w:beforeAutospacing="0" w:after="0" w:afterAutospacing="0" w:line="360" w:lineRule="auto"/>
        <w:rPr>
          <w:rFonts w:eastAsia="宋体"/>
          <w:color w:val="000000"/>
        </w:rPr>
      </w:pPr>
      <w:r>
        <w:rPr>
          <w:rFonts w:hint="eastAsia" w:eastAsia="宋体"/>
          <w:color w:val="000000"/>
        </w:rPr>
        <w:t>6</w:t>
      </w:r>
      <w:r>
        <w:rPr>
          <w:rFonts w:eastAsia="宋体"/>
          <w:color w:val="000000"/>
        </w:rPr>
        <w:t>.2.验收期限</w:t>
      </w:r>
    </w:p>
    <w:p w14:paraId="01738595">
      <w:pPr>
        <w:pStyle w:val="8"/>
        <w:numPr>
          <w:ilvl w:val="2"/>
          <w:numId w:val="0"/>
        </w:numPr>
        <w:spacing w:before="0" w:beforeAutospacing="0" w:after="0" w:afterAutospacing="0" w:line="360" w:lineRule="auto"/>
        <w:rPr>
          <w:rFonts w:eastAsia="宋体"/>
          <w:color w:val="000000"/>
        </w:rPr>
      </w:pPr>
      <w:r>
        <w:rPr>
          <w:rFonts w:hint="eastAsia" w:eastAsia="宋体"/>
          <w:color w:val="000000"/>
        </w:rPr>
        <w:t>6</w:t>
      </w:r>
      <w:r>
        <w:rPr>
          <w:rFonts w:eastAsia="宋体"/>
          <w:color w:val="000000"/>
        </w:rPr>
        <w:t>.2.1.试运行通过且完成最终调试经甲方认可后，甲方应在乙方通知验收后的5个工作日内或双方约定的验收期间内完成验收。乙方通知验收的方式包括书面、口头、微信通知、合同指定电子邮箱，甲方收到通知后未</w:t>
      </w:r>
      <w:r>
        <w:rPr>
          <w:rFonts w:hint="eastAsia" w:eastAsia="宋体"/>
          <w:color w:val="000000"/>
        </w:rPr>
        <w:t>能</w:t>
      </w:r>
      <w:r>
        <w:rPr>
          <w:rFonts w:eastAsia="宋体"/>
          <w:color w:val="000000"/>
        </w:rPr>
        <w:t>按时</w:t>
      </w:r>
      <w:r>
        <w:rPr>
          <w:rFonts w:hint="eastAsia" w:eastAsia="宋体"/>
          <w:color w:val="000000"/>
        </w:rPr>
        <w:t>完成</w:t>
      </w:r>
      <w:r>
        <w:rPr>
          <w:rFonts w:eastAsia="宋体"/>
          <w:color w:val="000000"/>
        </w:rPr>
        <w:t>验收</w:t>
      </w:r>
      <w:r>
        <w:rPr>
          <w:rFonts w:hint="eastAsia" w:eastAsia="宋体"/>
          <w:color w:val="000000"/>
        </w:rPr>
        <w:t>或者提出验收意见</w:t>
      </w:r>
      <w:r>
        <w:rPr>
          <w:rFonts w:eastAsia="宋体"/>
          <w:color w:val="000000"/>
        </w:rPr>
        <w:t>的，</w:t>
      </w:r>
      <w:r>
        <w:rPr>
          <w:rFonts w:hint="eastAsia" w:eastAsia="宋体"/>
          <w:color w:val="000000"/>
        </w:rPr>
        <w:t>则</w:t>
      </w:r>
      <w:r>
        <w:rPr>
          <w:rFonts w:eastAsia="宋体"/>
          <w:color w:val="000000"/>
        </w:rPr>
        <w:t>视为验收合格。</w:t>
      </w:r>
    </w:p>
    <w:p w14:paraId="47D848A5">
      <w:pPr>
        <w:pStyle w:val="8"/>
        <w:numPr>
          <w:ilvl w:val="2"/>
          <w:numId w:val="0"/>
        </w:numPr>
        <w:spacing w:before="0" w:beforeAutospacing="0" w:after="0" w:afterAutospacing="0" w:line="360" w:lineRule="auto"/>
        <w:rPr>
          <w:rFonts w:eastAsia="宋体"/>
          <w:color w:val="000000"/>
        </w:rPr>
      </w:pPr>
      <w:r>
        <w:rPr>
          <w:rFonts w:hint="eastAsia" w:eastAsia="宋体"/>
          <w:color w:val="000000"/>
        </w:rPr>
        <w:t>6</w:t>
      </w:r>
      <w:r>
        <w:rPr>
          <w:rFonts w:eastAsia="宋体"/>
          <w:color w:val="000000"/>
        </w:rPr>
        <w:t>.2.2.验收期间内甲方对开发软件有异议的，应以书面形式通知乙方，异议需明确列明具体问题、不符合合同约定的条款及相关依据。乙方应在收到甲方异议之日起5个工作日内提出解决方案。</w:t>
      </w:r>
    </w:p>
    <w:p w14:paraId="4F67BF87">
      <w:pPr>
        <w:pStyle w:val="8"/>
        <w:numPr>
          <w:ilvl w:val="2"/>
          <w:numId w:val="0"/>
        </w:numPr>
        <w:spacing w:before="0" w:beforeAutospacing="0" w:after="0" w:afterAutospacing="0" w:line="360" w:lineRule="auto"/>
        <w:rPr>
          <w:rFonts w:eastAsia="宋体"/>
          <w:color w:val="000000"/>
        </w:rPr>
      </w:pPr>
      <w:r>
        <w:rPr>
          <w:rFonts w:hint="eastAsia" w:eastAsia="宋体"/>
          <w:color w:val="000000"/>
        </w:rPr>
        <w:t>6</w:t>
      </w:r>
      <w:r>
        <w:rPr>
          <w:rFonts w:eastAsia="宋体"/>
          <w:color w:val="000000"/>
        </w:rPr>
        <w:t>.2.3.验收合格的，甲方应当签署相应阶段的验收合格文件；验收期间内甲方未签署文件亦未提出书面异议的，视为验收合格。</w:t>
      </w:r>
    </w:p>
    <w:p w14:paraId="5EE0776F">
      <w:pPr>
        <w:pStyle w:val="8"/>
        <w:numPr>
          <w:ilvl w:val="2"/>
          <w:numId w:val="0"/>
        </w:numPr>
        <w:spacing w:before="0" w:beforeAutospacing="0" w:after="0" w:afterAutospacing="0" w:line="360" w:lineRule="auto"/>
        <w:rPr>
          <w:rFonts w:eastAsia="宋体"/>
          <w:color w:val="000000"/>
        </w:rPr>
      </w:pPr>
    </w:p>
    <w:p w14:paraId="739A632F">
      <w:pPr>
        <w:pStyle w:val="4"/>
        <w:spacing w:before="0" w:after="0" w:line="360" w:lineRule="auto"/>
        <w:rPr>
          <w:rFonts w:eastAsia="宋体"/>
        </w:rPr>
      </w:pPr>
      <w:r>
        <w:rPr>
          <w:rFonts w:hint="eastAsia" w:eastAsia="宋体"/>
          <w:lang w:val="en-US" w:eastAsia="zh-CN"/>
        </w:rPr>
        <w:t>7</w:t>
      </w:r>
      <w:r>
        <w:rPr>
          <w:rFonts w:eastAsia="宋体"/>
        </w:rPr>
        <w:t>.不得转包</w:t>
      </w:r>
    </w:p>
    <w:p w14:paraId="04DBEA9A">
      <w:pPr>
        <w:pStyle w:val="8"/>
        <w:spacing w:before="0" w:beforeAutospacing="0" w:after="0" w:afterAutospacing="0" w:line="360" w:lineRule="auto"/>
        <w:rPr>
          <w:rFonts w:eastAsia="宋体"/>
          <w:color w:val="000000"/>
        </w:rPr>
      </w:pPr>
      <w:r>
        <w:rPr>
          <w:rFonts w:eastAsia="宋体"/>
          <w:color w:val="000000"/>
        </w:rPr>
        <w:t>乙方必须自行完成本合同约定的服务，不得将全部或部分工作交由第三方完成。</w:t>
      </w:r>
    </w:p>
    <w:p w14:paraId="36FB0500">
      <w:pPr>
        <w:pStyle w:val="4"/>
        <w:spacing w:before="0" w:after="0" w:line="360" w:lineRule="auto"/>
        <w:rPr>
          <w:rFonts w:hint="eastAsia" w:eastAsia="宋体"/>
          <w:lang w:val="en-US" w:eastAsia="zh-CN"/>
        </w:rPr>
      </w:pPr>
    </w:p>
    <w:p w14:paraId="03C3D869">
      <w:pPr>
        <w:pStyle w:val="4"/>
        <w:spacing w:before="0" w:after="0" w:line="360" w:lineRule="auto"/>
        <w:rPr>
          <w:rFonts w:eastAsia="宋体"/>
        </w:rPr>
      </w:pPr>
      <w:r>
        <w:rPr>
          <w:rFonts w:hint="eastAsia" w:eastAsia="宋体"/>
          <w:lang w:val="en-US" w:eastAsia="zh-CN"/>
        </w:rPr>
        <w:t>8</w:t>
      </w:r>
      <w:r>
        <w:rPr>
          <w:rFonts w:eastAsia="宋体"/>
        </w:rPr>
        <w:t>.知识产权</w:t>
      </w:r>
    </w:p>
    <w:p w14:paraId="0B51EC0B">
      <w:pPr>
        <w:pStyle w:val="8"/>
        <w:numPr>
          <w:ilvl w:val="1"/>
          <w:numId w:val="0"/>
        </w:numPr>
        <w:spacing w:before="0" w:beforeAutospacing="0" w:after="0" w:afterAutospacing="0" w:line="360" w:lineRule="auto"/>
        <w:rPr>
          <w:rFonts w:eastAsia="宋体"/>
          <w:color w:val="000000"/>
        </w:rPr>
      </w:pPr>
      <w:r>
        <w:rPr>
          <w:rFonts w:hint="eastAsia" w:eastAsia="宋体"/>
          <w:color w:val="000000"/>
          <w:lang w:val="en-US" w:eastAsia="zh-CN"/>
        </w:rPr>
        <w:t>8</w:t>
      </w:r>
      <w:r>
        <w:rPr>
          <w:rFonts w:eastAsia="宋体"/>
          <w:color w:val="000000"/>
        </w:rPr>
        <w:t>.1.</w:t>
      </w:r>
      <w:r>
        <w:rPr>
          <w:rFonts w:hint="eastAsia" w:eastAsia="宋体"/>
          <w:color w:val="000000"/>
        </w:rPr>
        <w:t>不侵权</w:t>
      </w:r>
    </w:p>
    <w:p w14:paraId="60D928CD">
      <w:pPr>
        <w:pStyle w:val="8"/>
        <w:spacing w:before="0" w:beforeAutospacing="0" w:after="0" w:afterAutospacing="0" w:line="360" w:lineRule="auto"/>
        <w:rPr>
          <w:rFonts w:eastAsia="宋体"/>
          <w:color w:val="000000"/>
        </w:rPr>
      </w:pPr>
      <w:r>
        <w:rPr>
          <w:rFonts w:hint="eastAsia" w:eastAsia="宋体"/>
          <w:color w:val="000000"/>
          <w:lang w:val="en-US" w:eastAsia="zh-CN"/>
        </w:rPr>
        <w:t>8</w:t>
      </w:r>
      <w:r>
        <w:rPr>
          <w:rFonts w:hint="eastAsia" w:eastAsia="宋体"/>
          <w:color w:val="000000"/>
        </w:rPr>
        <w:t>.1.1</w:t>
      </w:r>
      <w:r>
        <w:rPr>
          <w:rFonts w:eastAsia="宋体"/>
          <w:color w:val="000000"/>
        </w:rPr>
        <w:t>甲方保证所提供的开发背景资料不侵犯任何第三方的著作权、商标权、专利权、商业秘密</w:t>
      </w:r>
      <w:r>
        <w:rPr>
          <w:rFonts w:hint="eastAsia" w:eastAsia="宋体"/>
          <w:color w:val="000000"/>
        </w:rPr>
        <w:t>等；也不违反甲方与任何第三方的保密义务或有关知识产权约定</w:t>
      </w:r>
      <w:r>
        <w:rPr>
          <w:rFonts w:eastAsia="宋体"/>
          <w:color w:val="000000"/>
        </w:rPr>
        <w:t>。</w:t>
      </w:r>
      <w:r>
        <w:rPr>
          <w:rFonts w:hint="eastAsia" w:eastAsia="宋体"/>
          <w:color w:val="000000"/>
        </w:rPr>
        <w:t>如因甲方提供的</w:t>
      </w:r>
      <w:r>
        <w:rPr>
          <w:rFonts w:eastAsia="宋体"/>
          <w:color w:val="000000"/>
        </w:rPr>
        <w:t>开发背景资料</w:t>
      </w:r>
      <w:r>
        <w:rPr>
          <w:rFonts w:hint="eastAsia" w:eastAsia="宋体"/>
          <w:color w:val="000000"/>
        </w:rPr>
        <w:t>存在侵权问题，导致乙方遭受损失的，甲方应赔偿乙方全部经济损失</w:t>
      </w:r>
      <w:r>
        <w:rPr>
          <w:rFonts w:eastAsia="宋体"/>
          <w:color w:val="000000"/>
        </w:rPr>
        <w:t>（包括但不限于赔偿金、诉讼费、律师费、差旅费等）</w:t>
      </w:r>
      <w:r>
        <w:rPr>
          <w:rFonts w:hint="eastAsia" w:eastAsia="宋体"/>
          <w:color w:val="000000"/>
        </w:rPr>
        <w:t>。</w:t>
      </w:r>
    </w:p>
    <w:p w14:paraId="22EDF3F7">
      <w:pPr>
        <w:pStyle w:val="8"/>
        <w:spacing w:before="0" w:beforeAutospacing="0" w:after="0" w:afterAutospacing="0" w:line="360" w:lineRule="auto"/>
        <w:rPr>
          <w:rFonts w:eastAsia="宋体"/>
          <w:color w:val="000000"/>
        </w:rPr>
      </w:pPr>
      <w:r>
        <w:rPr>
          <w:rFonts w:hint="eastAsia" w:eastAsia="宋体"/>
          <w:color w:val="000000"/>
          <w:lang w:val="en-US" w:eastAsia="zh-CN"/>
        </w:rPr>
        <w:t>8</w:t>
      </w:r>
      <w:r>
        <w:rPr>
          <w:rFonts w:hint="eastAsia" w:eastAsia="宋体"/>
          <w:color w:val="000000"/>
        </w:rPr>
        <w:t>.1.2乙方保证所提交的开发软件不侵犯任何第三方的著作权、商标权、专利权、商业秘密等；也不违反乙方与任何第三方的保密义务或有关知识产权约定。若开发软件侵犯第三方知识产权的导致甲方遭受损失的，乙方应赔偿甲方全部经济损失</w:t>
      </w:r>
      <w:r>
        <w:rPr>
          <w:rFonts w:eastAsia="宋体"/>
          <w:color w:val="000000"/>
        </w:rPr>
        <w:t>（包括但不限于赔偿金、诉讼费、律师费、差旅费等）</w:t>
      </w:r>
      <w:r>
        <w:rPr>
          <w:rFonts w:hint="eastAsia" w:eastAsia="宋体"/>
          <w:color w:val="000000"/>
        </w:rPr>
        <w:t>。</w:t>
      </w:r>
    </w:p>
    <w:p w14:paraId="05FF3344">
      <w:pPr>
        <w:pStyle w:val="8"/>
        <w:numPr>
          <w:ilvl w:val="1"/>
          <w:numId w:val="0"/>
        </w:numPr>
        <w:spacing w:before="0" w:beforeAutospacing="0" w:after="0" w:afterAutospacing="0" w:line="360" w:lineRule="auto"/>
        <w:rPr>
          <w:rFonts w:eastAsia="宋体"/>
          <w:color w:val="000000"/>
        </w:rPr>
      </w:pPr>
      <w:r>
        <w:rPr>
          <w:rFonts w:hint="eastAsia" w:eastAsia="宋体"/>
          <w:color w:val="000000"/>
          <w:lang w:val="en-US" w:eastAsia="zh-CN"/>
        </w:rPr>
        <w:t>8</w:t>
      </w:r>
      <w:r>
        <w:rPr>
          <w:rFonts w:eastAsia="宋体"/>
          <w:color w:val="000000"/>
        </w:rPr>
        <w:t>.2.开发软件知识产权归属</w:t>
      </w:r>
    </w:p>
    <w:p w14:paraId="6D1B9A77">
      <w:pPr>
        <w:pStyle w:val="8"/>
        <w:spacing w:before="0" w:beforeAutospacing="0" w:after="0" w:afterAutospacing="0" w:line="360" w:lineRule="auto"/>
        <w:rPr>
          <w:rFonts w:eastAsia="宋体"/>
          <w:color w:val="000000"/>
        </w:rPr>
      </w:pPr>
      <w:r>
        <w:rPr>
          <w:rFonts w:hint="eastAsia" w:eastAsia="宋体"/>
          <w:color w:val="000000"/>
          <w:lang w:val="en-US" w:eastAsia="zh-CN"/>
        </w:rPr>
        <w:t>8</w:t>
      </w:r>
      <w:r>
        <w:rPr>
          <w:rFonts w:hint="eastAsia" w:eastAsia="宋体"/>
          <w:color w:val="000000"/>
        </w:rPr>
        <w:t>.2.1双方一致同意，基于甲方明确委托</w:t>
      </w:r>
      <w:r>
        <w:rPr>
          <w:rFonts w:eastAsia="宋体"/>
          <w:color w:val="000000"/>
        </w:rPr>
        <w:t>开发</w:t>
      </w:r>
      <w:r>
        <w:rPr>
          <w:rFonts w:hint="eastAsia" w:eastAsia="宋体"/>
          <w:color w:val="000000"/>
        </w:rPr>
        <w:t>交付标的（</w:t>
      </w:r>
      <w:r>
        <w:rPr>
          <w:rFonts w:hint="eastAsia" w:eastAsia="宋体"/>
          <w:color w:val="000000"/>
          <w:lang w:val="en-US" w:eastAsia="zh-CN"/>
        </w:rPr>
        <w:t>即本协议约定“</w:t>
      </w:r>
      <w:r>
        <w:rPr>
          <w:rFonts w:hint="eastAsia" w:eastAsia="宋体"/>
          <w:color w:val="000000"/>
          <w:szCs w:val="24"/>
        </w:rPr>
        <w:t>3.7 定制开发成果</w:t>
      </w:r>
      <w:r>
        <w:rPr>
          <w:rFonts w:hint="eastAsia" w:eastAsia="宋体"/>
          <w:color w:val="000000"/>
          <w:lang w:val="en-US" w:eastAsia="zh-CN"/>
        </w:rPr>
        <w:t>”</w:t>
      </w:r>
      <w:r>
        <w:rPr>
          <w:rFonts w:hint="eastAsia" w:eastAsia="宋体"/>
          <w:color w:val="000000"/>
          <w:szCs w:val="24"/>
          <w:lang w:val="en-US" w:eastAsia="zh-CN"/>
        </w:rPr>
        <w:t>中涉及的软件著作权</w:t>
      </w:r>
      <w:r>
        <w:rPr>
          <w:rFonts w:hint="eastAsia" w:eastAsia="宋体"/>
          <w:color w:val="000000"/>
        </w:rPr>
        <w:t>）所形成的</w:t>
      </w:r>
      <w:r>
        <w:rPr>
          <w:rFonts w:eastAsia="宋体"/>
          <w:color w:val="000000"/>
        </w:rPr>
        <w:t>知识产权、技术秘密、技术信息等智力成果</w:t>
      </w:r>
      <w:r>
        <w:rPr>
          <w:rFonts w:hint="eastAsia" w:eastAsia="宋体"/>
          <w:color w:val="000000"/>
        </w:rPr>
        <w:t>的所有权归</w:t>
      </w:r>
      <w:r>
        <w:rPr>
          <w:rFonts w:hint="eastAsia" w:eastAsia="宋体"/>
          <w:b/>
          <w:bCs/>
          <w:color w:val="000000"/>
        </w:rPr>
        <w:t>甲方单独所有；</w:t>
      </w:r>
    </w:p>
    <w:p w14:paraId="4D26B4B2">
      <w:pPr>
        <w:pStyle w:val="8"/>
        <w:spacing w:before="0" w:beforeAutospacing="0" w:after="0" w:afterAutospacing="0" w:line="360" w:lineRule="auto"/>
        <w:rPr>
          <w:rFonts w:eastAsia="宋体"/>
          <w:color w:val="000000"/>
        </w:rPr>
      </w:pPr>
      <w:r>
        <w:rPr>
          <w:rFonts w:hint="eastAsia" w:eastAsia="宋体"/>
          <w:color w:val="000000"/>
          <w:lang w:val="en-US" w:eastAsia="zh-CN"/>
        </w:rPr>
        <w:t>8</w:t>
      </w:r>
      <w:r>
        <w:rPr>
          <w:rFonts w:hint="eastAsia" w:eastAsia="宋体"/>
          <w:color w:val="000000"/>
        </w:rPr>
        <w:t>.2.2双方一致同意，除</w:t>
      </w:r>
      <w:r>
        <w:rPr>
          <w:rFonts w:hint="eastAsia" w:eastAsia="宋体"/>
          <w:color w:val="000000"/>
          <w:lang w:val="en-US" w:eastAsia="zh-CN"/>
        </w:rPr>
        <w:t>8</w:t>
      </w:r>
      <w:r>
        <w:rPr>
          <w:rFonts w:hint="eastAsia" w:eastAsia="宋体"/>
          <w:color w:val="000000"/>
        </w:rPr>
        <w:t>.2.1条约定外，</w:t>
      </w:r>
      <w:r>
        <w:rPr>
          <w:rFonts w:eastAsia="宋体"/>
          <w:color w:val="000000"/>
        </w:rPr>
        <w:t>开发软件过程中</w:t>
      </w:r>
      <w:r>
        <w:rPr>
          <w:rFonts w:hint="eastAsia" w:eastAsia="宋体"/>
          <w:color w:val="000000"/>
        </w:rPr>
        <w:t>如为双方共同研发创建产生的委托开发内容以外</w:t>
      </w:r>
      <w:r>
        <w:rPr>
          <w:rFonts w:eastAsia="宋体"/>
          <w:color w:val="000000"/>
        </w:rPr>
        <w:t>的知识产权、技术秘密、技术信息等智力成果的</w:t>
      </w:r>
      <w:r>
        <w:rPr>
          <w:rFonts w:hint="eastAsia" w:eastAsia="宋体"/>
          <w:color w:val="000000"/>
        </w:rPr>
        <w:t>，则该智力成果的所有权归</w:t>
      </w:r>
      <w:r>
        <w:rPr>
          <w:rFonts w:hint="eastAsia" w:eastAsia="宋体"/>
          <w:b/>
          <w:bCs/>
          <w:color w:val="000000"/>
        </w:rPr>
        <w:t>双方共同所有</w:t>
      </w:r>
      <w:r>
        <w:rPr>
          <w:rFonts w:hint="eastAsia" w:eastAsia="宋体"/>
          <w:color w:val="000000"/>
        </w:rPr>
        <w:t>；</w:t>
      </w:r>
    </w:p>
    <w:p w14:paraId="04D50348">
      <w:pPr>
        <w:pStyle w:val="8"/>
        <w:numPr>
          <w:ilvl w:val="1"/>
          <w:numId w:val="0"/>
        </w:numPr>
        <w:spacing w:before="0" w:beforeAutospacing="0" w:after="0" w:afterAutospacing="0" w:line="360" w:lineRule="auto"/>
        <w:rPr>
          <w:rFonts w:eastAsia="宋体"/>
          <w:color w:val="000000"/>
        </w:rPr>
      </w:pPr>
      <w:r>
        <w:rPr>
          <w:rFonts w:hint="eastAsia" w:eastAsia="宋体"/>
          <w:color w:val="000000"/>
          <w:lang w:val="en-US" w:eastAsia="zh-CN"/>
        </w:rPr>
        <w:t>8</w:t>
      </w:r>
      <w:r>
        <w:rPr>
          <w:rFonts w:eastAsia="宋体"/>
          <w:color w:val="000000"/>
        </w:rPr>
        <w:t>.3.乙方自有软件</w:t>
      </w:r>
      <w:r>
        <w:rPr>
          <w:rFonts w:hint="eastAsia" w:eastAsia="宋体"/>
          <w:color w:val="000000"/>
        </w:rPr>
        <w:t>及其他第三方</w:t>
      </w:r>
      <w:r>
        <w:rPr>
          <w:rFonts w:eastAsia="宋体"/>
          <w:color w:val="000000"/>
        </w:rPr>
        <w:t>许可</w:t>
      </w:r>
    </w:p>
    <w:p w14:paraId="2E70EB67">
      <w:pPr>
        <w:pStyle w:val="8"/>
        <w:spacing w:before="0" w:beforeAutospacing="0" w:after="0" w:afterAutospacing="0" w:line="360" w:lineRule="auto"/>
        <w:rPr>
          <w:rFonts w:eastAsia="宋体"/>
          <w:color w:val="000000"/>
        </w:rPr>
      </w:pPr>
      <w:r>
        <w:rPr>
          <w:rFonts w:hint="eastAsia" w:eastAsia="宋体"/>
          <w:color w:val="000000"/>
          <w:lang w:val="en-US" w:eastAsia="zh-CN"/>
        </w:rPr>
        <w:t>8</w:t>
      </w:r>
      <w:r>
        <w:rPr>
          <w:rFonts w:hint="eastAsia" w:eastAsia="宋体"/>
          <w:color w:val="000000"/>
        </w:rPr>
        <w:t>.3.1乙方在本合同签订前已合法享有知识产权的基础模型、底层算法、框架组件（以下简称 “自有基础技术”），</w:t>
      </w:r>
      <w:r>
        <w:rPr>
          <w:rFonts w:hint="eastAsia" w:eastAsia="宋体"/>
          <w:b/>
          <w:bCs/>
          <w:color w:val="000000"/>
        </w:rPr>
        <w:t>其权属仍归乙方独立所有</w:t>
      </w:r>
      <w:r>
        <w:rPr>
          <w:rFonts w:hint="eastAsia" w:eastAsia="宋体"/>
          <w:color w:val="000000"/>
        </w:rPr>
        <w:t>。甲方为正常使用本合同项下的开发成果即“EvoMind-KM”，需配套使用乙方前述自有基础技术即“</w:t>
      </w:r>
      <w:r>
        <w:rPr>
          <w:rFonts w:eastAsia="宋体"/>
          <w:color w:val="000000"/>
          <w:szCs w:val="24"/>
        </w:rPr>
        <w:t>EvoMind</w:t>
      </w:r>
      <w:r>
        <w:rPr>
          <w:rFonts w:hint="eastAsia" w:eastAsia="宋体"/>
          <w:color w:val="000000"/>
        </w:rPr>
        <w:t>”，乙方同意以不高于市场公允价格及通行商业惯例条件授权许可甲方使用，具体以本协议约定的授权许可使用费为准。</w:t>
      </w:r>
    </w:p>
    <w:p w14:paraId="3C17E777">
      <w:pPr>
        <w:pStyle w:val="8"/>
        <w:spacing w:before="0" w:beforeAutospacing="0" w:after="0" w:afterAutospacing="0" w:line="360" w:lineRule="auto"/>
        <w:rPr>
          <w:rFonts w:hint="eastAsia" w:eastAsia="宋体"/>
          <w:color w:val="000000"/>
        </w:rPr>
      </w:pPr>
    </w:p>
    <w:p w14:paraId="5281776F">
      <w:pPr>
        <w:pStyle w:val="4"/>
        <w:spacing w:before="0" w:after="0" w:line="360" w:lineRule="auto"/>
        <w:rPr>
          <w:rFonts w:eastAsia="宋体"/>
        </w:rPr>
      </w:pPr>
      <w:r>
        <w:rPr>
          <w:rFonts w:hint="eastAsia" w:eastAsia="宋体"/>
          <w:lang w:val="en-US" w:eastAsia="zh-CN"/>
        </w:rPr>
        <w:t>9</w:t>
      </w:r>
      <w:r>
        <w:rPr>
          <w:rFonts w:eastAsia="宋体"/>
        </w:rPr>
        <w:t>.保密</w:t>
      </w:r>
    </w:p>
    <w:p w14:paraId="4BCFBD4F">
      <w:pPr>
        <w:pStyle w:val="8"/>
        <w:numPr>
          <w:ilvl w:val="1"/>
          <w:numId w:val="0"/>
        </w:numPr>
        <w:spacing w:before="0" w:beforeAutospacing="0" w:after="0" w:afterAutospacing="0" w:line="360" w:lineRule="auto"/>
        <w:rPr>
          <w:rFonts w:eastAsia="宋体"/>
          <w:color w:val="000000"/>
        </w:rPr>
      </w:pPr>
      <w:r>
        <w:rPr>
          <w:rFonts w:hint="eastAsia" w:eastAsia="宋体"/>
          <w:color w:val="000000"/>
          <w:lang w:val="en-US" w:eastAsia="zh-CN"/>
        </w:rPr>
        <w:t>9</w:t>
      </w:r>
      <w:r>
        <w:rPr>
          <w:rFonts w:eastAsia="宋体"/>
          <w:color w:val="000000"/>
        </w:rPr>
        <w:t>.1</w:t>
      </w:r>
      <w:r>
        <w:rPr>
          <w:rFonts w:hint="eastAsia" w:eastAsia="宋体"/>
          <w:color w:val="000000"/>
        </w:rPr>
        <w:t xml:space="preserve"> </w:t>
      </w:r>
      <w:r>
        <w:rPr>
          <w:rFonts w:eastAsia="宋体"/>
          <w:color w:val="000000"/>
        </w:rPr>
        <w:t>甲乙双方保证对在讨论、签订、履行本合同过程中所获悉的属于对方及对方关联方的且无法自公开渠道获取的保密信息予以保密。未经对方同意，双方不得超出本合同约定的目的和范围使用保密信息，不得向任何第三方泄露该信息的全部或部分内容，否则应承担给对方造成的损失。赔偿损失包括但不限于直接经济损失、间接经济损失、维权产生的诉讼费、律师费、差旅费等。</w:t>
      </w:r>
    </w:p>
    <w:p w14:paraId="7B9E4D52">
      <w:pPr>
        <w:pStyle w:val="8"/>
        <w:spacing w:before="0" w:beforeAutospacing="0" w:after="0" w:afterAutospacing="0" w:line="360" w:lineRule="auto"/>
        <w:rPr>
          <w:rFonts w:eastAsia="宋体"/>
          <w:color w:val="000000"/>
        </w:rPr>
      </w:pPr>
      <w:r>
        <w:rPr>
          <w:rFonts w:eastAsia="宋体"/>
          <w:color w:val="000000"/>
        </w:rPr>
        <w:t>上述保密义务，在本合同终止或解除之后仍需履行，保密期限为本合同终止或解除之日起 10年。</w:t>
      </w:r>
    </w:p>
    <w:p w14:paraId="030949E4">
      <w:pPr>
        <w:pStyle w:val="8"/>
        <w:numPr>
          <w:ilvl w:val="1"/>
          <w:numId w:val="0"/>
        </w:numPr>
        <w:spacing w:before="0" w:beforeAutospacing="0" w:after="0" w:afterAutospacing="0" w:line="360" w:lineRule="auto"/>
        <w:rPr>
          <w:rFonts w:eastAsia="宋体"/>
          <w:color w:val="000000"/>
        </w:rPr>
      </w:pPr>
      <w:r>
        <w:rPr>
          <w:rFonts w:hint="eastAsia" w:eastAsia="宋体"/>
          <w:color w:val="000000"/>
          <w:lang w:val="en-US" w:eastAsia="zh-CN"/>
        </w:rPr>
        <w:t>9</w:t>
      </w:r>
      <w:r>
        <w:rPr>
          <w:rFonts w:eastAsia="宋体"/>
          <w:color w:val="000000"/>
        </w:rPr>
        <w:t>.2</w:t>
      </w:r>
      <w:r>
        <w:rPr>
          <w:rFonts w:hint="eastAsia" w:eastAsia="宋体"/>
          <w:color w:val="000000"/>
        </w:rPr>
        <w:t xml:space="preserve"> </w:t>
      </w:r>
      <w:r>
        <w:rPr>
          <w:rFonts w:eastAsia="宋体"/>
          <w:color w:val="000000"/>
        </w:rPr>
        <w:t>保密信息是指信息披露方向信息接收方在本合同签订之前或之后披露的任何非公开的信息，不论书面、口头或其他形式，包括但不限于作品、技术及经营的相关信息。作品相关信息包括艺术作品原作、照片、草稿、参数；技术信息包括技术、设计、图样、译文、图标、模型、制程、计数法、软件程序、软件来源文件、有关研究与实验工作的记录或成果等；经营信息包括营运信息、投标文件、财务/业务数据、人事数据、采购资料、客户资料或销售数据、项目组及科研人员信息、未公开的科技成果信息、技术秘密、未公开发表的科研数据等。</w:t>
      </w:r>
    </w:p>
    <w:p w14:paraId="4862F13C">
      <w:pPr>
        <w:pStyle w:val="8"/>
        <w:numPr>
          <w:ilvl w:val="1"/>
          <w:numId w:val="0"/>
        </w:numPr>
        <w:spacing w:before="0" w:beforeAutospacing="0" w:after="0" w:afterAutospacing="0" w:line="360" w:lineRule="auto"/>
        <w:rPr>
          <w:rFonts w:eastAsia="宋体"/>
          <w:color w:val="000000"/>
        </w:rPr>
      </w:pPr>
    </w:p>
    <w:p w14:paraId="16645020">
      <w:pPr>
        <w:pStyle w:val="4"/>
        <w:spacing w:before="0" w:after="0" w:line="360" w:lineRule="auto"/>
        <w:rPr>
          <w:rFonts w:eastAsia="宋体"/>
        </w:rPr>
      </w:pPr>
      <w:r>
        <w:rPr>
          <w:rFonts w:hint="eastAsia" w:eastAsia="宋体"/>
        </w:rPr>
        <w:t>1</w:t>
      </w:r>
      <w:r>
        <w:rPr>
          <w:rFonts w:hint="eastAsia" w:eastAsia="宋体"/>
          <w:lang w:val="en-US" w:eastAsia="zh-CN"/>
        </w:rPr>
        <w:t>0</w:t>
      </w:r>
      <w:r>
        <w:rPr>
          <w:rFonts w:eastAsia="宋体"/>
        </w:rPr>
        <w:t>.违约责任</w:t>
      </w:r>
    </w:p>
    <w:p w14:paraId="5EBF4E1C">
      <w:pPr>
        <w:pStyle w:val="8"/>
        <w:numPr>
          <w:ilvl w:val="1"/>
          <w:numId w:val="0"/>
        </w:numPr>
        <w:spacing w:before="0" w:beforeAutospacing="0" w:after="0" w:afterAutospacing="0" w:line="360" w:lineRule="auto"/>
        <w:rPr>
          <w:rFonts w:eastAsia="宋体"/>
          <w:color w:val="000000"/>
        </w:rPr>
      </w:pPr>
      <w:r>
        <w:rPr>
          <w:rFonts w:hint="eastAsia" w:eastAsia="宋体"/>
          <w:color w:val="000000"/>
        </w:rPr>
        <w:t>1</w:t>
      </w:r>
      <w:r>
        <w:rPr>
          <w:rFonts w:hint="eastAsia" w:eastAsia="宋体"/>
          <w:color w:val="000000"/>
          <w:lang w:val="en-US" w:eastAsia="zh-CN"/>
        </w:rPr>
        <w:t>0</w:t>
      </w:r>
      <w:r>
        <w:rPr>
          <w:rFonts w:eastAsia="宋体"/>
          <w:color w:val="000000"/>
        </w:rPr>
        <w:t>.1</w:t>
      </w:r>
      <w:r>
        <w:rPr>
          <w:rFonts w:hint="eastAsia" w:eastAsia="宋体"/>
          <w:color w:val="000000"/>
        </w:rPr>
        <w:t xml:space="preserve"> </w:t>
      </w:r>
      <w:r>
        <w:rPr>
          <w:rFonts w:eastAsia="宋体"/>
          <w:color w:val="000000"/>
        </w:rPr>
        <w:t>甲方逾期付款的，每逾期一天，应按逾期金额的</w:t>
      </w:r>
      <w:r>
        <w:rPr>
          <w:rFonts w:eastAsia="宋体"/>
          <w:color w:val="000000"/>
          <w:u w:val="single"/>
        </w:rPr>
        <w:t>5‱（万分之五）</w:t>
      </w:r>
      <w:r>
        <w:rPr>
          <w:rFonts w:eastAsia="宋体"/>
          <w:color w:val="000000"/>
        </w:rPr>
        <w:t>向乙方支付违约金，同时仍应履行付款义务。</w:t>
      </w:r>
    </w:p>
    <w:p w14:paraId="6C246083">
      <w:pPr>
        <w:pStyle w:val="8"/>
        <w:numPr>
          <w:ilvl w:val="1"/>
          <w:numId w:val="0"/>
        </w:numPr>
        <w:spacing w:before="0" w:beforeAutospacing="0" w:after="0" w:afterAutospacing="0" w:line="360" w:lineRule="auto"/>
        <w:rPr>
          <w:rFonts w:eastAsia="宋体"/>
          <w:color w:val="000000"/>
        </w:rPr>
      </w:pPr>
      <w:r>
        <w:rPr>
          <w:rFonts w:hint="eastAsia" w:eastAsia="宋体"/>
          <w:color w:val="000000"/>
        </w:rPr>
        <w:t>1</w:t>
      </w:r>
      <w:r>
        <w:rPr>
          <w:rFonts w:hint="eastAsia" w:eastAsia="宋体"/>
          <w:color w:val="000000"/>
          <w:lang w:val="en-US" w:eastAsia="zh-CN"/>
        </w:rPr>
        <w:t>0</w:t>
      </w:r>
      <w:r>
        <w:rPr>
          <w:rFonts w:eastAsia="宋体"/>
          <w:color w:val="000000"/>
        </w:rPr>
        <w:t>.2</w:t>
      </w:r>
      <w:r>
        <w:rPr>
          <w:rFonts w:hint="eastAsia" w:eastAsia="宋体"/>
          <w:color w:val="000000"/>
        </w:rPr>
        <w:t xml:space="preserve"> </w:t>
      </w:r>
      <w:r>
        <w:rPr>
          <w:rFonts w:eastAsia="宋体"/>
          <w:color w:val="000000"/>
        </w:rPr>
        <w:t>如因甲方未在规定的期限内提供基础资料导致乙方逾期开展工作的，乙方不承担违约责任，相应软件交付日期顺延。</w:t>
      </w:r>
    </w:p>
    <w:p w14:paraId="4A976159">
      <w:pPr>
        <w:pStyle w:val="8"/>
        <w:numPr>
          <w:ilvl w:val="1"/>
          <w:numId w:val="0"/>
        </w:numPr>
        <w:spacing w:before="0" w:beforeAutospacing="0" w:after="0" w:afterAutospacing="0" w:line="360" w:lineRule="auto"/>
        <w:rPr>
          <w:rFonts w:eastAsia="宋体"/>
          <w:color w:val="000000"/>
        </w:rPr>
      </w:pPr>
      <w:r>
        <w:rPr>
          <w:rFonts w:hint="eastAsia" w:eastAsia="宋体"/>
          <w:color w:val="000000"/>
        </w:rPr>
        <w:t>1</w:t>
      </w:r>
      <w:r>
        <w:rPr>
          <w:rFonts w:hint="eastAsia" w:eastAsia="宋体"/>
          <w:color w:val="000000"/>
          <w:lang w:val="en-US" w:eastAsia="zh-CN"/>
        </w:rPr>
        <w:t>0</w:t>
      </w:r>
      <w:r>
        <w:rPr>
          <w:rFonts w:eastAsia="宋体"/>
          <w:color w:val="000000"/>
        </w:rPr>
        <w:t>.3</w:t>
      </w:r>
      <w:r>
        <w:rPr>
          <w:rFonts w:hint="eastAsia" w:eastAsia="宋体"/>
          <w:color w:val="000000"/>
        </w:rPr>
        <w:t xml:space="preserve"> </w:t>
      </w:r>
      <w:r>
        <w:rPr>
          <w:rFonts w:eastAsia="宋体"/>
          <w:color w:val="000000"/>
        </w:rPr>
        <w:t>乙方有下列情形之一的，甲方有权解除本合同，因甲方原因、不可抗力导致的逾期除外：</w:t>
      </w:r>
    </w:p>
    <w:p w14:paraId="2C7E7291">
      <w:pPr>
        <w:pStyle w:val="8"/>
        <w:spacing w:before="0" w:beforeAutospacing="0" w:after="0" w:afterAutospacing="0" w:line="360" w:lineRule="auto"/>
        <w:rPr>
          <w:rFonts w:eastAsia="宋体"/>
          <w:color w:val="000000"/>
        </w:rPr>
      </w:pPr>
      <w:r>
        <w:rPr>
          <w:rFonts w:eastAsia="宋体"/>
          <w:color w:val="000000"/>
        </w:rPr>
        <w:t>（1）逾期交付超过15天的；</w:t>
      </w:r>
    </w:p>
    <w:p w14:paraId="09FDF959">
      <w:pPr>
        <w:pStyle w:val="8"/>
        <w:spacing w:before="0" w:beforeAutospacing="0" w:after="0" w:afterAutospacing="0" w:line="360" w:lineRule="auto"/>
        <w:rPr>
          <w:rFonts w:eastAsia="宋体"/>
          <w:color w:val="000000"/>
        </w:rPr>
      </w:pPr>
      <w:r>
        <w:rPr>
          <w:rFonts w:eastAsia="宋体"/>
          <w:color w:val="000000"/>
        </w:rPr>
        <w:t>（2）乙方违约，经甲方通知后15天仍不改正的；</w:t>
      </w:r>
    </w:p>
    <w:p w14:paraId="6F53888C">
      <w:pPr>
        <w:pStyle w:val="8"/>
        <w:spacing w:before="0" w:beforeAutospacing="0" w:after="0" w:afterAutospacing="0" w:line="360" w:lineRule="auto"/>
        <w:rPr>
          <w:rFonts w:eastAsia="宋体"/>
          <w:color w:val="000000"/>
        </w:rPr>
      </w:pPr>
      <w:r>
        <w:rPr>
          <w:rFonts w:eastAsia="宋体"/>
          <w:color w:val="000000"/>
        </w:rPr>
        <w:t>（3）连续两次因乙方技术原因导致验收仍不合格的；</w:t>
      </w:r>
    </w:p>
    <w:p w14:paraId="72AA4C0E">
      <w:pPr>
        <w:pStyle w:val="8"/>
        <w:spacing w:before="0" w:beforeAutospacing="0" w:after="0" w:afterAutospacing="0" w:line="360" w:lineRule="auto"/>
        <w:rPr>
          <w:rFonts w:eastAsia="宋体"/>
          <w:color w:val="000000"/>
        </w:rPr>
      </w:pPr>
      <w:r>
        <w:rPr>
          <w:rFonts w:eastAsia="宋体"/>
          <w:color w:val="000000"/>
        </w:rPr>
        <w:t>（4）乙方有其他违约行为，依照法定或约定甲方有权解除的。</w:t>
      </w:r>
    </w:p>
    <w:p w14:paraId="0A34B631">
      <w:pPr>
        <w:pStyle w:val="8"/>
        <w:numPr>
          <w:ilvl w:val="1"/>
          <w:numId w:val="0"/>
        </w:numPr>
        <w:spacing w:before="0" w:beforeAutospacing="0" w:after="0" w:afterAutospacing="0" w:line="360" w:lineRule="auto"/>
        <w:rPr>
          <w:rFonts w:eastAsia="宋体"/>
          <w:color w:val="000000"/>
        </w:rPr>
      </w:pPr>
      <w:r>
        <w:rPr>
          <w:rFonts w:hint="eastAsia" w:eastAsia="宋体"/>
          <w:color w:val="000000"/>
        </w:rPr>
        <w:t>1</w:t>
      </w:r>
      <w:r>
        <w:rPr>
          <w:rFonts w:hint="eastAsia" w:eastAsia="宋体"/>
          <w:color w:val="000000"/>
          <w:lang w:val="en-US" w:eastAsia="zh-CN"/>
        </w:rPr>
        <w:t>0</w:t>
      </w:r>
      <w:r>
        <w:rPr>
          <w:rFonts w:eastAsia="宋体"/>
          <w:color w:val="000000"/>
        </w:rPr>
        <w:t>.4</w:t>
      </w:r>
      <w:r>
        <w:rPr>
          <w:rFonts w:hint="eastAsia" w:eastAsia="宋体"/>
          <w:color w:val="000000"/>
        </w:rPr>
        <w:t xml:space="preserve"> </w:t>
      </w:r>
      <w:r>
        <w:rPr>
          <w:rFonts w:eastAsia="宋体"/>
          <w:color w:val="000000"/>
        </w:rPr>
        <w:t>因乙方原因导致甲方解除本合同的，乙方应当同时承担下列责任：</w:t>
      </w:r>
    </w:p>
    <w:p w14:paraId="233E2814">
      <w:pPr>
        <w:pStyle w:val="8"/>
        <w:numPr>
          <w:ilvl w:val="0"/>
          <w:numId w:val="1"/>
        </w:numPr>
        <w:spacing w:before="0" w:beforeAutospacing="0" w:after="0" w:afterAutospacing="0" w:line="360" w:lineRule="auto"/>
        <w:rPr>
          <w:rFonts w:eastAsia="宋体"/>
          <w:color w:val="000000"/>
        </w:rPr>
      </w:pPr>
      <w:r>
        <w:rPr>
          <w:rFonts w:eastAsia="宋体"/>
          <w:color w:val="000000"/>
        </w:rPr>
        <w:t>退还甲方已经支付的开发费用。</w:t>
      </w:r>
    </w:p>
    <w:p w14:paraId="22945C89">
      <w:pPr>
        <w:pStyle w:val="8"/>
        <w:spacing w:before="0" w:beforeAutospacing="0" w:after="0" w:afterAutospacing="0" w:line="360" w:lineRule="auto"/>
        <w:rPr>
          <w:rFonts w:eastAsia="宋体"/>
          <w:color w:val="000000"/>
        </w:rPr>
      </w:pPr>
      <w:r>
        <w:rPr>
          <w:rFonts w:eastAsia="宋体"/>
          <w:color w:val="000000"/>
        </w:rPr>
        <w:t>但是，经甲方同意接收、使用乙方已完成的部分开发软件的，该部分开发软件的开发费用应正常结算，不予返还。</w:t>
      </w:r>
    </w:p>
    <w:p w14:paraId="30AEC25F">
      <w:pPr>
        <w:pStyle w:val="8"/>
        <w:spacing w:before="0" w:beforeAutospacing="0" w:after="0" w:afterAutospacing="0" w:line="360" w:lineRule="auto"/>
        <w:rPr>
          <w:rFonts w:eastAsia="宋体"/>
          <w:color w:val="000000"/>
        </w:rPr>
      </w:pPr>
      <w:r>
        <w:rPr>
          <w:rFonts w:eastAsia="宋体"/>
          <w:color w:val="000000"/>
        </w:rPr>
        <w:t>（2）本合同约定的其他违约责任。</w:t>
      </w:r>
    </w:p>
    <w:p w14:paraId="3B637EBE">
      <w:pPr>
        <w:pStyle w:val="8"/>
        <w:numPr>
          <w:ilvl w:val="1"/>
          <w:numId w:val="0"/>
        </w:numPr>
        <w:spacing w:before="0" w:beforeAutospacing="0" w:after="0" w:afterAutospacing="0" w:line="360" w:lineRule="auto"/>
        <w:rPr>
          <w:rFonts w:eastAsia="宋体"/>
          <w:color w:val="000000"/>
        </w:rPr>
      </w:pPr>
      <w:r>
        <w:rPr>
          <w:rFonts w:hint="eastAsia" w:eastAsia="宋体"/>
          <w:color w:val="000000"/>
        </w:rPr>
        <w:t>1</w:t>
      </w:r>
      <w:r>
        <w:rPr>
          <w:rFonts w:hint="eastAsia" w:eastAsia="宋体"/>
          <w:color w:val="000000"/>
          <w:lang w:val="en-US" w:eastAsia="zh-CN"/>
        </w:rPr>
        <w:t>0</w:t>
      </w:r>
      <w:r>
        <w:rPr>
          <w:rFonts w:eastAsia="宋体"/>
          <w:color w:val="000000"/>
        </w:rPr>
        <w:t>.5</w:t>
      </w:r>
      <w:r>
        <w:rPr>
          <w:rFonts w:hint="eastAsia" w:eastAsia="宋体"/>
          <w:color w:val="000000"/>
        </w:rPr>
        <w:t xml:space="preserve"> </w:t>
      </w:r>
      <w:r>
        <w:rPr>
          <w:rFonts w:eastAsia="宋体"/>
          <w:color w:val="000000"/>
        </w:rPr>
        <w:t>任何一方有其他违反本合同情形的，应赔偿守约方全部损失。</w:t>
      </w:r>
    </w:p>
    <w:p w14:paraId="3E47F4D0">
      <w:pPr>
        <w:pStyle w:val="8"/>
        <w:numPr>
          <w:ilvl w:val="1"/>
          <w:numId w:val="0"/>
        </w:numPr>
        <w:spacing w:before="0" w:beforeAutospacing="0" w:after="0" w:afterAutospacing="0" w:line="360" w:lineRule="auto"/>
        <w:rPr>
          <w:rFonts w:eastAsia="宋体"/>
          <w:color w:val="000000"/>
        </w:rPr>
      </w:pPr>
    </w:p>
    <w:p w14:paraId="73021CC2">
      <w:pPr>
        <w:pStyle w:val="4"/>
        <w:spacing w:before="0" w:after="0" w:line="360" w:lineRule="auto"/>
        <w:rPr>
          <w:rFonts w:eastAsia="宋体"/>
        </w:rPr>
      </w:pPr>
      <w:r>
        <w:rPr>
          <w:rFonts w:eastAsia="宋体"/>
        </w:rPr>
        <w:t>1</w:t>
      </w:r>
      <w:r>
        <w:rPr>
          <w:rFonts w:hint="eastAsia" w:eastAsia="宋体"/>
          <w:lang w:val="en-US" w:eastAsia="zh-CN"/>
        </w:rPr>
        <w:t>1</w:t>
      </w:r>
      <w:r>
        <w:rPr>
          <w:rFonts w:eastAsia="宋体"/>
        </w:rPr>
        <w:t>.合同联系方式</w:t>
      </w:r>
    </w:p>
    <w:p w14:paraId="3316213C">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.1</w:t>
      </w:r>
      <w:r>
        <w:rPr>
          <w:rFonts w:hint="eastAsia" w:eastAsia="宋体"/>
          <w:color w:val="000000"/>
        </w:rPr>
        <w:t xml:space="preserve"> </w:t>
      </w:r>
      <w:r>
        <w:rPr>
          <w:rFonts w:eastAsia="宋体"/>
          <w:color w:val="000000"/>
        </w:rPr>
        <w:t>甲方项目联系人</w:t>
      </w:r>
    </w:p>
    <w:p w14:paraId="7305BDDB">
      <w:pPr>
        <w:pStyle w:val="8"/>
        <w:numPr>
          <w:ilvl w:val="2"/>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.1.1</w:t>
      </w:r>
      <w:r>
        <w:rPr>
          <w:rFonts w:hint="eastAsia" w:eastAsia="宋体"/>
          <w:color w:val="000000"/>
        </w:rPr>
        <w:t xml:space="preserve"> </w:t>
      </w:r>
      <w:r>
        <w:rPr>
          <w:rFonts w:eastAsia="宋体"/>
          <w:color w:val="000000"/>
        </w:rPr>
        <w:t>甲方确认如下项目联系信息：</w:t>
      </w:r>
    </w:p>
    <w:p w14:paraId="3E516A34">
      <w:pPr>
        <w:pStyle w:val="8"/>
        <w:spacing w:before="0" w:beforeAutospacing="0" w:after="0" w:afterAutospacing="0" w:line="360" w:lineRule="auto"/>
        <w:rPr>
          <w:rFonts w:eastAsia="宋体"/>
          <w:color w:val="000000"/>
        </w:rPr>
      </w:pPr>
      <w:r>
        <w:rPr>
          <w:rFonts w:eastAsia="宋体"/>
          <w:color w:val="000000"/>
        </w:rPr>
        <w:t>联系人：</w:t>
      </w:r>
    </w:p>
    <w:p w14:paraId="5464193E">
      <w:pPr>
        <w:pStyle w:val="8"/>
        <w:spacing w:before="0" w:beforeAutospacing="0" w:after="0" w:afterAutospacing="0" w:line="360" w:lineRule="auto"/>
        <w:rPr>
          <w:rFonts w:eastAsia="宋体"/>
          <w:color w:val="000000"/>
        </w:rPr>
      </w:pPr>
      <w:r>
        <w:rPr>
          <w:rFonts w:eastAsia="宋体"/>
          <w:color w:val="000000"/>
        </w:rPr>
        <w:t>地址：</w:t>
      </w:r>
    </w:p>
    <w:p w14:paraId="1F293CE3">
      <w:pPr>
        <w:pStyle w:val="8"/>
        <w:spacing w:before="0" w:beforeAutospacing="0" w:after="0" w:afterAutospacing="0" w:line="360" w:lineRule="auto"/>
        <w:rPr>
          <w:rFonts w:eastAsia="宋体"/>
          <w:color w:val="000000"/>
        </w:rPr>
      </w:pPr>
      <w:r>
        <w:rPr>
          <w:rFonts w:eastAsia="宋体"/>
          <w:color w:val="000000"/>
        </w:rPr>
        <w:t>手机：</w:t>
      </w:r>
    </w:p>
    <w:p w14:paraId="0C119062">
      <w:pPr>
        <w:pStyle w:val="8"/>
        <w:spacing w:before="0" w:beforeAutospacing="0" w:after="0" w:afterAutospacing="0" w:line="360" w:lineRule="auto"/>
        <w:rPr>
          <w:rFonts w:eastAsia="宋体"/>
          <w:color w:val="000000"/>
        </w:rPr>
      </w:pPr>
      <w:r>
        <w:rPr>
          <w:rFonts w:eastAsia="宋体"/>
          <w:color w:val="000000"/>
        </w:rPr>
        <w:t>电子邮箱：</w:t>
      </w:r>
    </w:p>
    <w:p w14:paraId="18DCB0C2">
      <w:pPr>
        <w:pStyle w:val="8"/>
        <w:numPr>
          <w:ilvl w:val="2"/>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.1.2</w:t>
      </w:r>
      <w:r>
        <w:rPr>
          <w:rFonts w:hint="eastAsia" w:eastAsia="宋体"/>
          <w:color w:val="000000"/>
        </w:rPr>
        <w:t xml:space="preserve"> </w:t>
      </w:r>
      <w:r>
        <w:rPr>
          <w:rFonts w:eastAsia="宋体"/>
          <w:color w:val="000000"/>
        </w:rPr>
        <w:t>甲方确认，甲方项目联系人的权限仅限于下列：</w:t>
      </w:r>
    </w:p>
    <w:p w14:paraId="6575BBF2">
      <w:pPr>
        <w:pStyle w:val="8"/>
        <w:numPr>
          <w:ilvl w:val="3"/>
          <w:numId w:val="0"/>
        </w:numPr>
        <w:spacing w:before="0" w:beforeAutospacing="0" w:after="0" w:afterAutospacing="0" w:line="360" w:lineRule="auto"/>
        <w:rPr>
          <w:rFonts w:eastAsia="宋体"/>
          <w:color w:val="000000"/>
        </w:rPr>
      </w:pPr>
      <w:r>
        <w:rPr>
          <w:rFonts w:hint="eastAsia" w:eastAsia="宋体"/>
          <w:color w:val="000000"/>
        </w:rPr>
        <w:t>（1）</w:t>
      </w:r>
      <w:r>
        <w:rPr>
          <w:rFonts w:eastAsia="宋体"/>
          <w:color w:val="000000"/>
        </w:rPr>
        <w:t>代表甲方提交、接受项目有关资料、文档、工作成果。</w:t>
      </w:r>
    </w:p>
    <w:p w14:paraId="70B818F7">
      <w:pPr>
        <w:pStyle w:val="8"/>
        <w:numPr>
          <w:ilvl w:val="3"/>
          <w:numId w:val="0"/>
        </w:numPr>
        <w:spacing w:before="0" w:beforeAutospacing="0" w:after="0" w:afterAutospacing="0" w:line="360" w:lineRule="auto"/>
        <w:rPr>
          <w:rFonts w:eastAsia="宋体"/>
          <w:color w:val="000000"/>
        </w:rPr>
      </w:pPr>
      <w:r>
        <w:rPr>
          <w:rFonts w:hint="eastAsia" w:eastAsia="宋体"/>
          <w:color w:val="000000"/>
        </w:rPr>
        <w:t>（2）</w:t>
      </w:r>
      <w:r>
        <w:rPr>
          <w:rFonts w:eastAsia="宋体"/>
          <w:color w:val="000000"/>
        </w:rPr>
        <w:t>代表甲方对服务提出意见。</w:t>
      </w:r>
    </w:p>
    <w:p w14:paraId="61A2A4B4">
      <w:pPr>
        <w:pStyle w:val="8"/>
        <w:numPr>
          <w:ilvl w:val="3"/>
          <w:numId w:val="0"/>
        </w:numPr>
        <w:spacing w:before="0" w:beforeAutospacing="0" w:after="0" w:afterAutospacing="0" w:line="360" w:lineRule="auto"/>
        <w:rPr>
          <w:rFonts w:eastAsia="宋体"/>
          <w:color w:val="000000"/>
        </w:rPr>
      </w:pPr>
      <w:r>
        <w:rPr>
          <w:rFonts w:hint="eastAsia" w:eastAsia="宋体"/>
          <w:color w:val="000000"/>
        </w:rPr>
        <w:t>（3）</w:t>
      </w:r>
      <w:r>
        <w:rPr>
          <w:rFonts w:eastAsia="宋体"/>
          <w:color w:val="000000"/>
        </w:rPr>
        <w:t>代表甲方验收乙方提供的工作成果与服务。</w:t>
      </w:r>
    </w:p>
    <w:p w14:paraId="379579AA">
      <w:pPr>
        <w:pStyle w:val="8"/>
        <w:numPr>
          <w:ilvl w:val="3"/>
          <w:numId w:val="0"/>
        </w:numPr>
        <w:spacing w:before="0" w:beforeAutospacing="0" w:after="0" w:afterAutospacing="0" w:line="360" w:lineRule="auto"/>
        <w:rPr>
          <w:rFonts w:eastAsia="宋体"/>
          <w:color w:val="000000"/>
        </w:rPr>
      </w:pPr>
      <w:r>
        <w:rPr>
          <w:rFonts w:hint="eastAsia" w:eastAsia="宋体"/>
          <w:color w:val="000000"/>
        </w:rPr>
        <w:t>（4）</w:t>
      </w:r>
      <w:r>
        <w:rPr>
          <w:rFonts w:eastAsia="宋体"/>
          <w:color w:val="000000"/>
        </w:rPr>
        <w:t>代表甲方确认服务工作量及结算服务费用。</w:t>
      </w:r>
    </w:p>
    <w:p w14:paraId="7C69344A">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.2</w:t>
      </w:r>
      <w:r>
        <w:rPr>
          <w:rFonts w:hint="eastAsia" w:eastAsia="宋体"/>
          <w:color w:val="000000"/>
        </w:rPr>
        <w:t xml:space="preserve"> </w:t>
      </w:r>
      <w:r>
        <w:rPr>
          <w:rFonts w:eastAsia="宋体"/>
          <w:color w:val="000000"/>
        </w:rPr>
        <w:t>乙方项目联系人</w:t>
      </w:r>
    </w:p>
    <w:p w14:paraId="6B07EA4D">
      <w:pPr>
        <w:pStyle w:val="8"/>
        <w:numPr>
          <w:ilvl w:val="2"/>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.2.1</w:t>
      </w:r>
      <w:r>
        <w:rPr>
          <w:rFonts w:hint="eastAsia" w:eastAsia="宋体"/>
          <w:color w:val="000000"/>
        </w:rPr>
        <w:t xml:space="preserve"> </w:t>
      </w:r>
      <w:r>
        <w:rPr>
          <w:rFonts w:eastAsia="宋体"/>
          <w:color w:val="000000"/>
        </w:rPr>
        <w:t>乙方确认如下项目联系信息：</w:t>
      </w:r>
    </w:p>
    <w:p w14:paraId="29B469B6">
      <w:pPr>
        <w:pStyle w:val="8"/>
        <w:spacing w:before="0" w:beforeAutospacing="0" w:after="0" w:afterAutospacing="0" w:line="360" w:lineRule="auto"/>
        <w:rPr>
          <w:rFonts w:eastAsia="宋体"/>
          <w:color w:val="000000"/>
        </w:rPr>
      </w:pPr>
      <w:r>
        <w:rPr>
          <w:rFonts w:eastAsia="宋体"/>
          <w:color w:val="000000"/>
        </w:rPr>
        <w:t>联系人：</w:t>
      </w:r>
      <w:r>
        <w:rPr>
          <w:rFonts w:hint="eastAsia" w:eastAsia="宋体"/>
          <w:color w:val="000000"/>
        </w:rPr>
        <w:t>张文</w:t>
      </w:r>
    </w:p>
    <w:p w14:paraId="09482797">
      <w:pPr>
        <w:pStyle w:val="8"/>
        <w:spacing w:before="0" w:beforeAutospacing="0" w:after="0" w:afterAutospacing="0" w:line="360" w:lineRule="auto"/>
        <w:rPr>
          <w:rFonts w:eastAsia="宋体"/>
          <w:color w:val="000000"/>
        </w:rPr>
      </w:pPr>
      <w:r>
        <w:rPr>
          <w:rFonts w:eastAsia="宋体"/>
          <w:color w:val="000000"/>
        </w:rPr>
        <w:t>地址：</w:t>
      </w:r>
      <w:r>
        <w:rPr>
          <w:rFonts w:hint="eastAsia" w:eastAsia="宋体"/>
          <w:color w:val="000000"/>
        </w:rPr>
        <w:t>上海市浦东新区中科路1819号科学之门A塔2808室</w:t>
      </w:r>
    </w:p>
    <w:p w14:paraId="30236F5F">
      <w:pPr>
        <w:pStyle w:val="8"/>
        <w:spacing w:before="0" w:beforeAutospacing="0" w:after="0" w:afterAutospacing="0" w:line="360" w:lineRule="auto"/>
        <w:rPr>
          <w:rFonts w:eastAsia="宋体"/>
          <w:color w:val="000000"/>
        </w:rPr>
      </w:pPr>
      <w:r>
        <w:rPr>
          <w:rFonts w:eastAsia="宋体"/>
          <w:color w:val="000000"/>
        </w:rPr>
        <w:t>手机：</w:t>
      </w:r>
      <w:r>
        <w:rPr>
          <w:rFonts w:hint="eastAsia" w:eastAsia="宋体"/>
          <w:color w:val="000000"/>
        </w:rPr>
        <w:t>13817798572</w:t>
      </w:r>
    </w:p>
    <w:p w14:paraId="5A746D19">
      <w:pPr>
        <w:pStyle w:val="8"/>
        <w:spacing w:before="0" w:beforeAutospacing="0" w:after="0" w:afterAutospacing="0" w:line="360" w:lineRule="auto"/>
        <w:rPr>
          <w:rFonts w:eastAsia="宋体"/>
          <w:color w:val="000000"/>
        </w:rPr>
      </w:pPr>
      <w:r>
        <w:rPr>
          <w:rFonts w:eastAsia="宋体"/>
          <w:color w:val="000000"/>
        </w:rPr>
        <w:t>电子邮箱：</w:t>
      </w:r>
      <w:r>
        <w:rPr>
          <w:rFonts w:hint="eastAsia" w:eastAsia="宋体"/>
          <w:color w:val="000000"/>
        </w:rPr>
        <w:t>zhangwen@zzz4ai.cn</w:t>
      </w:r>
    </w:p>
    <w:p w14:paraId="3F8A2CE7">
      <w:pPr>
        <w:pStyle w:val="8"/>
        <w:numPr>
          <w:ilvl w:val="2"/>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.2.2</w:t>
      </w:r>
      <w:r>
        <w:rPr>
          <w:rFonts w:hint="eastAsia" w:eastAsia="宋体"/>
          <w:color w:val="000000"/>
        </w:rPr>
        <w:t xml:space="preserve"> </w:t>
      </w:r>
      <w:r>
        <w:rPr>
          <w:rFonts w:eastAsia="宋体"/>
          <w:color w:val="000000"/>
        </w:rPr>
        <w:t>乙方确认，乙方项目联系人的权限仅限于下列：</w:t>
      </w:r>
    </w:p>
    <w:p w14:paraId="32E96512">
      <w:pPr>
        <w:pStyle w:val="8"/>
        <w:numPr>
          <w:ilvl w:val="3"/>
          <w:numId w:val="0"/>
        </w:numPr>
        <w:spacing w:before="0" w:beforeAutospacing="0" w:after="0" w:afterAutospacing="0" w:line="360" w:lineRule="auto"/>
        <w:rPr>
          <w:rFonts w:eastAsia="宋体"/>
          <w:color w:val="000000"/>
        </w:rPr>
      </w:pPr>
      <w:r>
        <w:rPr>
          <w:rFonts w:hint="eastAsia" w:eastAsia="宋体"/>
          <w:color w:val="000000"/>
        </w:rPr>
        <w:t>（1）</w:t>
      </w:r>
      <w:r>
        <w:rPr>
          <w:rFonts w:eastAsia="宋体"/>
          <w:color w:val="000000"/>
        </w:rPr>
        <w:t>代表乙方提交、接受项目有关资料、文档、工作成果。</w:t>
      </w:r>
    </w:p>
    <w:p w14:paraId="3ED7447F">
      <w:pPr>
        <w:pStyle w:val="8"/>
        <w:numPr>
          <w:ilvl w:val="3"/>
          <w:numId w:val="0"/>
        </w:numPr>
        <w:spacing w:before="0" w:beforeAutospacing="0" w:after="0" w:afterAutospacing="0" w:line="360" w:lineRule="auto"/>
        <w:rPr>
          <w:rFonts w:eastAsia="宋体"/>
          <w:color w:val="000000"/>
        </w:rPr>
      </w:pPr>
      <w:r>
        <w:rPr>
          <w:rFonts w:hint="eastAsia" w:eastAsia="宋体"/>
          <w:color w:val="000000"/>
        </w:rPr>
        <w:t>（2）</w:t>
      </w:r>
      <w:r>
        <w:rPr>
          <w:rFonts w:eastAsia="宋体"/>
          <w:color w:val="000000"/>
        </w:rPr>
        <w:t>代表乙方对服务进行沟通、提出意见。</w:t>
      </w:r>
    </w:p>
    <w:p w14:paraId="636B979F">
      <w:pPr>
        <w:pStyle w:val="8"/>
        <w:numPr>
          <w:ilvl w:val="3"/>
          <w:numId w:val="0"/>
        </w:numPr>
        <w:spacing w:before="0" w:beforeAutospacing="0" w:after="0" w:afterAutospacing="0" w:line="360" w:lineRule="auto"/>
        <w:rPr>
          <w:rFonts w:eastAsia="宋体"/>
          <w:color w:val="000000"/>
        </w:rPr>
      </w:pPr>
      <w:r>
        <w:rPr>
          <w:rFonts w:hint="eastAsia" w:eastAsia="宋体"/>
          <w:color w:val="000000"/>
        </w:rPr>
        <w:t>（3）</w:t>
      </w:r>
      <w:r>
        <w:rPr>
          <w:rFonts w:eastAsia="宋体"/>
          <w:color w:val="000000"/>
        </w:rPr>
        <w:t>代表乙方确认服务工作量及结算服务费用。</w:t>
      </w:r>
    </w:p>
    <w:p w14:paraId="31A4A6A6">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.3</w:t>
      </w:r>
      <w:r>
        <w:rPr>
          <w:rFonts w:hint="eastAsia" w:eastAsia="宋体"/>
          <w:color w:val="000000"/>
        </w:rPr>
        <w:t xml:space="preserve"> </w:t>
      </w:r>
      <w:r>
        <w:rPr>
          <w:rFonts w:eastAsia="宋体"/>
          <w:color w:val="000000"/>
        </w:rPr>
        <w:t>除非双方另有约定，合同双方可通过指定电子邮箱提供资料、文档、工作成果电子版。</w:t>
      </w:r>
    </w:p>
    <w:p w14:paraId="1499F9C3">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1</w:t>
      </w:r>
      <w:r>
        <w:rPr>
          <w:rFonts w:eastAsia="宋体"/>
          <w:color w:val="000000"/>
        </w:rPr>
        <w:t>.4</w:t>
      </w:r>
      <w:r>
        <w:rPr>
          <w:rFonts w:hint="eastAsia" w:eastAsia="宋体"/>
          <w:color w:val="000000"/>
        </w:rPr>
        <w:t xml:space="preserve"> </w:t>
      </w:r>
      <w:r>
        <w:rPr>
          <w:rFonts w:eastAsia="宋体"/>
          <w:color w:val="000000"/>
        </w:rPr>
        <w:t>双方确认上述联系方式同时作为有效司法送达地址。 </w:t>
      </w:r>
    </w:p>
    <w:p w14:paraId="0A3A7BF3">
      <w:pPr>
        <w:pStyle w:val="8"/>
        <w:numPr>
          <w:ilvl w:val="1"/>
          <w:numId w:val="0"/>
        </w:numPr>
        <w:spacing w:before="0" w:beforeAutospacing="0" w:after="0" w:afterAutospacing="0" w:line="360" w:lineRule="auto"/>
        <w:rPr>
          <w:rFonts w:eastAsia="宋体"/>
          <w:color w:val="000000"/>
        </w:rPr>
      </w:pPr>
    </w:p>
    <w:p w14:paraId="720F5DF1">
      <w:pPr>
        <w:pStyle w:val="4"/>
        <w:spacing w:before="0" w:after="0" w:line="360" w:lineRule="auto"/>
        <w:rPr>
          <w:rFonts w:eastAsia="宋体"/>
        </w:rPr>
      </w:pPr>
      <w:r>
        <w:rPr>
          <w:rFonts w:eastAsia="宋体"/>
        </w:rPr>
        <w:t>1</w:t>
      </w:r>
      <w:r>
        <w:rPr>
          <w:rFonts w:hint="eastAsia" w:eastAsia="宋体"/>
          <w:lang w:val="en-US" w:eastAsia="zh-CN"/>
        </w:rPr>
        <w:t>2</w:t>
      </w:r>
      <w:r>
        <w:rPr>
          <w:rFonts w:eastAsia="宋体"/>
        </w:rPr>
        <w:t>.其他约定</w:t>
      </w:r>
    </w:p>
    <w:p w14:paraId="5293D7EB">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2</w:t>
      </w:r>
      <w:r>
        <w:rPr>
          <w:rFonts w:eastAsia="宋体"/>
          <w:color w:val="000000"/>
        </w:rPr>
        <w:t>.1</w:t>
      </w:r>
      <w:r>
        <w:rPr>
          <w:rFonts w:hint="eastAsia" w:eastAsia="宋体"/>
          <w:color w:val="000000"/>
        </w:rPr>
        <w:t xml:space="preserve"> </w:t>
      </w:r>
      <w:r>
        <w:rPr>
          <w:rFonts w:eastAsia="宋体"/>
          <w:color w:val="000000"/>
        </w:rPr>
        <w:t>不可抗力</w:t>
      </w:r>
    </w:p>
    <w:p w14:paraId="0CCF2578">
      <w:pPr>
        <w:pStyle w:val="8"/>
        <w:numPr>
          <w:ilvl w:val="2"/>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2</w:t>
      </w:r>
      <w:r>
        <w:rPr>
          <w:rFonts w:eastAsia="宋体"/>
          <w:color w:val="000000"/>
        </w:rPr>
        <w:t>.1.1</w:t>
      </w:r>
      <w:r>
        <w:rPr>
          <w:rFonts w:hint="eastAsia" w:eastAsia="宋体"/>
          <w:color w:val="000000"/>
        </w:rPr>
        <w:t xml:space="preserve"> </w:t>
      </w:r>
      <w:r>
        <w:rPr>
          <w:rFonts w:eastAsia="宋体"/>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01DD30EF">
      <w:pPr>
        <w:pStyle w:val="8"/>
        <w:numPr>
          <w:ilvl w:val="2"/>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2</w:t>
      </w:r>
      <w:r>
        <w:rPr>
          <w:rFonts w:eastAsia="宋体"/>
          <w:color w:val="000000"/>
        </w:rPr>
        <w:t>.1.2</w:t>
      </w:r>
      <w:r>
        <w:rPr>
          <w:rFonts w:hint="eastAsia" w:eastAsia="宋体"/>
          <w:color w:val="000000"/>
        </w:rPr>
        <w:t xml:space="preserve"> </w:t>
      </w:r>
      <w:r>
        <w:rPr>
          <w:rFonts w:eastAsia="宋体"/>
          <w:color w:val="000000"/>
        </w:rPr>
        <w:t>不可抗力的后果：</w:t>
      </w:r>
    </w:p>
    <w:p w14:paraId="1DAAE71D">
      <w:pPr>
        <w:pStyle w:val="8"/>
        <w:spacing w:before="0" w:beforeAutospacing="0" w:after="0" w:afterAutospacing="0" w:line="360" w:lineRule="auto"/>
        <w:rPr>
          <w:rFonts w:eastAsia="宋体"/>
          <w:color w:val="000000"/>
        </w:rPr>
      </w:pPr>
      <w:r>
        <w:rPr>
          <w:rFonts w:eastAsia="宋体"/>
          <w:color w:val="000000"/>
        </w:rPr>
        <w:t>（1）如果发生不可抗力事件，影响一方履行其在本合同项下的义务，则在不可抗力造成的延误期内中止履行，而不视为违约。</w:t>
      </w:r>
    </w:p>
    <w:p w14:paraId="40711669">
      <w:pPr>
        <w:pStyle w:val="8"/>
        <w:spacing w:before="0" w:beforeAutospacing="0" w:after="0" w:afterAutospacing="0" w:line="360" w:lineRule="auto"/>
        <w:rPr>
          <w:rFonts w:eastAsia="宋体"/>
          <w:color w:val="000000"/>
        </w:rPr>
      </w:pPr>
      <w:r>
        <w:rPr>
          <w:rFonts w:eastAsia="宋体"/>
          <w:color w:val="000000"/>
        </w:rPr>
        <w:t>（2）宣称发生不可抗力的一方应迅速书面通知其他方，并在其后的十五(15)天内提供证明不可抗力发生及其持续时间的足够证据。</w:t>
      </w:r>
    </w:p>
    <w:p w14:paraId="4D758094">
      <w:pPr>
        <w:pStyle w:val="8"/>
        <w:spacing w:before="0" w:beforeAutospacing="0" w:after="0" w:afterAutospacing="0" w:line="360" w:lineRule="auto"/>
        <w:rPr>
          <w:rFonts w:eastAsia="宋体"/>
          <w:color w:val="000000"/>
        </w:rPr>
      </w:pPr>
      <w:r>
        <w:rPr>
          <w:rFonts w:eastAsia="宋体"/>
          <w:color w:val="000000"/>
        </w:rPr>
        <w:t>（3）如果发生不可抗力事件，</w:t>
      </w:r>
      <w:r>
        <w:rPr>
          <w:rFonts w:hint="eastAsia" w:eastAsia="宋体"/>
          <w:color w:val="000000"/>
        </w:rPr>
        <w:t>双方</w:t>
      </w:r>
      <w:r>
        <w:rPr>
          <w:rFonts w:eastAsia="宋体"/>
          <w:color w:val="000000"/>
        </w:rPr>
        <w:t>应立即互相协商，以找到公平的解决办法，并且应尽一切合理努力将不可抗力的影响减少到最低限度。</w:t>
      </w:r>
    </w:p>
    <w:p w14:paraId="2FD27DB7">
      <w:pPr>
        <w:pStyle w:val="8"/>
        <w:spacing w:before="0" w:beforeAutospacing="0" w:after="0" w:afterAutospacing="0" w:line="360" w:lineRule="auto"/>
        <w:rPr>
          <w:rFonts w:eastAsia="宋体"/>
          <w:color w:val="000000"/>
        </w:rPr>
      </w:pPr>
      <w:r>
        <w:rPr>
          <w:rFonts w:eastAsia="宋体"/>
          <w:color w:val="000000"/>
        </w:rPr>
        <w:t>（4）金钱债务的迟延责任不得因不可抗力而免除。</w:t>
      </w:r>
    </w:p>
    <w:p w14:paraId="392DA80D">
      <w:pPr>
        <w:pStyle w:val="8"/>
        <w:spacing w:before="0" w:beforeAutospacing="0" w:after="0" w:afterAutospacing="0" w:line="360" w:lineRule="auto"/>
        <w:rPr>
          <w:rFonts w:eastAsia="宋体"/>
          <w:color w:val="000000"/>
        </w:rPr>
      </w:pPr>
      <w:r>
        <w:rPr>
          <w:rFonts w:eastAsia="宋体"/>
          <w:color w:val="000000"/>
        </w:rPr>
        <w:t>（5）迟延履行期间发生的不可抗力不具有免责效力。</w:t>
      </w:r>
    </w:p>
    <w:p w14:paraId="23553C5B">
      <w:pPr>
        <w:pStyle w:val="8"/>
        <w:spacing w:before="0" w:beforeAutospacing="0" w:after="0" w:afterAutospacing="0" w:line="360" w:lineRule="auto"/>
        <w:rPr>
          <w:rFonts w:eastAsia="宋体"/>
          <w:color w:val="000000"/>
        </w:rPr>
      </w:pPr>
    </w:p>
    <w:p w14:paraId="2794DB02">
      <w:pPr>
        <w:pStyle w:val="4"/>
        <w:spacing w:before="0" w:after="0" w:line="360" w:lineRule="auto"/>
        <w:rPr>
          <w:rFonts w:eastAsia="宋体"/>
        </w:rPr>
      </w:pPr>
      <w:r>
        <w:rPr>
          <w:rFonts w:eastAsia="宋体"/>
        </w:rPr>
        <w:t>1</w:t>
      </w:r>
      <w:r>
        <w:rPr>
          <w:rFonts w:hint="eastAsia" w:eastAsia="宋体"/>
          <w:lang w:val="en-US" w:eastAsia="zh-CN"/>
        </w:rPr>
        <w:t>3</w:t>
      </w:r>
      <w:r>
        <w:rPr>
          <w:rFonts w:eastAsia="宋体"/>
        </w:rPr>
        <w:t>.争议解决</w:t>
      </w:r>
    </w:p>
    <w:p w14:paraId="14A29EDE">
      <w:pPr>
        <w:pStyle w:val="8"/>
        <w:spacing w:before="0" w:beforeAutospacing="0" w:after="0" w:afterAutospacing="0" w:line="360" w:lineRule="auto"/>
        <w:rPr>
          <w:rFonts w:eastAsia="宋体"/>
          <w:color w:val="000000"/>
        </w:rPr>
      </w:pPr>
      <w:r>
        <w:rPr>
          <w:rFonts w:eastAsia="宋体"/>
          <w:color w:val="000000"/>
        </w:rPr>
        <w:t>因本合同以及本合同项下订单/附件/补充协议等（如有）引起或有关的任何争议，由合同</w:t>
      </w:r>
      <w:r>
        <w:rPr>
          <w:rFonts w:hint="eastAsia" w:eastAsia="宋体"/>
          <w:color w:val="000000"/>
        </w:rPr>
        <w:t>双方</w:t>
      </w:r>
      <w:r>
        <w:rPr>
          <w:rFonts w:eastAsia="宋体"/>
          <w:color w:val="000000"/>
        </w:rPr>
        <w:t>协商解决，也可由有关部门调解。协商或调解不成的，应向</w:t>
      </w:r>
      <w:r>
        <w:rPr>
          <w:rFonts w:eastAsia="宋体"/>
          <w:color w:val="000000"/>
          <w:u w:val="single"/>
        </w:rPr>
        <w:t>甲方所在地</w:t>
      </w:r>
      <w:r>
        <w:rPr>
          <w:rFonts w:eastAsia="宋体"/>
          <w:color w:val="000000"/>
        </w:rPr>
        <w:t>有管辖权的人民法院起诉。</w:t>
      </w:r>
    </w:p>
    <w:p w14:paraId="72479060">
      <w:pPr>
        <w:pStyle w:val="8"/>
        <w:spacing w:before="0" w:beforeAutospacing="0" w:after="0" w:afterAutospacing="0" w:line="360" w:lineRule="auto"/>
        <w:rPr>
          <w:rFonts w:eastAsia="宋体"/>
          <w:color w:val="000000"/>
        </w:rPr>
      </w:pPr>
    </w:p>
    <w:p w14:paraId="3DB55489">
      <w:pPr>
        <w:pStyle w:val="4"/>
        <w:spacing w:before="0" w:after="0" w:line="360" w:lineRule="auto"/>
        <w:rPr>
          <w:rFonts w:eastAsia="宋体"/>
        </w:rPr>
      </w:pPr>
      <w:r>
        <w:rPr>
          <w:rFonts w:eastAsia="宋体"/>
        </w:rPr>
        <w:t>1</w:t>
      </w:r>
      <w:r>
        <w:rPr>
          <w:rFonts w:hint="eastAsia" w:eastAsia="宋体"/>
          <w:lang w:val="en-US" w:eastAsia="zh-CN"/>
        </w:rPr>
        <w:t>4</w:t>
      </w:r>
      <w:r>
        <w:rPr>
          <w:rFonts w:eastAsia="宋体"/>
        </w:rPr>
        <w:t>.附则</w:t>
      </w:r>
    </w:p>
    <w:p w14:paraId="7078D3D9">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4</w:t>
      </w:r>
      <w:r>
        <w:rPr>
          <w:rFonts w:eastAsia="宋体"/>
          <w:color w:val="000000"/>
        </w:rPr>
        <w:t>.1</w:t>
      </w:r>
      <w:r>
        <w:rPr>
          <w:rFonts w:hint="eastAsia" w:eastAsia="宋体"/>
          <w:color w:val="000000"/>
        </w:rPr>
        <w:t xml:space="preserve"> </w:t>
      </w:r>
      <w:r>
        <w:rPr>
          <w:rFonts w:eastAsia="宋体"/>
          <w:color w:val="000000"/>
        </w:rPr>
        <w:t>本合同一式二份，合同</w:t>
      </w:r>
      <w:r>
        <w:rPr>
          <w:rFonts w:hint="eastAsia" w:eastAsia="宋体"/>
          <w:color w:val="000000"/>
        </w:rPr>
        <w:t>双方</w:t>
      </w:r>
      <w:r>
        <w:rPr>
          <w:rFonts w:eastAsia="宋体"/>
          <w:color w:val="000000"/>
        </w:rPr>
        <w:t>各执一份。各份合同文本具有同等法律效力。</w:t>
      </w:r>
    </w:p>
    <w:p w14:paraId="666421FE">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4</w:t>
      </w:r>
      <w:r>
        <w:rPr>
          <w:rFonts w:eastAsia="宋体"/>
          <w:color w:val="000000"/>
        </w:rPr>
        <w:t>.2</w:t>
      </w:r>
      <w:r>
        <w:rPr>
          <w:rFonts w:hint="eastAsia" w:eastAsia="宋体"/>
          <w:color w:val="000000"/>
        </w:rPr>
        <w:t xml:space="preserve"> </w:t>
      </w:r>
      <w:r>
        <w:rPr>
          <w:rFonts w:eastAsia="宋体"/>
          <w:color w:val="000000"/>
        </w:rPr>
        <w:t>本合同未尽事宜，双方应另行协商并签订补充协议。</w:t>
      </w:r>
    </w:p>
    <w:p w14:paraId="2A78F859">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4</w:t>
      </w:r>
      <w:r>
        <w:rPr>
          <w:rFonts w:eastAsia="宋体"/>
          <w:color w:val="000000"/>
        </w:rPr>
        <w:t>.3</w:t>
      </w:r>
      <w:r>
        <w:rPr>
          <w:rFonts w:hint="eastAsia" w:eastAsia="宋体"/>
          <w:color w:val="000000"/>
        </w:rPr>
        <w:t xml:space="preserve"> </w:t>
      </w:r>
      <w:r>
        <w:rPr>
          <w:rFonts w:eastAsia="宋体"/>
          <w:color w:val="000000"/>
        </w:rPr>
        <w:t>本合同包含如下附件：开发工作清单</w:t>
      </w:r>
    </w:p>
    <w:p w14:paraId="7DDC3775">
      <w:pPr>
        <w:pStyle w:val="8"/>
        <w:spacing w:before="0" w:beforeAutospacing="0" w:after="0" w:afterAutospacing="0" w:line="360" w:lineRule="auto"/>
        <w:rPr>
          <w:rFonts w:eastAsia="宋体"/>
          <w:color w:val="000000"/>
        </w:rPr>
      </w:pPr>
      <w:r>
        <w:rPr>
          <w:rFonts w:eastAsia="宋体"/>
          <w:color w:val="000000"/>
        </w:rPr>
        <w:t>上述附件是本合同的一部分，具有与本合同同等的法律效力。</w:t>
      </w:r>
    </w:p>
    <w:p w14:paraId="04488E80">
      <w:pPr>
        <w:pStyle w:val="8"/>
        <w:numPr>
          <w:ilvl w:val="1"/>
          <w:numId w:val="0"/>
        </w:numPr>
        <w:spacing w:before="0" w:beforeAutospacing="0" w:after="0" w:afterAutospacing="0" w:line="360" w:lineRule="auto"/>
        <w:rPr>
          <w:rFonts w:eastAsia="宋体"/>
          <w:color w:val="000000"/>
        </w:rPr>
      </w:pPr>
      <w:r>
        <w:rPr>
          <w:rFonts w:eastAsia="宋体"/>
          <w:color w:val="000000"/>
        </w:rPr>
        <w:t>1</w:t>
      </w:r>
      <w:r>
        <w:rPr>
          <w:rFonts w:hint="eastAsia" w:eastAsia="宋体"/>
          <w:color w:val="000000"/>
          <w:lang w:val="en-US" w:eastAsia="zh-CN"/>
        </w:rPr>
        <w:t>4</w:t>
      </w:r>
      <w:r>
        <w:rPr>
          <w:rFonts w:eastAsia="宋体"/>
          <w:color w:val="000000"/>
        </w:rPr>
        <w:t>.4</w:t>
      </w:r>
      <w:r>
        <w:rPr>
          <w:rFonts w:hint="eastAsia" w:eastAsia="宋体"/>
          <w:color w:val="000000"/>
        </w:rPr>
        <w:t xml:space="preserve"> </w:t>
      </w:r>
      <w:r>
        <w:rPr>
          <w:rFonts w:eastAsia="宋体"/>
          <w:color w:val="000000"/>
        </w:rPr>
        <w:t>本合同经</w:t>
      </w:r>
      <w:r>
        <w:rPr>
          <w:rFonts w:hint="eastAsia" w:eastAsia="宋体"/>
          <w:color w:val="000000"/>
        </w:rPr>
        <w:t>双方</w:t>
      </w:r>
      <w:r>
        <w:rPr>
          <w:rFonts w:eastAsia="宋体"/>
          <w:color w:val="000000"/>
        </w:rPr>
        <w:t>签名或盖章后生效。</w:t>
      </w:r>
    </w:p>
    <w:p w14:paraId="0D73E489">
      <w:pPr>
        <w:pStyle w:val="8"/>
        <w:spacing w:before="0" w:beforeAutospacing="0" w:after="0" w:afterAutospacing="0" w:line="360" w:lineRule="auto"/>
        <w:jc w:val="center"/>
        <w:rPr>
          <w:rFonts w:eastAsia="宋体"/>
          <w:color w:val="000000"/>
        </w:rPr>
      </w:pPr>
    </w:p>
    <w:p w14:paraId="73B512E4">
      <w:pPr>
        <w:pStyle w:val="8"/>
        <w:spacing w:before="0" w:beforeAutospacing="0" w:after="0" w:afterAutospacing="0" w:line="360" w:lineRule="auto"/>
        <w:jc w:val="center"/>
        <w:rPr>
          <w:rFonts w:eastAsia="宋体"/>
          <w:color w:val="000000"/>
        </w:rPr>
      </w:pPr>
    </w:p>
    <w:p w14:paraId="10AA071E">
      <w:pPr>
        <w:pStyle w:val="8"/>
        <w:spacing w:before="0" w:beforeAutospacing="0" w:after="0" w:afterAutospacing="0" w:line="360" w:lineRule="auto"/>
        <w:jc w:val="center"/>
        <w:rPr>
          <w:rFonts w:eastAsia="宋体"/>
          <w:color w:val="000000"/>
        </w:rPr>
      </w:pPr>
    </w:p>
    <w:p w14:paraId="4B6A869F">
      <w:pPr>
        <w:pStyle w:val="8"/>
        <w:spacing w:before="0" w:beforeAutospacing="0" w:after="0" w:afterAutospacing="0" w:line="360" w:lineRule="auto"/>
        <w:rPr>
          <w:rFonts w:eastAsia="宋体"/>
          <w:b/>
          <w:color w:val="000000"/>
        </w:rPr>
      </w:pPr>
      <w:r>
        <w:rPr>
          <w:rFonts w:eastAsia="宋体"/>
          <w:b/>
          <w:color w:val="000000"/>
        </w:rPr>
        <w:t>甲方（盖章）：</w:t>
      </w:r>
    </w:p>
    <w:p w14:paraId="50BB5648">
      <w:pPr>
        <w:pStyle w:val="8"/>
        <w:spacing w:before="0" w:beforeAutospacing="0" w:after="0" w:afterAutospacing="0" w:line="360" w:lineRule="auto"/>
        <w:rPr>
          <w:rFonts w:eastAsia="宋体"/>
          <w:color w:val="000000"/>
        </w:rPr>
      </w:pPr>
    </w:p>
    <w:p w14:paraId="3DE9DDCD">
      <w:pPr>
        <w:pStyle w:val="8"/>
        <w:spacing w:before="0" w:beforeAutospacing="0" w:after="0" w:afterAutospacing="0" w:line="360" w:lineRule="auto"/>
        <w:rPr>
          <w:rFonts w:eastAsia="宋体"/>
          <w:color w:val="000000"/>
        </w:rPr>
      </w:pPr>
      <w:r>
        <w:rPr>
          <w:rFonts w:eastAsia="宋体"/>
          <w:color w:val="000000"/>
        </w:rPr>
        <w:t>签订时间：    年    月    日</w:t>
      </w:r>
    </w:p>
    <w:p w14:paraId="4FEECC8D">
      <w:pPr>
        <w:pStyle w:val="8"/>
        <w:spacing w:before="0" w:beforeAutospacing="0" w:after="0" w:afterAutospacing="0" w:line="360" w:lineRule="auto"/>
        <w:rPr>
          <w:rFonts w:eastAsia="宋体"/>
          <w:color w:val="000000"/>
        </w:rPr>
      </w:pPr>
    </w:p>
    <w:p w14:paraId="172A1737">
      <w:pPr>
        <w:pStyle w:val="8"/>
        <w:spacing w:before="0" w:beforeAutospacing="0" w:after="0" w:afterAutospacing="0" w:line="360" w:lineRule="auto"/>
        <w:rPr>
          <w:rFonts w:eastAsia="宋体"/>
          <w:b/>
          <w:color w:val="000000"/>
        </w:rPr>
      </w:pPr>
      <w:r>
        <w:rPr>
          <w:rFonts w:eastAsia="宋体"/>
          <w:b/>
          <w:color w:val="000000"/>
        </w:rPr>
        <w:t>乙方（盖章）：</w:t>
      </w:r>
    </w:p>
    <w:p w14:paraId="44C9523A">
      <w:pPr>
        <w:pStyle w:val="8"/>
        <w:spacing w:before="0" w:beforeAutospacing="0" w:after="0" w:afterAutospacing="0" w:line="360" w:lineRule="auto"/>
        <w:rPr>
          <w:rFonts w:eastAsia="宋体"/>
          <w:color w:val="000000"/>
        </w:rPr>
      </w:pPr>
    </w:p>
    <w:p w14:paraId="7A644C37">
      <w:pPr>
        <w:pStyle w:val="8"/>
        <w:spacing w:before="0" w:beforeAutospacing="0" w:after="0" w:afterAutospacing="0" w:line="360" w:lineRule="auto"/>
        <w:rPr>
          <w:rFonts w:eastAsia="宋体"/>
          <w:color w:val="000000"/>
        </w:rPr>
      </w:pPr>
      <w:r>
        <w:rPr>
          <w:rFonts w:eastAsia="宋体"/>
          <w:color w:val="000000"/>
        </w:rPr>
        <w:t>签订时间：    年    月    日</w:t>
      </w:r>
    </w:p>
    <w:p w14:paraId="7407E51B">
      <w:pPr>
        <w:rPr>
          <w:rFonts w:eastAsia="宋体"/>
          <w:color w:val="000000"/>
        </w:rPr>
        <w:sectPr>
          <w:footerReference r:id="rId4" w:type="default"/>
          <w:pgSz w:w="11895" w:h="16845"/>
          <w:pgMar w:top="1440" w:right="1800" w:bottom="1440" w:left="1800" w:header="720" w:footer="720" w:gutter="0"/>
          <w:pgNumType w:fmt="decimal" w:start="1"/>
          <w:cols w:space="720" w:num="1"/>
        </w:sectPr>
      </w:pPr>
      <w:r>
        <w:rPr>
          <w:rFonts w:eastAsia="宋体"/>
          <w:color w:val="000000"/>
        </w:rPr>
        <w:br w:type="page"/>
      </w:r>
    </w:p>
    <w:p w14:paraId="22F8D0D1">
      <w:pPr>
        <w:rPr>
          <w:rFonts w:eastAsia="宋体"/>
          <w:color w:val="000000"/>
        </w:rPr>
        <w:sectPr>
          <w:type w:val="continuous"/>
          <w:pgSz w:w="11895" w:h="16845"/>
          <w:pgMar w:top="1440" w:right="1800" w:bottom="1440" w:left="1800" w:header="720" w:footer="720" w:gutter="0"/>
          <w:pgNumType w:fmt="decimal"/>
          <w:cols w:space="720" w:num="1"/>
        </w:sectPr>
      </w:pPr>
    </w:p>
    <w:p w14:paraId="2FB57CD8">
      <w:pPr>
        <w:rPr>
          <w:rFonts w:eastAsia="宋体"/>
          <w:color w:val="000000"/>
        </w:rPr>
      </w:pPr>
      <w:r>
        <w:rPr>
          <w:rFonts w:eastAsia="宋体"/>
          <w:color w:val="000000"/>
        </w:rPr>
        <w:t>附件：开发工作清单</w:t>
      </w:r>
    </w:p>
    <w:tbl>
      <w:tblPr>
        <w:tblStyle w:val="10"/>
        <w:tblW w:w="8404" w:type="dxa"/>
        <w:jc w:val="center"/>
        <w:tblLayout w:type="fixed"/>
        <w:tblCellMar>
          <w:top w:w="0" w:type="dxa"/>
          <w:left w:w="108" w:type="dxa"/>
          <w:bottom w:w="0" w:type="dxa"/>
          <w:right w:w="108" w:type="dxa"/>
        </w:tblCellMar>
      </w:tblPr>
      <w:tblGrid>
        <w:gridCol w:w="1579"/>
        <w:gridCol w:w="1410"/>
        <w:gridCol w:w="1800"/>
        <w:gridCol w:w="3615"/>
      </w:tblGrid>
      <w:tr w14:paraId="1A4FDCEC">
        <w:tblPrEx>
          <w:tblCellMar>
            <w:top w:w="0" w:type="dxa"/>
            <w:left w:w="108" w:type="dxa"/>
            <w:bottom w:w="0" w:type="dxa"/>
            <w:right w:w="108" w:type="dxa"/>
          </w:tblCellMar>
        </w:tblPrEx>
        <w:trPr>
          <w:tblHeader/>
          <w:jc w:val="center"/>
        </w:trPr>
        <w:tc>
          <w:tcPr>
            <w:tcW w:w="1579"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0FED761F">
            <w:pPr>
              <w:snapToGrid w:val="0"/>
              <w:jc w:val="center"/>
              <w:textAlignment w:val="center"/>
              <w:rPr>
                <w:rFonts w:eastAsia="微软雅黑"/>
                <w:b/>
                <w:bCs/>
                <w:color w:val="FFFFFF"/>
                <w:sz w:val="22"/>
                <w:szCs w:val="22"/>
              </w:rPr>
            </w:pPr>
            <w:r>
              <w:rPr>
                <w:rFonts w:eastAsia="微软雅黑"/>
                <w:b/>
                <w:bCs/>
                <w:color w:val="FFFFFF"/>
                <w:sz w:val="22"/>
                <w:szCs w:val="22"/>
                <w:lang w:bidi="ar"/>
              </w:rPr>
              <w:t>类别</w:t>
            </w:r>
          </w:p>
        </w:tc>
        <w:tc>
          <w:tcPr>
            <w:tcW w:w="1410"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DC31413">
            <w:pPr>
              <w:snapToGrid w:val="0"/>
              <w:jc w:val="center"/>
              <w:textAlignment w:val="center"/>
              <w:rPr>
                <w:rFonts w:eastAsia="微软雅黑"/>
                <w:b/>
                <w:bCs/>
                <w:color w:val="FFFFFF"/>
                <w:sz w:val="22"/>
                <w:szCs w:val="22"/>
              </w:rPr>
            </w:pPr>
            <w:r>
              <w:rPr>
                <w:rFonts w:eastAsia="微软雅黑"/>
                <w:b/>
                <w:bCs/>
                <w:color w:val="FFFFFF"/>
                <w:sz w:val="22"/>
                <w:szCs w:val="22"/>
                <w:lang w:bidi="ar"/>
              </w:rPr>
              <w:t>页面/模块</w:t>
            </w:r>
          </w:p>
        </w:tc>
        <w:tc>
          <w:tcPr>
            <w:tcW w:w="1800"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11611D7">
            <w:pPr>
              <w:snapToGrid w:val="0"/>
              <w:jc w:val="center"/>
              <w:textAlignment w:val="center"/>
              <w:rPr>
                <w:rFonts w:eastAsia="微软雅黑"/>
                <w:b/>
                <w:bCs/>
                <w:color w:val="FFFFFF"/>
                <w:sz w:val="22"/>
                <w:szCs w:val="22"/>
              </w:rPr>
            </w:pPr>
            <w:r>
              <w:rPr>
                <w:rFonts w:eastAsia="微软雅黑"/>
                <w:b/>
                <w:bCs/>
                <w:color w:val="FFFFFF"/>
                <w:sz w:val="22"/>
                <w:szCs w:val="22"/>
                <w:lang w:bidi="ar"/>
              </w:rPr>
              <w:t>功能</w:t>
            </w:r>
          </w:p>
        </w:tc>
        <w:tc>
          <w:tcPr>
            <w:tcW w:w="3615"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75970247">
            <w:pPr>
              <w:snapToGrid w:val="0"/>
              <w:jc w:val="center"/>
              <w:textAlignment w:val="center"/>
              <w:rPr>
                <w:rFonts w:eastAsia="微软雅黑"/>
                <w:b/>
                <w:bCs/>
                <w:color w:val="FFFFFF"/>
                <w:sz w:val="22"/>
                <w:szCs w:val="22"/>
              </w:rPr>
            </w:pPr>
            <w:r>
              <w:rPr>
                <w:rFonts w:eastAsia="微软雅黑"/>
                <w:b/>
                <w:bCs/>
                <w:color w:val="FFFFFF"/>
                <w:sz w:val="22"/>
                <w:szCs w:val="22"/>
                <w:lang w:bidi="ar"/>
              </w:rPr>
              <w:t>功能介绍</w:t>
            </w:r>
          </w:p>
        </w:tc>
      </w:tr>
      <w:tr w14:paraId="3C60D270">
        <w:tblPrEx>
          <w:tblCellMar>
            <w:top w:w="0" w:type="dxa"/>
            <w:left w:w="108" w:type="dxa"/>
            <w:bottom w:w="0" w:type="dxa"/>
            <w:right w:w="108" w:type="dxa"/>
          </w:tblCellMar>
        </w:tblPrEx>
        <w:trPr>
          <w:jc w:val="center"/>
        </w:trPr>
        <w:tc>
          <w:tcPr>
            <w:tcW w:w="157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12272D7">
            <w:pPr>
              <w:snapToGrid w:val="0"/>
              <w:jc w:val="center"/>
              <w:textAlignment w:val="center"/>
              <w:rPr>
                <w:rFonts w:eastAsia="微软雅黑"/>
                <w:color w:val="000000"/>
                <w:sz w:val="22"/>
                <w:szCs w:val="22"/>
              </w:rPr>
            </w:pPr>
            <w:r>
              <w:rPr>
                <w:rFonts w:eastAsia="微软雅黑"/>
                <w:color w:val="000000"/>
                <w:sz w:val="22"/>
                <w:szCs w:val="22"/>
                <w:lang w:bidi="ar"/>
              </w:rPr>
              <w:t xml:space="preserve">前端交互页面 （用户端） </w:t>
            </w:r>
          </w:p>
        </w:tc>
        <w:tc>
          <w:tcPr>
            <w:tcW w:w="141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07460B5">
            <w:pPr>
              <w:snapToGrid w:val="0"/>
              <w:jc w:val="center"/>
              <w:textAlignment w:val="center"/>
              <w:rPr>
                <w:rFonts w:eastAsia="微软雅黑"/>
                <w:color w:val="000000"/>
                <w:sz w:val="22"/>
                <w:szCs w:val="22"/>
                <w:highlight w:val="yellow"/>
              </w:rPr>
            </w:pPr>
            <w:r>
              <w:rPr>
                <w:rFonts w:eastAsia="微软雅黑"/>
                <w:color w:val="FFFFFF" w:themeColor="background1"/>
                <w:sz w:val="22"/>
                <w:szCs w:val="22"/>
                <w:highlight w:val="none"/>
                <w:lang w:bidi="ar"/>
                <w14:textFill>
                  <w14:solidFill>
                    <w14:schemeClr w14:val="bg1"/>
                  </w14:solidFill>
                </w14:textFill>
              </w:rPr>
              <w:t>用户注册登录页</w:t>
            </w: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EDE869">
            <w:pPr>
              <w:snapToGrid w:val="0"/>
              <w:textAlignment w:val="center"/>
              <w:rPr>
                <w:rFonts w:eastAsia="微软雅黑"/>
                <w:color w:val="000000"/>
                <w:sz w:val="22"/>
                <w:szCs w:val="22"/>
                <w:highlight w:val="none"/>
              </w:rPr>
            </w:pPr>
            <w:r>
              <w:rPr>
                <w:rFonts w:eastAsia="微软雅黑"/>
                <w:color w:val="000000"/>
                <w:sz w:val="22"/>
                <w:szCs w:val="22"/>
                <w:highlight w:val="none"/>
                <w:lang w:bidi="ar"/>
              </w:rPr>
              <w:t>用户注册</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16AED3">
            <w:pPr>
              <w:snapToGrid w:val="0"/>
              <w:jc w:val="both"/>
              <w:textAlignment w:val="center"/>
              <w:rPr>
                <w:rFonts w:hint="eastAsia" w:eastAsia="微软雅黑"/>
                <w:color w:val="000000"/>
                <w:sz w:val="22"/>
                <w:szCs w:val="22"/>
                <w:highlight w:val="none"/>
                <w:lang w:bidi="ar"/>
              </w:rPr>
            </w:pPr>
            <w:r>
              <w:rPr>
                <w:rFonts w:hint="eastAsia" w:eastAsia="微软雅黑"/>
                <w:color w:val="000000"/>
                <w:sz w:val="22"/>
                <w:szCs w:val="22"/>
                <w:highlight w:val="none"/>
                <w:lang w:val="en-US" w:eastAsia="zh-CN" w:bidi="ar"/>
              </w:rPr>
              <w:t>1、</w:t>
            </w:r>
            <w:r>
              <w:rPr>
                <w:rFonts w:hint="eastAsia" w:eastAsia="微软雅黑"/>
                <w:color w:val="000000"/>
                <w:sz w:val="22"/>
                <w:szCs w:val="22"/>
                <w:highlight w:val="none"/>
                <w:lang w:bidi="ar"/>
              </w:rPr>
              <w:t>支持手机号注册，短信服务为阿里云提供，由甲方自行申请并承担费用</w:t>
            </w:r>
          </w:p>
          <w:p w14:paraId="66F1A2BD">
            <w:pPr>
              <w:snapToGrid w:val="0"/>
              <w:jc w:val="both"/>
              <w:textAlignment w:val="center"/>
              <w:rPr>
                <w:rFonts w:eastAsia="微软雅黑"/>
                <w:color w:val="000000"/>
                <w:sz w:val="22"/>
                <w:szCs w:val="22"/>
                <w:highlight w:val="none"/>
              </w:rPr>
            </w:pPr>
            <w:r>
              <w:rPr>
                <w:rFonts w:hint="eastAsia" w:eastAsia="微软雅黑"/>
                <w:color w:val="000000"/>
                <w:sz w:val="22"/>
                <w:szCs w:val="22"/>
                <w:highlight w:val="none"/>
                <w:lang w:val="en-US" w:eastAsia="zh-CN" w:bidi="ar"/>
              </w:rPr>
              <w:t>2、验收标准：输入合法手机号及验证码，能成功注册并跳转至系统首页</w:t>
            </w:r>
          </w:p>
        </w:tc>
      </w:tr>
      <w:tr w14:paraId="1663D582">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0DF1C82">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BC33ADE">
            <w:pPr>
              <w:snapToGrid w:val="0"/>
              <w:jc w:val="center"/>
              <w:rPr>
                <w:rFonts w:eastAsia="微软雅黑"/>
                <w:color w:val="000000"/>
                <w:sz w:val="22"/>
                <w:szCs w:val="22"/>
                <w:highlight w:val="yellow"/>
              </w:rPr>
            </w:pP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846D0C">
            <w:pPr>
              <w:snapToGrid w:val="0"/>
              <w:textAlignment w:val="center"/>
              <w:rPr>
                <w:rFonts w:eastAsia="微软雅黑"/>
                <w:color w:val="000000"/>
                <w:sz w:val="22"/>
                <w:szCs w:val="22"/>
                <w:highlight w:val="none"/>
              </w:rPr>
            </w:pPr>
            <w:r>
              <w:rPr>
                <w:rFonts w:eastAsia="微软雅黑"/>
                <w:color w:val="000000"/>
                <w:sz w:val="22"/>
                <w:szCs w:val="22"/>
                <w:highlight w:val="none"/>
                <w:lang w:bidi="ar"/>
              </w:rPr>
              <w:t>用户登录</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29CB28">
            <w:pPr>
              <w:snapToGrid w:val="0"/>
              <w:jc w:val="both"/>
              <w:textAlignment w:val="center"/>
              <w:rPr>
                <w:rFonts w:hint="eastAsia" w:eastAsia="微软雅黑"/>
                <w:color w:val="000000"/>
                <w:sz w:val="22"/>
                <w:szCs w:val="22"/>
                <w:highlight w:val="none"/>
                <w:lang w:bidi="ar"/>
              </w:rPr>
            </w:pPr>
            <w:r>
              <w:rPr>
                <w:rFonts w:hint="eastAsia" w:eastAsia="微软雅黑"/>
                <w:color w:val="000000"/>
                <w:sz w:val="22"/>
                <w:szCs w:val="22"/>
                <w:highlight w:val="none"/>
                <w:lang w:val="en-US" w:eastAsia="zh-CN" w:bidi="ar"/>
              </w:rPr>
              <w:t>1、</w:t>
            </w:r>
            <w:r>
              <w:rPr>
                <w:rFonts w:hint="eastAsia" w:eastAsia="微软雅黑"/>
                <w:color w:val="000000"/>
                <w:sz w:val="22"/>
                <w:szCs w:val="22"/>
                <w:highlight w:val="none"/>
                <w:lang w:bidi="ar"/>
              </w:rPr>
              <w:t>支持手机号进行验证码登录，短信服务为阿里云提供，由甲方自行申请并承担费用</w:t>
            </w:r>
          </w:p>
          <w:p w14:paraId="7AE8BAA7">
            <w:pPr>
              <w:snapToGrid w:val="0"/>
              <w:jc w:val="both"/>
              <w:textAlignment w:val="center"/>
              <w:rPr>
                <w:rFonts w:hint="default" w:eastAsia="微软雅黑"/>
                <w:color w:val="000000"/>
                <w:sz w:val="22"/>
                <w:szCs w:val="22"/>
                <w:highlight w:val="none"/>
                <w:lang w:bidi="ar"/>
              </w:rPr>
            </w:pPr>
            <w:r>
              <w:rPr>
                <w:rFonts w:hint="eastAsia" w:eastAsia="微软雅黑"/>
                <w:color w:val="000000"/>
                <w:sz w:val="22"/>
                <w:szCs w:val="22"/>
                <w:highlight w:val="none"/>
                <w:lang w:val="en-US" w:eastAsia="zh-CN" w:bidi="ar"/>
              </w:rPr>
              <w:t>2、验收标准：输入已注册的手机号及验证码，能成功登录并进入系统</w:t>
            </w:r>
          </w:p>
        </w:tc>
      </w:tr>
      <w:tr w14:paraId="6F32BF98">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A2B6D4">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3F059F">
            <w:pPr>
              <w:snapToGrid w:val="0"/>
              <w:jc w:val="center"/>
              <w:rPr>
                <w:rFonts w:eastAsia="微软雅黑"/>
                <w:color w:val="000000"/>
                <w:sz w:val="22"/>
                <w:szCs w:val="22"/>
                <w:highlight w:val="yellow"/>
              </w:rPr>
            </w:pP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C259AD">
            <w:pPr>
              <w:snapToGrid w:val="0"/>
              <w:textAlignment w:val="center"/>
              <w:rPr>
                <w:rFonts w:eastAsia="微软雅黑"/>
                <w:color w:val="000000"/>
                <w:sz w:val="22"/>
                <w:szCs w:val="22"/>
                <w:highlight w:val="none"/>
              </w:rPr>
            </w:pPr>
            <w:r>
              <w:rPr>
                <w:rFonts w:eastAsia="微软雅黑"/>
                <w:color w:val="000000"/>
                <w:sz w:val="22"/>
                <w:szCs w:val="22"/>
                <w:highlight w:val="none"/>
                <w:lang w:bidi="ar"/>
              </w:rPr>
              <w:t>隐私政策浏览</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8EB5C5">
            <w:pPr>
              <w:snapToGrid w:val="0"/>
              <w:jc w:val="both"/>
              <w:textAlignment w:val="center"/>
              <w:rPr>
                <w:rFonts w:hint="eastAsia" w:eastAsia="微软雅黑"/>
                <w:color w:val="000000"/>
                <w:sz w:val="22"/>
                <w:szCs w:val="22"/>
                <w:highlight w:val="none"/>
                <w:lang w:bidi="ar"/>
              </w:rPr>
            </w:pPr>
            <w:r>
              <w:rPr>
                <w:rFonts w:hint="eastAsia" w:eastAsia="微软雅黑"/>
                <w:color w:val="000000"/>
                <w:sz w:val="22"/>
                <w:szCs w:val="22"/>
                <w:highlight w:val="none"/>
                <w:lang w:val="en-US" w:eastAsia="zh-CN" w:bidi="ar"/>
              </w:rPr>
              <w:t>1、</w:t>
            </w:r>
            <w:r>
              <w:rPr>
                <w:rFonts w:hint="eastAsia" w:eastAsia="微软雅黑"/>
                <w:color w:val="000000"/>
                <w:sz w:val="22"/>
                <w:szCs w:val="22"/>
                <w:highlight w:val="none"/>
                <w:lang w:bidi="ar"/>
              </w:rPr>
              <w:t>隐私和政策的阅读和浏览，前端展示静态隐私政策页面，内容由甲方提供，不支持动态更新</w:t>
            </w:r>
          </w:p>
          <w:p w14:paraId="5A948304">
            <w:pPr>
              <w:snapToGrid w:val="0"/>
              <w:jc w:val="both"/>
              <w:textAlignment w:val="center"/>
              <w:rPr>
                <w:rFonts w:eastAsia="微软雅黑"/>
                <w:color w:val="000000"/>
                <w:sz w:val="22"/>
                <w:szCs w:val="22"/>
                <w:highlight w:val="none"/>
              </w:rPr>
            </w:pPr>
            <w:r>
              <w:rPr>
                <w:rFonts w:hint="eastAsia" w:eastAsia="微软雅黑"/>
                <w:color w:val="000000"/>
                <w:sz w:val="22"/>
                <w:szCs w:val="22"/>
                <w:highlight w:val="none"/>
                <w:lang w:val="en-US" w:eastAsia="zh-CN" w:bidi="ar"/>
              </w:rPr>
              <w:t>2、验收标准：点击隐私政策入口，能正常打开并展示甲方提供的静态文本内容</w:t>
            </w:r>
          </w:p>
        </w:tc>
      </w:tr>
      <w:tr w14:paraId="64F3A825">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09B690F">
            <w:pPr>
              <w:snapToGrid w:val="0"/>
              <w:jc w:val="center"/>
              <w:rPr>
                <w:rFonts w:eastAsia="微软雅黑"/>
                <w:color w:val="000000"/>
                <w:sz w:val="22"/>
                <w:szCs w:val="22"/>
              </w:rPr>
            </w:pPr>
          </w:p>
        </w:tc>
        <w:tc>
          <w:tcPr>
            <w:tcW w:w="141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F1FAC5B">
            <w:pPr>
              <w:snapToGrid w:val="0"/>
              <w:jc w:val="center"/>
              <w:textAlignment w:val="center"/>
              <w:rPr>
                <w:rFonts w:eastAsia="微软雅黑"/>
                <w:color w:val="000000"/>
                <w:sz w:val="22"/>
                <w:szCs w:val="22"/>
              </w:rPr>
            </w:pPr>
            <w:r>
              <w:rPr>
                <w:rFonts w:eastAsia="微软雅黑"/>
                <w:color w:val="000000"/>
                <w:sz w:val="22"/>
                <w:szCs w:val="22"/>
                <w:lang w:bidi="ar"/>
              </w:rPr>
              <w:t>基础模块</w:t>
            </w: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87C78E">
            <w:pPr>
              <w:snapToGrid w:val="0"/>
              <w:textAlignment w:val="center"/>
              <w:rPr>
                <w:rFonts w:eastAsia="微软雅黑"/>
                <w:color w:val="000000"/>
                <w:sz w:val="22"/>
                <w:szCs w:val="22"/>
              </w:rPr>
            </w:pPr>
            <w:r>
              <w:rPr>
                <w:rFonts w:eastAsia="微软雅黑"/>
                <w:color w:val="000000"/>
                <w:sz w:val="22"/>
                <w:szCs w:val="22"/>
                <w:lang w:bidi="ar"/>
              </w:rPr>
              <w:t>人格设定页面</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29F86C">
            <w:pPr>
              <w:snapToGrid w:val="0"/>
              <w:jc w:val="both"/>
              <w:textAlignment w:val="center"/>
              <w:rPr>
                <w:rFonts w:hint="eastAsia" w:eastAsia="微软雅黑"/>
                <w:color w:val="000000"/>
                <w:sz w:val="22"/>
                <w:szCs w:val="22"/>
              </w:rPr>
            </w:pPr>
            <w:r>
              <w:rPr>
                <w:rFonts w:hint="eastAsia" w:eastAsia="微软雅黑"/>
                <w:color w:val="000000"/>
                <w:sz w:val="22"/>
                <w:szCs w:val="22"/>
                <w:lang w:val="en-US" w:eastAsia="zh-CN"/>
              </w:rPr>
              <w:t>1、</w:t>
            </w:r>
            <w:r>
              <w:rPr>
                <w:rFonts w:hint="eastAsia" w:eastAsia="微软雅黑"/>
                <w:color w:val="000000"/>
                <w:sz w:val="22"/>
                <w:szCs w:val="22"/>
              </w:rPr>
              <w:t>支持EvoMind-KM的人格设定修改（名称，身份、性格）</w:t>
            </w:r>
          </w:p>
          <w:p w14:paraId="31EEE21F">
            <w:pPr>
              <w:snapToGrid w:val="0"/>
              <w:jc w:val="both"/>
              <w:textAlignment w:val="center"/>
              <w:rPr>
                <w:rFonts w:hint="default" w:eastAsia="微软雅黑"/>
                <w:color w:val="000000"/>
                <w:sz w:val="22"/>
                <w:szCs w:val="22"/>
                <w:lang w:val="en-US" w:eastAsia="zh-CN"/>
              </w:rPr>
            </w:pPr>
            <w:r>
              <w:rPr>
                <w:rFonts w:hint="eastAsia" w:eastAsia="微软雅黑"/>
                <w:color w:val="000000"/>
                <w:sz w:val="22"/>
                <w:szCs w:val="22"/>
                <w:lang w:val="en-US" w:eastAsia="zh-CN"/>
              </w:rPr>
              <w:t>2、验收标准：修改名称、身份、性格并保存后，后续对话中生效</w:t>
            </w:r>
          </w:p>
        </w:tc>
      </w:tr>
      <w:tr w14:paraId="193B8640">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3F75124">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5ECF494">
            <w:pPr>
              <w:snapToGrid w:val="0"/>
              <w:jc w:val="center"/>
              <w:rPr>
                <w:rFonts w:eastAsia="微软雅黑"/>
                <w:color w:val="000000"/>
                <w:sz w:val="22"/>
                <w:szCs w:val="22"/>
              </w:rPr>
            </w:pP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021CD7">
            <w:pPr>
              <w:snapToGrid w:val="0"/>
              <w:textAlignment w:val="center"/>
              <w:rPr>
                <w:rFonts w:eastAsia="微软雅黑"/>
                <w:color w:val="000000"/>
                <w:sz w:val="22"/>
                <w:szCs w:val="22"/>
              </w:rPr>
            </w:pPr>
            <w:r>
              <w:rPr>
                <w:rFonts w:eastAsia="微软雅黑"/>
                <w:color w:val="000000"/>
                <w:sz w:val="22"/>
                <w:szCs w:val="22"/>
                <w:lang w:bidi="ar"/>
              </w:rPr>
              <w:t>技能广场页面</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87B5D">
            <w:pPr>
              <w:numPr>
                <w:ilvl w:val="0"/>
                <w:numId w:val="2"/>
              </w:numPr>
              <w:snapToGrid w:val="0"/>
              <w:jc w:val="both"/>
              <w:textAlignment w:val="center"/>
              <w:rPr>
                <w:rFonts w:hint="eastAsia" w:eastAsia="微软雅黑"/>
                <w:color w:val="000000"/>
                <w:sz w:val="22"/>
                <w:szCs w:val="22"/>
                <w:lang w:bidi="ar"/>
              </w:rPr>
            </w:pPr>
            <w:r>
              <w:rPr>
                <w:rFonts w:hint="eastAsia" w:eastAsia="微软雅黑"/>
                <w:color w:val="000000"/>
                <w:sz w:val="22"/>
                <w:szCs w:val="22"/>
                <w:lang w:bidi="ar"/>
              </w:rPr>
              <w:t>展示系统内置和用户安装的技能列表，用户可以选择技能并使用。不支持用户自定义上传技能到技能广场</w:t>
            </w:r>
          </w:p>
          <w:p w14:paraId="43F3B819">
            <w:pPr>
              <w:numPr>
                <w:ilvl w:val="0"/>
                <w:numId w:val="2"/>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验收标准：能正常加载技能列表，点击“使用”按钮能成功将技能应用至当前会话</w:t>
            </w:r>
          </w:p>
        </w:tc>
      </w:tr>
      <w:tr w14:paraId="4EF2AB9D">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732A55">
            <w:pPr>
              <w:snapToGrid w:val="0"/>
              <w:jc w:val="center"/>
              <w:rPr>
                <w:rFonts w:eastAsia="微软雅黑"/>
                <w:color w:val="000000"/>
                <w:sz w:val="22"/>
                <w:szCs w:val="22"/>
              </w:rPr>
            </w:pPr>
          </w:p>
        </w:tc>
        <w:tc>
          <w:tcPr>
            <w:tcW w:w="141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CDE0F45">
            <w:pPr>
              <w:snapToGrid w:val="0"/>
              <w:jc w:val="center"/>
              <w:textAlignment w:val="center"/>
              <w:rPr>
                <w:rFonts w:eastAsia="微软雅黑"/>
                <w:color w:val="000000"/>
                <w:sz w:val="22"/>
                <w:szCs w:val="22"/>
              </w:rPr>
            </w:pPr>
            <w:r>
              <w:rPr>
                <w:rFonts w:hint="eastAsia" w:eastAsia="微软雅黑"/>
                <w:color w:val="000000"/>
                <w:sz w:val="22"/>
                <w:szCs w:val="22"/>
                <w:lang w:val="en-US" w:eastAsia="zh-CN" w:bidi="ar"/>
              </w:rPr>
              <w:t>项目工作区</w:t>
            </w:r>
            <w:r>
              <w:rPr>
                <w:rFonts w:eastAsia="微软雅黑"/>
                <w:color w:val="000000"/>
                <w:sz w:val="22"/>
                <w:szCs w:val="22"/>
                <w:lang w:bidi="ar"/>
              </w:rPr>
              <w:t xml:space="preserve">管理系统 </w:t>
            </w: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3D2408">
            <w:pPr>
              <w:snapToGrid w:val="0"/>
              <w:textAlignment w:val="center"/>
              <w:rPr>
                <w:rFonts w:eastAsia="微软雅黑"/>
                <w:color w:val="000000"/>
                <w:sz w:val="22"/>
                <w:szCs w:val="22"/>
              </w:rPr>
            </w:pPr>
            <w:r>
              <w:rPr>
                <w:rFonts w:hint="eastAsia" w:eastAsia="微软雅黑"/>
                <w:color w:val="000000"/>
                <w:sz w:val="22"/>
                <w:szCs w:val="22"/>
                <w:lang w:val="en-US" w:eastAsia="zh-CN" w:bidi="ar"/>
              </w:rPr>
              <w:t>公共工作区</w:t>
            </w:r>
            <w:r>
              <w:rPr>
                <w:rFonts w:eastAsia="微软雅黑"/>
                <w:color w:val="000000"/>
                <w:sz w:val="22"/>
                <w:szCs w:val="22"/>
                <w:lang w:bidi="ar"/>
              </w:rPr>
              <w:t xml:space="preserve"> </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761FC0">
            <w:pPr>
              <w:numPr>
                <w:ilvl w:val="0"/>
                <w:numId w:val="3"/>
              </w:numPr>
              <w:snapToGrid w:val="0"/>
              <w:jc w:val="both"/>
              <w:textAlignment w:val="center"/>
              <w:rPr>
                <w:rFonts w:hint="eastAsia" w:eastAsia="微软雅黑"/>
                <w:color w:val="000000"/>
                <w:sz w:val="22"/>
                <w:szCs w:val="22"/>
                <w:lang w:bidi="ar"/>
              </w:rPr>
            </w:pPr>
            <w:r>
              <w:rPr>
                <w:rFonts w:hint="eastAsia" w:eastAsia="微软雅黑"/>
                <w:color w:val="000000"/>
                <w:sz w:val="22"/>
                <w:szCs w:val="22"/>
                <w:lang w:bidi="ar"/>
              </w:rPr>
              <w:t>支持文件添加到公共工作区，支持文件重命名、删除（物理）操作</w:t>
            </w:r>
          </w:p>
          <w:p w14:paraId="7FADB8D1">
            <w:pPr>
              <w:numPr>
                <w:ilvl w:val="0"/>
                <w:numId w:val="3"/>
              </w:numPr>
              <w:snapToGrid w:val="0"/>
              <w:jc w:val="both"/>
              <w:textAlignment w:val="center"/>
              <w:rPr>
                <w:rFonts w:eastAsia="微软雅黑"/>
                <w:color w:val="000000"/>
                <w:sz w:val="22"/>
                <w:szCs w:val="22"/>
              </w:rPr>
            </w:pPr>
            <w:r>
              <w:rPr>
                <w:rFonts w:hint="eastAsia" w:eastAsia="微软雅黑"/>
                <w:color w:val="000000"/>
                <w:sz w:val="22"/>
                <w:szCs w:val="22"/>
                <w:lang w:bidi="ar"/>
              </w:rPr>
              <w:t>能成功上传文件至公共区；能对文件进行重命名和删除</w:t>
            </w:r>
          </w:p>
        </w:tc>
      </w:tr>
      <w:tr w14:paraId="3976BB5B">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9A3C9D0">
            <w:pPr>
              <w:snapToGrid w:val="0"/>
              <w:jc w:val="center"/>
              <w:rPr>
                <w:rFonts w:eastAsia="微软雅黑"/>
                <w:color w:val="000000"/>
                <w:sz w:val="22"/>
                <w:szCs w:val="22"/>
              </w:rPr>
            </w:pPr>
          </w:p>
        </w:tc>
        <w:tc>
          <w:tcPr>
            <w:tcW w:w="1410" w:type="dxa"/>
            <w:vMerge w:val="continue"/>
            <w:tcBorders>
              <w:left w:val="single" w:color="000000" w:sz="4" w:space="0"/>
              <w:right w:val="single" w:color="000000" w:sz="4" w:space="0"/>
            </w:tcBorders>
            <w:shd w:val="clear" w:color="auto" w:fill="FFFFFF"/>
            <w:vAlign w:val="center"/>
          </w:tcPr>
          <w:p w14:paraId="18A01A6F">
            <w:pPr>
              <w:snapToGrid w:val="0"/>
              <w:jc w:val="center"/>
              <w:textAlignment w:val="center"/>
              <w:rPr>
                <w:rFonts w:hint="eastAsia" w:eastAsia="微软雅黑"/>
                <w:color w:val="000000"/>
                <w:sz w:val="22"/>
                <w:szCs w:val="22"/>
                <w:lang w:val="en-US" w:eastAsia="zh-CN" w:bidi="ar"/>
              </w:rPr>
            </w:pP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7B2CA8">
            <w:pPr>
              <w:snapToGrid w:val="0"/>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项目工作区</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CB1B2A">
            <w:pPr>
              <w:numPr>
                <w:ilvl w:val="0"/>
                <w:numId w:val="4"/>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支持个人交互的产物加入项目工作区，支持产物的下载</w:t>
            </w:r>
          </w:p>
          <w:p w14:paraId="4A1E3D60">
            <w:pPr>
              <w:numPr>
                <w:ilvl w:val="0"/>
                <w:numId w:val="4"/>
              </w:numPr>
              <w:snapToGrid w:val="0"/>
              <w:jc w:val="both"/>
              <w:textAlignment w:val="center"/>
              <w:rPr>
                <w:rFonts w:eastAsia="微软雅黑"/>
                <w:color w:val="000000"/>
                <w:sz w:val="22"/>
                <w:szCs w:val="22"/>
                <w:lang w:bidi="ar"/>
              </w:rPr>
            </w:pPr>
            <w:r>
              <w:rPr>
                <w:rFonts w:hint="eastAsia" w:eastAsia="微软雅黑"/>
                <w:color w:val="000000"/>
                <w:sz w:val="22"/>
                <w:szCs w:val="22"/>
                <w:lang w:val="en-US" w:eastAsia="zh-CN" w:bidi="ar"/>
              </w:rPr>
              <w:t>验收标准：能将AI对话产物成功添加至项目区；产物能下载</w:t>
            </w:r>
          </w:p>
        </w:tc>
      </w:tr>
      <w:tr w14:paraId="650EBA0C">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1E4A841">
            <w:pPr>
              <w:snapToGrid w:val="0"/>
              <w:jc w:val="center"/>
              <w:rPr>
                <w:rFonts w:eastAsia="微软雅黑"/>
                <w:color w:val="000000"/>
                <w:sz w:val="22"/>
                <w:szCs w:val="22"/>
              </w:rPr>
            </w:pPr>
          </w:p>
        </w:tc>
        <w:tc>
          <w:tcPr>
            <w:tcW w:w="1410" w:type="dxa"/>
            <w:vMerge w:val="continue"/>
            <w:tcBorders>
              <w:left w:val="single" w:color="000000" w:sz="4" w:space="0"/>
              <w:right w:val="single" w:color="000000" w:sz="4" w:space="0"/>
            </w:tcBorders>
            <w:shd w:val="clear" w:color="auto" w:fill="FFFFFF"/>
            <w:vAlign w:val="center"/>
          </w:tcPr>
          <w:p w14:paraId="47027F87">
            <w:pPr>
              <w:snapToGrid w:val="0"/>
              <w:jc w:val="center"/>
              <w:textAlignment w:val="center"/>
              <w:rPr>
                <w:rFonts w:hint="eastAsia" w:eastAsia="微软雅黑"/>
                <w:color w:val="000000"/>
                <w:sz w:val="22"/>
                <w:szCs w:val="22"/>
                <w:lang w:val="en-US" w:eastAsia="zh-CN" w:bidi="ar"/>
              </w:rPr>
            </w:pP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2D7E91">
            <w:pPr>
              <w:snapToGrid w:val="0"/>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新建项目</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757791">
            <w:pPr>
              <w:numPr>
                <w:ilvl w:val="0"/>
                <w:numId w:val="5"/>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支持项目的新建。单个用户创建项目数量受分配的云空间容量上限限制</w:t>
            </w:r>
          </w:p>
          <w:p w14:paraId="10AC923B">
            <w:pPr>
              <w:numPr>
                <w:ilvl w:val="0"/>
                <w:numId w:val="5"/>
              </w:numPr>
              <w:snapToGrid w:val="0"/>
              <w:jc w:val="both"/>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验收标准：输入项目名称和必填信息能成功新建项目</w:t>
            </w:r>
          </w:p>
        </w:tc>
      </w:tr>
      <w:tr w14:paraId="224A51CC">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5CDADA3">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A3652B">
            <w:pPr>
              <w:snapToGrid w:val="0"/>
              <w:jc w:val="center"/>
              <w:rPr>
                <w:rFonts w:eastAsia="微软雅黑"/>
                <w:color w:val="000000"/>
                <w:sz w:val="22"/>
                <w:szCs w:val="22"/>
              </w:rPr>
            </w:pPr>
          </w:p>
        </w:tc>
        <w:tc>
          <w:tcPr>
            <w:tcW w:w="180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9FC9D1">
            <w:pPr>
              <w:snapToGrid w:val="0"/>
              <w:textAlignment w:val="center"/>
              <w:rPr>
                <w:rFonts w:eastAsia="微软雅黑"/>
                <w:color w:val="000000"/>
                <w:sz w:val="22"/>
                <w:szCs w:val="22"/>
              </w:rPr>
            </w:pPr>
            <w:r>
              <w:rPr>
                <w:rFonts w:hint="eastAsia" w:eastAsia="微软雅黑"/>
                <w:color w:val="000000"/>
                <w:sz w:val="22"/>
                <w:szCs w:val="22"/>
                <w:lang w:val="en-US" w:eastAsia="zh-CN" w:bidi="ar"/>
              </w:rPr>
              <w:t>不同项目项目视角切换</w:t>
            </w:r>
          </w:p>
        </w:tc>
        <w:tc>
          <w:tcPr>
            <w:tcW w:w="36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0F5820">
            <w:pPr>
              <w:numPr>
                <w:ilvl w:val="0"/>
                <w:numId w:val="6"/>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支持切换不同项目</w:t>
            </w:r>
          </w:p>
          <w:p w14:paraId="2BAC74CB">
            <w:pPr>
              <w:numPr>
                <w:ilvl w:val="0"/>
                <w:numId w:val="6"/>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验收标准：点击不同项目，界面能成功切换至对应项目的上下文</w:t>
            </w:r>
          </w:p>
        </w:tc>
      </w:tr>
      <w:tr w14:paraId="7B394C1D">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BFBAE5B">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2255069">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7992F116">
            <w:pPr>
              <w:snapToGrid w:val="0"/>
              <w:textAlignment w:val="center"/>
              <w:rPr>
                <w:rFonts w:eastAsia="微软雅黑"/>
                <w:color w:val="000000"/>
                <w:sz w:val="22"/>
                <w:szCs w:val="22"/>
                <w:lang w:bidi="ar"/>
              </w:rPr>
            </w:pPr>
            <w:r>
              <w:rPr>
                <w:rFonts w:hint="eastAsia" w:eastAsia="微软雅黑"/>
                <w:color w:val="000000"/>
                <w:sz w:val="22"/>
                <w:szCs w:val="22"/>
                <w:lang w:val="en-US" w:eastAsia="zh-CN" w:bidi="ar"/>
              </w:rPr>
              <w:t>项目列表区支持批量文件上传和下载</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EDE5F97">
            <w:pPr>
              <w:numPr>
                <w:ilvl w:val="0"/>
                <w:numId w:val="7"/>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支持单次最多勾选10个文件的上传和下载，不支持断点续传，不支持后端实时打包压缩下载，不支持文件夹上传/下载</w:t>
            </w:r>
          </w:p>
          <w:p w14:paraId="4F33E87E">
            <w:pPr>
              <w:numPr>
                <w:ilvl w:val="0"/>
                <w:numId w:val="7"/>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验收标准：勾选≤10个文件能触发上传/下载流程；文件能正常传输至本地或服务器</w:t>
            </w:r>
          </w:p>
        </w:tc>
      </w:tr>
      <w:tr w14:paraId="013DC376">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EBAA998">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C32229">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1D1DE690">
            <w:pPr>
              <w:snapToGrid w:val="0"/>
              <w:textAlignment w:val="center"/>
              <w:rPr>
                <w:rFonts w:eastAsia="微软雅黑"/>
                <w:color w:val="000000"/>
                <w:sz w:val="22"/>
                <w:szCs w:val="22"/>
              </w:rPr>
            </w:pPr>
            <w:r>
              <w:rPr>
                <w:rFonts w:eastAsia="微软雅黑"/>
                <w:color w:val="000000"/>
                <w:sz w:val="22"/>
                <w:szCs w:val="22"/>
                <w:lang w:bidi="ar"/>
              </w:rPr>
              <w:t>多层级</w:t>
            </w:r>
            <w:r>
              <w:rPr>
                <w:rFonts w:hint="eastAsia" w:eastAsia="微软雅黑"/>
                <w:color w:val="000000"/>
                <w:sz w:val="22"/>
                <w:szCs w:val="22"/>
                <w:lang w:val="en-US" w:eastAsia="zh-CN" w:bidi="ar"/>
              </w:rPr>
              <w:t>文件以及文件夹</w:t>
            </w:r>
            <w:r>
              <w:rPr>
                <w:rFonts w:eastAsia="微软雅黑"/>
                <w:color w:val="000000"/>
                <w:sz w:val="22"/>
                <w:szCs w:val="22"/>
                <w:lang w:bidi="ar"/>
              </w:rPr>
              <w:t>交互</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36DCCBD1">
            <w:pPr>
              <w:numPr>
                <w:ilvl w:val="0"/>
                <w:numId w:val="7"/>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支持文件上传至指定文件夹。文件夹最大嵌套层级不超过5级</w:t>
            </w:r>
          </w:p>
          <w:p w14:paraId="39831FAB">
            <w:pPr>
              <w:numPr>
                <w:ilvl w:val="0"/>
                <w:numId w:val="7"/>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验收标准：能成功将文件上传至指定文件夹内；在5级层级内能正常创建和进入文件夹</w:t>
            </w:r>
          </w:p>
        </w:tc>
      </w:tr>
      <w:tr w14:paraId="027B5767">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BBC771">
            <w:pPr>
              <w:snapToGrid w:val="0"/>
              <w:jc w:val="center"/>
              <w:rPr>
                <w:rFonts w:eastAsia="微软雅黑"/>
                <w:color w:val="000000"/>
                <w:sz w:val="22"/>
                <w:szCs w:val="22"/>
              </w:rPr>
            </w:pPr>
          </w:p>
        </w:tc>
        <w:tc>
          <w:tcPr>
            <w:tcW w:w="1410" w:type="dxa"/>
            <w:vMerge w:val="restart"/>
            <w:tcBorders>
              <w:top w:val="single" w:color="000000" w:sz="4" w:space="0"/>
              <w:left w:val="single" w:color="000000" w:sz="4" w:space="0"/>
              <w:bottom w:val="nil"/>
              <w:right w:val="single" w:color="000000" w:sz="4" w:space="0"/>
            </w:tcBorders>
            <w:shd w:val="clear" w:color="auto" w:fill="FFFFFF"/>
            <w:vAlign w:val="center"/>
          </w:tcPr>
          <w:p w14:paraId="3E5F74DE">
            <w:pPr>
              <w:snapToGrid w:val="0"/>
              <w:jc w:val="center"/>
              <w:textAlignment w:val="center"/>
              <w:rPr>
                <w:rFonts w:eastAsia="微软雅黑"/>
                <w:color w:val="000000"/>
                <w:sz w:val="22"/>
                <w:szCs w:val="22"/>
              </w:rPr>
            </w:pPr>
            <w:r>
              <w:rPr>
                <w:rFonts w:eastAsia="微软雅黑"/>
                <w:color w:val="000000"/>
                <w:sz w:val="22"/>
                <w:szCs w:val="22"/>
                <w:lang w:bidi="ar"/>
              </w:rPr>
              <w:t xml:space="preserve">AI 对话交互区 </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2B1D99FB">
            <w:pPr>
              <w:snapToGrid w:val="0"/>
              <w:textAlignment w:val="center"/>
              <w:rPr>
                <w:rFonts w:eastAsia="微软雅黑"/>
                <w:color w:val="000000"/>
                <w:sz w:val="22"/>
                <w:szCs w:val="22"/>
              </w:rPr>
            </w:pPr>
            <w:r>
              <w:rPr>
                <w:rFonts w:hint="eastAsia" w:eastAsia="微软雅黑"/>
                <w:color w:val="000000"/>
                <w:sz w:val="22"/>
                <w:szCs w:val="22"/>
                <w:lang w:val="en-US" w:eastAsia="zh-CN" w:bidi="ar"/>
              </w:rPr>
              <w:t>输入框</w:t>
            </w:r>
            <w:r>
              <w:rPr>
                <w:rFonts w:eastAsia="微软雅黑"/>
                <w:color w:val="000000"/>
                <w:sz w:val="22"/>
                <w:szCs w:val="22"/>
                <w:lang w:bidi="ar"/>
              </w:rPr>
              <w:t>支持文件上传</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01781C63">
            <w:pPr>
              <w:numPr>
                <w:ilvl w:val="0"/>
                <w:numId w:val="8"/>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输入框支持上传附件，支持上传 .pdf, .docx, .md, .txt 格式文件，单文件最大不超过 2GB</w:t>
            </w:r>
          </w:p>
          <w:p w14:paraId="5A16D92C">
            <w:pPr>
              <w:numPr>
                <w:ilvl w:val="0"/>
                <w:numId w:val="8"/>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验收标准：选择规定格式且大小合规的文件，能成功添加至输入框</w:t>
            </w:r>
          </w:p>
        </w:tc>
      </w:tr>
      <w:tr w14:paraId="39585A41">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E834683">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nil"/>
              <w:right w:val="single" w:color="000000" w:sz="4" w:space="0"/>
            </w:tcBorders>
            <w:shd w:val="clear" w:color="auto" w:fill="FFFFFF"/>
            <w:vAlign w:val="center"/>
          </w:tcPr>
          <w:p w14:paraId="519BAB7C">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3EA0F542">
            <w:pPr>
              <w:snapToGrid w:val="0"/>
              <w:textAlignment w:val="center"/>
              <w:rPr>
                <w:rFonts w:hint="default" w:eastAsia="微软雅黑"/>
                <w:color w:val="000000"/>
                <w:sz w:val="22"/>
                <w:szCs w:val="22"/>
                <w:lang w:val="en-US" w:eastAsia="zh-CN"/>
              </w:rPr>
            </w:pPr>
            <w:r>
              <w:rPr>
                <w:rFonts w:eastAsia="微软雅黑"/>
                <w:color w:val="000000"/>
                <w:sz w:val="22"/>
                <w:szCs w:val="22"/>
                <w:lang w:bidi="ar"/>
              </w:rPr>
              <w:t>支持历史会话</w:t>
            </w:r>
            <w:r>
              <w:rPr>
                <w:rFonts w:hint="eastAsia" w:eastAsia="微软雅黑"/>
                <w:color w:val="000000"/>
                <w:sz w:val="22"/>
                <w:szCs w:val="22"/>
                <w:lang w:val="en-US" w:eastAsia="zh-CN" w:bidi="ar"/>
              </w:rPr>
              <w:t>和新建会话</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3C5D017D">
            <w:p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1、支持查看当前账号的历史对话列表及新建会话。历史会话记录保留近100条，支持手动删除单条会话</w:t>
            </w:r>
          </w:p>
          <w:p w14:paraId="5236753F">
            <w:p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2、AI对话响应：受任务复杂度及模型能力等客观条件制约，该指标不作硬性保证</w:t>
            </w:r>
          </w:p>
          <w:p w14:paraId="3DE20BA3">
            <w:pPr>
              <w:snapToGrid w:val="0"/>
              <w:jc w:val="both"/>
              <w:textAlignment w:val="center"/>
              <w:rPr>
                <w:rFonts w:hint="default" w:eastAsia="微软雅黑"/>
                <w:color w:val="000000"/>
                <w:sz w:val="22"/>
                <w:szCs w:val="22"/>
                <w:lang w:val="en-US" w:eastAsia="zh-CN"/>
              </w:rPr>
            </w:pPr>
            <w:r>
              <w:rPr>
                <w:rFonts w:hint="eastAsia" w:eastAsia="微软雅黑"/>
                <w:color w:val="000000"/>
                <w:sz w:val="22"/>
                <w:szCs w:val="22"/>
                <w:lang w:val="en-US" w:eastAsia="zh-CN" w:bidi="ar"/>
              </w:rPr>
              <w:t>3、验收标准：点击“新建会话”能开启空白对话；点击历史会话能恢复上下文；能成功删除指定会话</w:t>
            </w:r>
          </w:p>
        </w:tc>
      </w:tr>
      <w:tr w14:paraId="7128D27E">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65135A4">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nil"/>
              <w:right w:val="single" w:color="000000" w:sz="4" w:space="0"/>
            </w:tcBorders>
            <w:shd w:val="clear" w:color="auto" w:fill="FFFFFF"/>
            <w:vAlign w:val="center"/>
          </w:tcPr>
          <w:p w14:paraId="0D782A7F">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7109BCA2">
            <w:pPr>
              <w:snapToGrid w:val="0"/>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数据预览区域</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58E2AB5">
            <w:p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1、支持AI生成的Markdown文本预览；支持上传的PDF、Word、Excel、MD文件的基础内容预览。不保证复杂排版、Excel公式计算结果、PPT及扫描版PDF的100%还原展示</w:t>
            </w:r>
          </w:p>
          <w:p w14:paraId="4434088D">
            <w:pPr>
              <w:snapToGrid w:val="0"/>
              <w:jc w:val="both"/>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2、验收标准：AI生成的Markdown内容能正常渲染展示；点击已上传文档，能弹出预览窗口并展示文档内的主要文字内容</w:t>
            </w:r>
          </w:p>
        </w:tc>
      </w:tr>
      <w:tr w14:paraId="3AA1930D">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9BDE17">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nil"/>
              <w:right w:val="single" w:color="000000" w:sz="4" w:space="0"/>
            </w:tcBorders>
            <w:shd w:val="clear" w:color="auto" w:fill="FFFFFF"/>
            <w:vAlign w:val="center"/>
          </w:tcPr>
          <w:p w14:paraId="7E8F5807">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3CC5425E">
            <w:pPr>
              <w:snapToGrid w:val="0"/>
              <w:textAlignment w:val="center"/>
              <w:rPr>
                <w:rFonts w:eastAsia="微软雅黑"/>
                <w:color w:val="000000"/>
                <w:sz w:val="22"/>
                <w:szCs w:val="22"/>
              </w:rPr>
            </w:pPr>
            <w:r>
              <w:rPr>
                <w:rFonts w:eastAsia="微软雅黑"/>
                <w:color w:val="000000"/>
                <w:sz w:val="22"/>
                <w:szCs w:val="22"/>
                <w:lang w:bidi="ar"/>
              </w:rPr>
              <w:t>快捷指令</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62EF7CE2">
            <w:p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1、支持用户点击预设的LLM Wiki快捷指令发送提问。指令库由系统预置，暂不支持用户自定义增删改快捷指令</w:t>
            </w:r>
          </w:p>
          <w:p w14:paraId="484FDCB9">
            <w:p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2、验收标准：点击界面上的快捷指令按钮，输入框能自动填充对应指令内容并发送</w:t>
            </w:r>
          </w:p>
        </w:tc>
      </w:tr>
      <w:tr w14:paraId="67500205">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9A94EEB">
            <w:pPr>
              <w:snapToGrid w:val="0"/>
              <w:jc w:val="center"/>
              <w:rPr>
                <w:rFonts w:eastAsia="微软雅黑"/>
                <w:color w:val="000000"/>
                <w:sz w:val="22"/>
                <w:szCs w:val="22"/>
              </w:rPr>
            </w:pPr>
          </w:p>
        </w:tc>
        <w:tc>
          <w:tcPr>
            <w:tcW w:w="1410" w:type="dxa"/>
            <w:tcBorders>
              <w:top w:val="single" w:color="000000" w:sz="4" w:space="0"/>
              <w:left w:val="single" w:color="000000" w:sz="4" w:space="0"/>
              <w:bottom w:val="nil"/>
              <w:right w:val="single" w:color="000000" w:sz="4" w:space="0"/>
            </w:tcBorders>
            <w:shd w:val="clear" w:color="auto" w:fill="FFFFFF"/>
            <w:vAlign w:val="center"/>
          </w:tcPr>
          <w:p w14:paraId="0E06DF93">
            <w:pPr>
              <w:snapToGrid w:val="0"/>
              <w:jc w:val="center"/>
              <w:textAlignment w:val="center"/>
              <w:rPr>
                <w:rFonts w:eastAsia="微软雅黑"/>
                <w:color w:val="000000"/>
                <w:sz w:val="22"/>
                <w:szCs w:val="22"/>
              </w:rPr>
            </w:pPr>
            <w:r>
              <w:rPr>
                <w:rFonts w:hint="eastAsia" w:eastAsia="微软雅黑"/>
                <w:color w:val="000000"/>
                <w:sz w:val="22"/>
                <w:szCs w:val="22"/>
                <w:lang w:val="en-US" w:eastAsia="zh-CN" w:bidi="ar"/>
              </w:rPr>
              <w:t>LLM Wiki知识库</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73E7FBCA">
            <w:pPr>
              <w:snapToGrid w:val="0"/>
              <w:textAlignment w:val="center"/>
              <w:rPr>
                <w:rFonts w:eastAsia="微软雅黑"/>
                <w:color w:val="000000"/>
                <w:sz w:val="22"/>
                <w:szCs w:val="22"/>
              </w:rPr>
            </w:pPr>
            <w:r>
              <w:rPr>
                <w:rFonts w:hint="eastAsia" w:eastAsia="微软雅黑"/>
                <w:color w:val="000000"/>
                <w:sz w:val="22"/>
                <w:szCs w:val="22"/>
                <w:lang w:val="en-US" w:eastAsia="zh-CN" w:bidi="ar"/>
              </w:rPr>
              <w:t>支持LLM Wiki知识库</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3A0DEF84">
            <w:pPr>
              <w:numPr>
                <w:ilvl w:val="0"/>
                <w:numId w:val="9"/>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支持上传 .pdf, .docx, .md, .txt 格式文件，单文件最大不超过 2GB，单次批量上传不超过 10 个文件。支持对知识库触发后台异步重新索引（索引完成时间视文件大小和模型能力而定，不承诺完成时间）</w:t>
            </w:r>
          </w:p>
          <w:p w14:paraId="15BECA43">
            <w:pPr>
              <w:numPr>
                <w:ilvl w:val="0"/>
                <w:numId w:val="9"/>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验收标准：能使用LLM Wiki快捷指令初始化、查询和整理知识库</w:t>
            </w:r>
          </w:p>
        </w:tc>
      </w:tr>
      <w:tr w14:paraId="593BC57A">
        <w:tblPrEx>
          <w:tblCellMar>
            <w:top w:w="0" w:type="dxa"/>
            <w:left w:w="108" w:type="dxa"/>
            <w:bottom w:w="0" w:type="dxa"/>
            <w:right w:w="108" w:type="dxa"/>
          </w:tblCellMar>
        </w:tblPrEx>
        <w:trPr>
          <w:jc w:val="center"/>
        </w:trPr>
        <w:tc>
          <w:tcPr>
            <w:tcW w:w="157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0596595">
            <w:pPr>
              <w:snapToGrid w:val="0"/>
              <w:jc w:val="center"/>
              <w:textAlignment w:val="center"/>
              <w:rPr>
                <w:rFonts w:eastAsia="微软雅黑"/>
                <w:color w:val="000000"/>
                <w:sz w:val="22"/>
                <w:szCs w:val="22"/>
                <w:lang w:bidi="ar"/>
              </w:rPr>
            </w:pPr>
          </w:p>
          <w:p w14:paraId="41BA73CC">
            <w:pPr>
              <w:snapToGrid w:val="0"/>
              <w:jc w:val="center"/>
              <w:textAlignment w:val="center"/>
              <w:rPr>
                <w:rFonts w:eastAsia="微软雅黑"/>
                <w:color w:val="000000"/>
                <w:sz w:val="22"/>
                <w:szCs w:val="22"/>
                <w:lang w:bidi="ar"/>
              </w:rPr>
            </w:pPr>
          </w:p>
          <w:p w14:paraId="7F776FAB">
            <w:pPr>
              <w:snapToGrid w:val="0"/>
              <w:jc w:val="center"/>
              <w:textAlignment w:val="center"/>
              <w:rPr>
                <w:rFonts w:eastAsia="微软雅黑"/>
                <w:color w:val="000000"/>
                <w:sz w:val="22"/>
                <w:szCs w:val="22"/>
                <w:lang w:bidi="ar"/>
              </w:rPr>
            </w:pPr>
          </w:p>
          <w:p w14:paraId="4BB28EA3">
            <w:pPr>
              <w:snapToGrid w:val="0"/>
              <w:jc w:val="center"/>
              <w:textAlignment w:val="center"/>
              <w:rPr>
                <w:rFonts w:eastAsia="微软雅黑"/>
                <w:color w:val="000000"/>
                <w:sz w:val="22"/>
                <w:szCs w:val="22"/>
                <w:lang w:bidi="ar"/>
              </w:rPr>
            </w:pPr>
          </w:p>
          <w:p w14:paraId="2CB36731">
            <w:pPr>
              <w:snapToGrid w:val="0"/>
              <w:jc w:val="center"/>
              <w:textAlignment w:val="center"/>
              <w:rPr>
                <w:rFonts w:eastAsia="微软雅黑"/>
                <w:color w:val="000000"/>
                <w:sz w:val="22"/>
                <w:szCs w:val="22"/>
                <w:lang w:bidi="ar"/>
              </w:rPr>
            </w:pPr>
          </w:p>
          <w:p w14:paraId="5C64BF03">
            <w:pPr>
              <w:snapToGrid w:val="0"/>
              <w:jc w:val="center"/>
              <w:textAlignment w:val="center"/>
              <w:rPr>
                <w:rFonts w:eastAsia="微软雅黑"/>
                <w:color w:val="000000"/>
                <w:sz w:val="22"/>
                <w:szCs w:val="22"/>
                <w:lang w:bidi="ar"/>
              </w:rPr>
            </w:pPr>
          </w:p>
          <w:p w14:paraId="3929BC17">
            <w:pPr>
              <w:snapToGrid w:val="0"/>
              <w:jc w:val="center"/>
              <w:textAlignment w:val="center"/>
              <w:rPr>
                <w:rFonts w:eastAsia="微软雅黑"/>
                <w:color w:val="000000"/>
                <w:sz w:val="22"/>
                <w:szCs w:val="22"/>
                <w:lang w:bidi="ar"/>
              </w:rPr>
            </w:pPr>
            <w:r>
              <w:rPr>
                <w:rFonts w:eastAsia="微软雅黑"/>
                <w:color w:val="000000"/>
                <w:sz w:val="22"/>
                <w:szCs w:val="22"/>
                <w:lang w:bidi="ar"/>
              </w:rPr>
              <w:t>管理功能</w:t>
            </w:r>
          </w:p>
          <w:p w14:paraId="280654A0">
            <w:pPr>
              <w:snapToGrid w:val="0"/>
              <w:jc w:val="center"/>
              <w:textAlignment w:val="center"/>
              <w:rPr>
                <w:rFonts w:eastAsia="微软雅黑"/>
                <w:color w:val="000000"/>
                <w:sz w:val="22"/>
                <w:szCs w:val="22"/>
              </w:rPr>
            </w:pPr>
            <w:r>
              <w:rPr>
                <w:rFonts w:eastAsia="微软雅黑"/>
                <w:color w:val="000000"/>
                <w:sz w:val="22"/>
                <w:szCs w:val="22"/>
                <w:lang w:bidi="ar"/>
              </w:rPr>
              <w:t>（</w:t>
            </w:r>
            <w:r>
              <w:rPr>
                <w:rFonts w:hint="eastAsia" w:eastAsia="微软雅黑"/>
                <w:color w:val="000000"/>
                <w:sz w:val="22"/>
                <w:szCs w:val="22"/>
                <w:lang w:val="en-US" w:eastAsia="zh-CN" w:bidi="ar"/>
              </w:rPr>
              <w:t>管理员</w:t>
            </w:r>
            <w:r>
              <w:rPr>
                <w:rFonts w:eastAsia="微软雅黑"/>
                <w:color w:val="000000"/>
                <w:sz w:val="22"/>
                <w:szCs w:val="22"/>
                <w:lang w:bidi="ar"/>
              </w:rPr>
              <w:t>端）</w:t>
            </w:r>
          </w:p>
        </w:tc>
        <w:tc>
          <w:tcPr>
            <w:tcW w:w="1410" w:type="dxa"/>
            <w:vMerge w:val="restart"/>
            <w:tcBorders>
              <w:top w:val="single" w:color="000000" w:sz="4" w:space="0"/>
              <w:left w:val="single" w:color="000000" w:sz="4" w:space="0"/>
              <w:right w:val="single" w:color="000000" w:sz="4" w:space="0"/>
            </w:tcBorders>
            <w:shd w:val="clear" w:color="auto" w:fill="FFFFFF"/>
            <w:vAlign w:val="center"/>
          </w:tcPr>
          <w:p w14:paraId="265A1083">
            <w:pPr>
              <w:snapToGrid w:val="0"/>
              <w:jc w:val="center"/>
              <w:textAlignment w:val="center"/>
              <w:rPr>
                <w:rFonts w:eastAsia="微软雅黑"/>
                <w:color w:val="000000"/>
                <w:sz w:val="22"/>
                <w:szCs w:val="22"/>
              </w:rPr>
            </w:pPr>
            <w:r>
              <w:rPr>
                <w:rFonts w:hint="eastAsia" w:eastAsia="微软雅黑"/>
                <w:color w:val="000000"/>
                <w:sz w:val="22"/>
                <w:szCs w:val="22"/>
                <w:lang w:val="en-US" w:eastAsia="zh-CN" w:bidi="ar"/>
              </w:rPr>
              <w:t>用户</w:t>
            </w:r>
            <w:r>
              <w:rPr>
                <w:rFonts w:eastAsia="微软雅黑"/>
                <w:color w:val="000000"/>
                <w:sz w:val="22"/>
                <w:szCs w:val="22"/>
                <w:lang w:bidi="ar"/>
              </w:rPr>
              <w:t>管理</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7A30EDF8">
            <w:pPr>
              <w:snapToGrid w:val="0"/>
              <w:textAlignment w:val="center"/>
              <w:rPr>
                <w:rFonts w:eastAsia="微软雅黑"/>
                <w:color w:val="000000"/>
                <w:sz w:val="22"/>
                <w:szCs w:val="22"/>
              </w:rPr>
            </w:pPr>
            <w:r>
              <w:rPr>
                <w:rFonts w:hint="eastAsia" w:eastAsia="微软雅黑"/>
                <w:color w:val="000000"/>
                <w:sz w:val="22"/>
                <w:szCs w:val="22"/>
                <w:lang w:val="en-US" w:eastAsia="zh-CN" w:bidi="ar"/>
              </w:rPr>
              <w:t>对登录的访客进行审批</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39BECE3D">
            <w:pPr>
              <w:numPr>
                <w:ilvl w:val="0"/>
                <w:numId w:val="10"/>
              </w:numPr>
              <w:snapToGrid w:val="0"/>
              <w:jc w:val="both"/>
              <w:textAlignment w:val="center"/>
            </w:pPr>
            <w:r>
              <w:rPr>
                <w:rFonts w:hint="eastAsia" w:eastAsia="微软雅黑"/>
                <w:color w:val="000000"/>
                <w:sz w:val="22"/>
                <w:szCs w:val="22"/>
                <w:lang w:val="en-US" w:eastAsia="zh-CN" w:bidi="ar"/>
              </w:rPr>
              <w:t>访客审批通过后获取访问权限</w:t>
            </w:r>
          </w:p>
          <w:p w14:paraId="5148B5D3">
            <w:pPr>
              <w:numPr>
                <w:ilvl w:val="0"/>
                <w:numId w:val="10"/>
              </w:numPr>
              <w:snapToGrid w:val="0"/>
              <w:jc w:val="both"/>
              <w:textAlignment w:val="center"/>
            </w:pPr>
            <w:r>
              <w:rPr>
                <w:rFonts w:hint="eastAsia"/>
                <w:lang w:val="en-US" w:eastAsia="zh-CN"/>
              </w:rPr>
              <w:t>验收标准：管理员通过审核后，访客账号状态变更为正常，且该访客能正常访问系统</w:t>
            </w:r>
          </w:p>
        </w:tc>
      </w:tr>
      <w:tr w14:paraId="2BD56378">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46492CC">
            <w:pPr>
              <w:snapToGrid w:val="0"/>
              <w:jc w:val="center"/>
              <w:rPr>
                <w:rFonts w:eastAsia="微软雅黑"/>
                <w:color w:val="000000"/>
                <w:sz w:val="22"/>
                <w:szCs w:val="22"/>
              </w:rPr>
            </w:pPr>
          </w:p>
        </w:tc>
        <w:tc>
          <w:tcPr>
            <w:tcW w:w="1410" w:type="dxa"/>
            <w:vMerge w:val="continue"/>
            <w:tcBorders>
              <w:left w:val="single" w:color="000000" w:sz="4" w:space="0"/>
              <w:right w:val="single" w:color="000000" w:sz="4" w:space="0"/>
            </w:tcBorders>
            <w:shd w:val="clear" w:color="auto" w:fill="FFFFFF"/>
            <w:vAlign w:val="center"/>
          </w:tcPr>
          <w:p w14:paraId="69E7201D">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6B31B528">
            <w:pPr>
              <w:snapToGrid w:val="0"/>
              <w:textAlignment w:val="center"/>
              <w:rPr>
                <w:rFonts w:eastAsia="微软雅黑"/>
                <w:color w:val="000000"/>
                <w:sz w:val="22"/>
                <w:szCs w:val="22"/>
              </w:rPr>
            </w:pPr>
            <w:r>
              <w:rPr>
                <w:rFonts w:hint="eastAsia" w:eastAsia="微软雅黑"/>
                <w:color w:val="000000"/>
                <w:sz w:val="22"/>
                <w:szCs w:val="22"/>
                <w:lang w:val="en-US" w:eastAsia="zh-CN" w:bidi="ar"/>
              </w:rPr>
              <w:t>系统人员的权限管理</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0C20B0C2">
            <w:pPr>
              <w:numPr>
                <w:ilvl w:val="0"/>
                <w:numId w:val="11"/>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支持收回正式人员的访问权限</w:t>
            </w:r>
          </w:p>
          <w:p w14:paraId="3BB977BA">
            <w:pPr>
              <w:numPr>
                <w:ilvl w:val="0"/>
                <w:numId w:val="11"/>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验收标准：管理员执行回收操作，该用户再次访问系统时被拦截或提示无权限。</w:t>
            </w:r>
          </w:p>
        </w:tc>
      </w:tr>
      <w:tr w14:paraId="3FAF8F46">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548B17">
            <w:pPr>
              <w:snapToGrid w:val="0"/>
              <w:jc w:val="center"/>
              <w:rPr>
                <w:rFonts w:eastAsia="微软雅黑"/>
                <w:color w:val="000000"/>
                <w:sz w:val="22"/>
                <w:szCs w:val="22"/>
              </w:rPr>
            </w:pPr>
          </w:p>
        </w:tc>
        <w:tc>
          <w:tcPr>
            <w:tcW w:w="1410" w:type="dxa"/>
            <w:vMerge w:val="continue"/>
            <w:tcBorders>
              <w:left w:val="single" w:color="000000" w:sz="4" w:space="0"/>
              <w:right w:val="single" w:color="000000" w:sz="4" w:space="0"/>
            </w:tcBorders>
            <w:shd w:val="clear" w:color="auto" w:fill="FFFFFF"/>
            <w:vAlign w:val="center"/>
          </w:tcPr>
          <w:p w14:paraId="518722AB">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5D5C3FF4">
            <w:pPr>
              <w:snapToGrid w:val="0"/>
              <w:textAlignment w:val="center"/>
              <w:rPr>
                <w:rFonts w:eastAsia="微软雅黑"/>
                <w:color w:val="000000"/>
                <w:sz w:val="22"/>
                <w:szCs w:val="22"/>
              </w:rPr>
            </w:pPr>
            <w:r>
              <w:rPr>
                <w:rFonts w:hint="eastAsia" w:eastAsia="微软雅黑"/>
                <w:color w:val="000000"/>
                <w:sz w:val="22"/>
                <w:szCs w:val="22"/>
                <w:lang w:val="en-US" w:eastAsia="zh-CN" w:bidi="ar"/>
              </w:rPr>
              <w:t>查看所有用户的信息</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71D1AA25">
            <w:pPr>
              <w:numPr>
                <w:ilvl w:val="0"/>
                <w:numId w:val="12"/>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支持查看用户基础信息，云盘占用空间为每日凌晨离线统计数据（非实时）</w:t>
            </w:r>
          </w:p>
          <w:p w14:paraId="1396015C">
            <w:pPr>
              <w:numPr>
                <w:ilvl w:val="0"/>
                <w:numId w:val="12"/>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管理员能进入用户管理页，查看到用户的手机号、名称及空间占用数值。</w:t>
            </w:r>
          </w:p>
        </w:tc>
      </w:tr>
      <w:tr w14:paraId="44987AA9">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7639BB">
            <w:pPr>
              <w:snapToGrid w:val="0"/>
              <w:jc w:val="center"/>
              <w:rPr>
                <w:rFonts w:eastAsia="微软雅黑"/>
                <w:color w:val="000000"/>
                <w:sz w:val="22"/>
                <w:szCs w:val="22"/>
              </w:rPr>
            </w:pPr>
          </w:p>
        </w:tc>
        <w:tc>
          <w:tcPr>
            <w:tcW w:w="1410" w:type="dxa"/>
            <w:vMerge w:val="continue"/>
            <w:tcBorders>
              <w:left w:val="single" w:color="000000" w:sz="4" w:space="0"/>
              <w:bottom w:val="nil"/>
              <w:right w:val="single" w:color="000000" w:sz="4" w:space="0"/>
            </w:tcBorders>
            <w:shd w:val="clear" w:color="auto" w:fill="FFFFFF"/>
            <w:vAlign w:val="center"/>
          </w:tcPr>
          <w:p w14:paraId="099A49F9">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1246A2A4">
            <w:pPr>
              <w:snapToGrid w:val="0"/>
              <w:textAlignment w:val="center"/>
              <w:rPr>
                <w:rFonts w:eastAsia="微软雅黑"/>
                <w:color w:val="000000"/>
                <w:sz w:val="22"/>
                <w:szCs w:val="22"/>
              </w:rPr>
            </w:pPr>
            <w:r>
              <w:rPr>
                <w:rFonts w:hint="eastAsia" w:eastAsia="微软雅黑"/>
                <w:color w:val="000000"/>
                <w:sz w:val="22"/>
                <w:szCs w:val="22"/>
                <w:lang w:val="en-US" w:eastAsia="zh-CN" w:bidi="ar"/>
              </w:rPr>
              <w:t>用户</w:t>
            </w:r>
            <w:r>
              <w:rPr>
                <w:rFonts w:eastAsia="微软雅黑"/>
                <w:color w:val="000000"/>
                <w:sz w:val="22"/>
                <w:szCs w:val="22"/>
                <w:lang w:bidi="ar"/>
              </w:rPr>
              <w:t>的删除</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54118BC">
            <w:pPr>
              <w:numPr>
                <w:ilvl w:val="0"/>
                <w:numId w:val="13"/>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支持用户删除（物理删除，用户数据无法恢复）</w:t>
            </w:r>
          </w:p>
          <w:p w14:paraId="3F395DAC">
            <w:pPr>
              <w:numPr>
                <w:ilvl w:val="0"/>
                <w:numId w:val="13"/>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验收标准：执行删除操作后，该用户从列表中消失</w:t>
            </w:r>
          </w:p>
        </w:tc>
      </w:tr>
      <w:tr w14:paraId="6CA48002">
        <w:tblPrEx>
          <w:tblCellMar>
            <w:top w:w="0" w:type="dxa"/>
            <w:left w:w="108" w:type="dxa"/>
            <w:bottom w:w="0" w:type="dxa"/>
            <w:right w:w="108" w:type="dxa"/>
          </w:tblCellMar>
        </w:tblPrEx>
        <w:trPr>
          <w:jc w:val="center"/>
        </w:trPr>
        <w:tc>
          <w:tcPr>
            <w:tcW w:w="1579" w:type="dxa"/>
            <w:vMerge w:val="restart"/>
            <w:tcBorders>
              <w:top w:val="single" w:color="000000" w:sz="4" w:space="0"/>
              <w:left w:val="single" w:color="000000" w:sz="4" w:space="0"/>
              <w:bottom w:val="nil"/>
              <w:right w:val="single" w:color="000000" w:sz="4" w:space="0"/>
            </w:tcBorders>
            <w:shd w:val="clear" w:color="auto" w:fill="FFFFFF"/>
            <w:vAlign w:val="center"/>
          </w:tcPr>
          <w:p w14:paraId="5CEE34EF">
            <w:pPr>
              <w:snapToGrid w:val="0"/>
              <w:jc w:val="center"/>
              <w:textAlignment w:val="center"/>
              <w:rPr>
                <w:rFonts w:eastAsia="微软雅黑"/>
                <w:color w:val="000000"/>
                <w:sz w:val="22"/>
                <w:szCs w:val="22"/>
                <w:lang w:bidi="ar"/>
              </w:rPr>
            </w:pPr>
            <w:r>
              <w:rPr>
                <w:rFonts w:eastAsia="微软雅黑"/>
                <w:color w:val="000000"/>
                <w:sz w:val="22"/>
                <w:szCs w:val="22"/>
                <w:lang w:bidi="ar"/>
              </w:rPr>
              <w:t>核心引擎的</w:t>
            </w:r>
          </w:p>
          <w:p w14:paraId="054ABAE2">
            <w:pPr>
              <w:snapToGrid w:val="0"/>
              <w:jc w:val="center"/>
              <w:textAlignment w:val="center"/>
              <w:rPr>
                <w:rFonts w:eastAsia="微软雅黑"/>
                <w:color w:val="000000"/>
                <w:sz w:val="22"/>
                <w:szCs w:val="22"/>
              </w:rPr>
            </w:pPr>
            <w:r>
              <w:rPr>
                <w:rFonts w:eastAsia="微软雅黑"/>
                <w:color w:val="000000"/>
                <w:sz w:val="22"/>
                <w:szCs w:val="22"/>
                <w:lang w:bidi="ar"/>
              </w:rPr>
              <w:t>定制开发</w:t>
            </w:r>
          </w:p>
        </w:tc>
        <w:tc>
          <w:tcPr>
            <w:tcW w:w="1410" w:type="dxa"/>
            <w:tcBorders>
              <w:top w:val="single" w:color="000000" w:sz="4" w:space="0"/>
              <w:left w:val="single" w:color="000000" w:sz="4" w:space="0"/>
              <w:bottom w:val="nil"/>
              <w:right w:val="single" w:color="000000" w:sz="4" w:space="0"/>
            </w:tcBorders>
            <w:shd w:val="clear" w:color="auto" w:fill="FFFFFF"/>
            <w:vAlign w:val="center"/>
          </w:tcPr>
          <w:p w14:paraId="6FBAFCBB">
            <w:pPr>
              <w:snapToGrid w:val="0"/>
              <w:jc w:val="center"/>
              <w:textAlignment w:val="center"/>
              <w:rPr>
                <w:rFonts w:hint="default" w:eastAsia="微软雅黑"/>
                <w:color w:val="000000"/>
                <w:sz w:val="22"/>
                <w:szCs w:val="22"/>
                <w:lang w:val="en-US" w:eastAsia="zh-CN"/>
              </w:rPr>
            </w:pPr>
            <w:r>
              <w:rPr>
                <w:rFonts w:eastAsia="微软雅黑"/>
                <w:color w:val="000000"/>
                <w:sz w:val="22"/>
                <w:szCs w:val="22"/>
                <w:lang w:bidi="ar"/>
              </w:rPr>
              <w:t>EvoMind-KM定制</w:t>
            </w:r>
            <w:r>
              <w:rPr>
                <w:rFonts w:hint="eastAsia" w:eastAsia="微软雅黑"/>
                <w:color w:val="000000"/>
                <w:sz w:val="22"/>
                <w:szCs w:val="22"/>
                <w:lang w:val="en-US" w:eastAsia="zh-CN" w:bidi="ar"/>
              </w:rPr>
              <w:t>开发的Skills</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0FBC988E">
            <w:pPr>
              <w:snapToGrid w:val="0"/>
              <w:textAlignment w:val="center"/>
              <w:rPr>
                <w:rFonts w:hint="default" w:eastAsia="微软雅黑"/>
                <w:color w:val="000000"/>
                <w:sz w:val="22"/>
                <w:szCs w:val="22"/>
                <w:lang w:val="en-US" w:eastAsia="zh-CN"/>
              </w:rPr>
            </w:pPr>
            <w:r>
              <w:rPr>
                <w:rFonts w:eastAsia="微软雅黑"/>
                <w:color w:val="000000"/>
                <w:sz w:val="22"/>
                <w:szCs w:val="22"/>
                <w:lang w:bidi="ar"/>
              </w:rPr>
              <w:t>基于EvoMind改造和定制</w:t>
            </w:r>
            <w:r>
              <w:rPr>
                <w:rFonts w:hint="eastAsia" w:eastAsia="微软雅黑"/>
                <w:color w:val="000000"/>
                <w:sz w:val="22"/>
                <w:szCs w:val="22"/>
                <w:lang w:val="en-US" w:eastAsia="zh-CN" w:bidi="ar"/>
              </w:rPr>
              <w:t>的Skills</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2A6656F">
            <w:pPr>
              <w:numPr>
                <w:ilvl w:val="0"/>
                <w:numId w:val="14"/>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定制开发7个指定核心Skills（含马克斯克鲁维酵母工程实验总路由等）</w:t>
            </w:r>
          </w:p>
          <w:p w14:paraId="096A1216">
            <w:pPr>
              <w:numPr>
                <w:ilvl w:val="0"/>
                <w:numId w:val="14"/>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验收标准：按甲方提供的标准实验数据输入，能输出符合预期格式的实验方案/结果，不包含对实验结果科学准确性的担保</w:t>
            </w:r>
          </w:p>
        </w:tc>
      </w:tr>
      <w:tr w14:paraId="34880511">
        <w:tblPrEx>
          <w:tblCellMar>
            <w:top w:w="0" w:type="dxa"/>
            <w:left w:w="108" w:type="dxa"/>
            <w:bottom w:w="0" w:type="dxa"/>
            <w:right w:w="108" w:type="dxa"/>
          </w:tblCellMar>
        </w:tblPrEx>
        <w:trPr>
          <w:jc w:val="center"/>
        </w:trPr>
        <w:tc>
          <w:tcPr>
            <w:tcW w:w="1579" w:type="dxa"/>
            <w:vMerge w:val="continue"/>
            <w:tcBorders>
              <w:left w:val="single" w:color="000000" w:sz="4" w:space="0"/>
              <w:right w:val="single" w:color="000000" w:sz="4" w:space="0"/>
            </w:tcBorders>
            <w:shd w:val="clear" w:color="auto" w:fill="FFFFFF"/>
            <w:vAlign w:val="center"/>
          </w:tcPr>
          <w:p w14:paraId="0C23860A">
            <w:pPr>
              <w:snapToGrid w:val="0"/>
              <w:jc w:val="center"/>
              <w:textAlignment w:val="center"/>
              <w:rPr>
                <w:rFonts w:eastAsia="微软雅黑"/>
                <w:color w:val="000000"/>
                <w:sz w:val="22"/>
                <w:szCs w:val="22"/>
                <w:lang w:bidi="ar"/>
              </w:rPr>
            </w:pPr>
          </w:p>
        </w:tc>
        <w:tc>
          <w:tcPr>
            <w:tcW w:w="1410" w:type="dxa"/>
            <w:tcBorders>
              <w:top w:val="single" w:color="000000" w:sz="4" w:space="0"/>
              <w:left w:val="single" w:color="000000" w:sz="4" w:space="0"/>
              <w:bottom w:val="nil"/>
              <w:right w:val="single" w:color="000000" w:sz="4" w:space="0"/>
            </w:tcBorders>
            <w:shd w:val="clear" w:color="auto" w:fill="FFFFFF"/>
            <w:vAlign w:val="center"/>
          </w:tcPr>
          <w:p w14:paraId="3C04F9D7">
            <w:pPr>
              <w:snapToGrid w:val="0"/>
              <w:jc w:val="center"/>
              <w:textAlignment w:val="center"/>
              <w:rPr>
                <w:rFonts w:hint="default" w:eastAsia="微软雅黑"/>
                <w:color w:val="000000"/>
                <w:sz w:val="22"/>
                <w:szCs w:val="22"/>
                <w:lang w:val="en-US" w:bidi="ar"/>
              </w:rPr>
            </w:pPr>
            <w:r>
              <w:rPr>
                <w:rFonts w:eastAsia="微软雅黑"/>
                <w:color w:val="000000"/>
                <w:sz w:val="22"/>
                <w:szCs w:val="22"/>
                <w:lang w:bidi="ar"/>
              </w:rPr>
              <w:t>EvoMind-KM定制</w:t>
            </w:r>
            <w:r>
              <w:rPr>
                <w:rFonts w:hint="eastAsia" w:eastAsia="微软雅黑"/>
                <w:color w:val="000000"/>
                <w:sz w:val="22"/>
                <w:szCs w:val="22"/>
                <w:lang w:val="en-US" w:eastAsia="zh-CN" w:bidi="ar"/>
              </w:rPr>
              <w:t>开发的MCP工具集</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2F87DA5D">
            <w:pPr>
              <w:snapToGrid w:val="0"/>
              <w:jc w:val="center"/>
              <w:textAlignment w:val="center"/>
              <w:rPr>
                <w:rFonts w:eastAsia="微软雅黑"/>
                <w:color w:val="000000"/>
                <w:sz w:val="22"/>
                <w:szCs w:val="22"/>
                <w:lang w:bidi="ar"/>
              </w:rPr>
            </w:pPr>
            <w:r>
              <w:rPr>
                <w:rFonts w:hint="eastAsia" w:eastAsia="微软雅黑"/>
                <w:color w:val="000000"/>
                <w:sz w:val="22"/>
                <w:szCs w:val="22"/>
                <w:lang w:val="en-US" w:eastAsia="zh-CN" w:bidi="ar"/>
              </w:rPr>
              <w:t>基于EvoMind定制的</w:t>
            </w:r>
            <w:r>
              <w:rPr>
                <w:rFonts w:hint="eastAsia" w:eastAsia="微软雅黑"/>
                <w:color w:val="000000"/>
                <w:sz w:val="22"/>
                <w:szCs w:val="22"/>
                <w:lang w:bidi="ar"/>
              </w:rPr>
              <w:t>数据库查询与序列分析MCP工具集</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AFD268E">
            <w:p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1、定制开发指定的9个数据库查询/序列分析工具。基于当前第三方数据库/接口文档开发，若因第三方接口变更导致的工具失效，不在免费维保范围内</w:t>
            </w:r>
          </w:p>
          <w:p w14:paraId="63BA5498">
            <w:pPr>
              <w:snapToGrid w:val="0"/>
              <w:jc w:val="both"/>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2、验收标准：触发指定工具调用，系统能向第三方接口发出请求，并正确解析返回的数据</w:t>
            </w:r>
          </w:p>
        </w:tc>
      </w:tr>
      <w:tr w14:paraId="1F4EE6ED">
        <w:tblPrEx>
          <w:tblCellMar>
            <w:top w:w="0" w:type="dxa"/>
            <w:left w:w="108" w:type="dxa"/>
            <w:bottom w:w="0" w:type="dxa"/>
            <w:right w:w="108" w:type="dxa"/>
          </w:tblCellMar>
        </w:tblPrEx>
        <w:trPr>
          <w:jc w:val="center"/>
        </w:trPr>
        <w:tc>
          <w:tcPr>
            <w:tcW w:w="1579" w:type="dxa"/>
            <w:vMerge w:val="continue"/>
            <w:tcBorders>
              <w:left w:val="single" w:color="000000" w:sz="4" w:space="0"/>
              <w:right w:val="single" w:color="000000" w:sz="4" w:space="0"/>
            </w:tcBorders>
            <w:shd w:val="clear" w:color="auto" w:fill="FFFFFF"/>
            <w:vAlign w:val="center"/>
          </w:tcPr>
          <w:p w14:paraId="02DE8ADC">
            <w:pPr>
              <w:snapToGrid w:val="0"/>
              <w:jc w:val="center"/>
              <w:textAlignment w:val="center"/>
              <w:rPr>
                <w:rFonts w:eastAsia="微软雅黑"/>
                <w:color w:val="000000"/>
                <w:sz w:val="22"/>
                <w:szCs w:val="22"/>
                <w:lang w:bidi="ar"/>
              </w:rPr>
            </w:pPr>
          </w:p>
        </w:tc>
        <w:tc>
          <w:tcPr>
            <w:tcW w:w="1410" w:type="dxa"/>
            <w:tcBorders>
              <w:top w:val="single" w:color="000000" w:sz="4" w:space="0"/>
              <w:left w:val="single" w:color="000000" w:sz="4" w:space="0"/>
              <w:bottom w:val="nil"/>
              <w:right w:val="single" w:color="000000" w:sz="4" w:space="0"/>
            </w:tcBorders>
            <w:shd w:val="clear" w:color="auto" w:fill="FFFFFF"/>
            <w:vAlign w:val="center"/>
          </w:tcPr>
          <w:p w14:paraId="4399716D">
            <w:pPr>
              <w:snapToGrid w:val="0"/>
              <w:jc w:val="center"/>
              <w:textAlignment w:val="center"/>
              <w:rPr>
                <w:rFonts w:eastAsia="微软雅黑"/>
                <w:color w:val="000000"/>
                <w:sz w:val="22"/>
                <w:szCs w:val="22"/>
                <w:lang w:bidi="ar"/>
              </w:rPr>
            </w:pPr>
            <w:r>
              <w:rPr>
                <w:rFonts w:eastAsia="微软雅黑"/>
                <w:color w:val="000000"/>
                <w:sz w:val="22"/>
                <w:szCs w:val="22"/>
                <w:lang w:bidi="ar"/>
              </w:rPr>
              <w:t>EvoMind-KM定制</w:t>
            </w:r>
            <w:r>
              <w:rPr>
                <w:rFonts w:hint="eastAsia" w:eastAsia="微软雅黑"/>
                <w:color w:val="000000"/>
                <w:sz w:val="22"/>
                <w:szCs w:val="22"/>
                <w:lang w:val="en-US" w:eastAsia="zh-CN" w:bidi="ar"/>
              </w:rPr>
              <w:t>开发的MCP工具集</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3A87E086">
            <w:pPr>
              <w:snapToGrid w:val="0"/>
              <w:jc w:val="center"/>
              <w:textAlignment w:val="center"/>
              <w:rPr>
                <w:rFonts w:eastAsia="微软雅黑"/>
                <w:color w:val="000000"/>
                <w:sz w:val="22"/>
                <w:szCs w:val="22"/>
                <w:lang w:bidi="ar"/>
              </w:rPr>
            </w:pPr>
            <w:r>
              <w:rPr>
                <w:rFonts w:hint="eastAsia" w:eastAsia="微软雅黑"/>
                <w:color w:val="000000"/>
                <w:sz w:val="22"/>
                <w:szCs w:val="22"/>
                <w:lang w:val="en-US" w:eastAsia="zh-CN" w:bidi="ar"/>
              </w:rPr>
              <w:t>基于EvoMind定制的蛋白特征预测</w:t>
            </w:r>
            <w:r>
              <w:rPr>
                <w:rFonts w:hint="eastAsia" w:eastAsia="微软雅黑"/>
                <w:color w:val="000000"/>
                <w:sz w:val="22"/>
                <w:szCs w:val="22"/>
                <w:lang w:bidi="ar"/>
              </w:rPr>
              <w:t>MCP工具集</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2A3A73AE">
            <w:pPr>
              <w:numPr>
                <w:ilvl w:val="0"/>
                <w:numId w:val="15"/>
              </w:numPr>
              <w:snapToGrid w:val="0"/>
              <w:jc w:val="both"/>
              <w:textAlignment w:val="center"/>
              <w:rPr>
                <w:rFonts w:hint="eastAsia" w:eastAsia="微软雅黑"/>
                <w:color w:val="000000"/>
                <w:sz w:val="22"/>
                <w:szCs w:val="22"/>
                <w:lang w:bidi="ar"/>
              </w:rPr>
            </w:pPr>
            <w:r>
              <w:rPr>
                <w:rFonts w:hint="eastAsia" w:eastAsia="微软雅黑"/>
                <w:color w:val="000000"/>
                <w:sz w:val="22"/>
                <w:szCs w:val="22"/>
                <w:lang w:bidi="ar"/>
              </w:rPr>
              <w:t>定制支持研究的5个蛋白特征预测MCP工具集。基于当前第三方数据库/接口文档开发，若因第三方接口变更导致的工具失效，不在免费维保范围内</w:t>
            </w:r>
          </w:p>
          <w:p w14:paraId="55A17D65">
            <w:pPr>
              <w:numPr>
                <w:ilvl w:val="0"/>
                <w:numId w:val="15"/>
              </w:numPr>
              <w:snapToGrid w:val="0"/>
              <w:jc w:val="both"/>
              <w:textAlignment w:val="center"/>
              <w:rPr>
                <w:rFonts w:hint="eastAsia" w:eastAsia="微软雅黑"/>
                <w:color w:val="000000"/>
                <w:sz w:val="22"/>
                <w:szCs w:val="22"/>
                <w:lang w:bidi="ar"/>
              </w:rPr>
            </w:pPr>
            <w:r>
              <w:rPr>
                <w:rFonts w:hint="eastAsia" w:eastAsia="微软雅黑"/>
                <w:color w:val="000000"/>
                <w:sz w:val="22"/>
                <w:szCs w:val="22"/>
                <w:lang w:val="en-US" w:eastAsia="zh-CN" w:bidi="ar"/>
              </w:rPr>
              <w:t>验收标准：输入蛋白序列，工具能成功运行并返回预测结果数据</w:t>
            </w:r>
          </w:p>
        </w:tc>
      </w:tr>
      <w:tr w14:paraId="4324DD56">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nil"/>
              <w:right w:val="single" w:color="000000" w:sz="4" w:space="0"/>
            </w:tcBorders>
            <w:shd w:val="clear" w:color="auto" w:fill="FFFFFF"/>
            <w:vAlign w:val="center"/>
          </w:tcPr>
          <w:p w14:paraId="136B6ACF">
            <w:pPr>
              <w:snapToGrid w:val="0"/>
              <w:jc w:val="center"/>
              <w:rPr>
                <w:rFonts w:eastAsia="微软雅黑"/>
                <w:color w:val="000000"/>
                <w:sz w:val="22"/>
                <w:szCs w:val="22"/>
              </w:rPr>
            </w:pPr>
          </w:p>
        </w:tc>
        <w:tc>
          <w:tcPr>
            <w:tcW w:w="1410" w:type="dxa"/>
            <w:tcBorders>
              <w:top w:val="single" w:color="000000" w:sz="4" w:space="0"/>
              <w:left w:val="single" w:color="000000" w:sz="4" w:space="0"/>
              <w:bottom w:val="nil"/>
              <w:right w:val="single" w:color="000000" w:sz="4" w:space="0"/>
            </w:tcBorders>
            <w:shd w:val="clear" w:color="auto" w:fill="FFFFFF"/>
            <w:vAlign w:val="center"/>
          </w:tcPr>
          <w:p w14:paraId="2767B56E">
            <w:pPr>
              <w:snapToGrid w:val="0"/>
              <w:jc w:val="center"/>
              <w:textAlignment w:val="center"/>
              <w:rPr>
                <w:rFonts w:eastAsia="微软雅黑"/>
                <w:color w:val="000000"/>
                <w:sz w:val="22"/>
                <w:szCs w:val="22"/>
              </w:rPr>
            </w:pPr>
            <w:r>
              <w:rPr>
                <w:rFonts w:eastAsia="微软雅黑"/>
                <w:color w:val="000000"/>
                <w:sz w:val="22"/>
                <w:szCs w:val="22"/>
                <w:lang w:bidi="ar"/>
              </w:rPr>
              <w:t>多模态处理能力</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3C7418F4">
            <w:pPr>
              <w:snapToGrid w:val="0"/>
              <w:jc w:val="center"/>
              <w:textAlignment w:val="center"/>
              <w:rPr>
                <w:rFonts w:eastAsia="微软雅黑"/>
                <w:color w:val="000000"/>
                <w:sz w:val="22"/>
                <w:szCs w:val="22"/>
              </w:rPr>
            </w:pPr>
            <w:r>
              <w:rPr>
                <w:rFonts w:eastAsia="微软雅黑"/>
                <w:color w:val="000000"/>
                <w:sz w:val="22"/>
                <w:szCs w:val="22"/>
                <w:lang w:bidi="ar"/>
              </w:rPr>
              <w:t>支持多模态文件的处理</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64C8C0F">
            <w:pPr>
              <w:numPr>
                <w:ilvl w:val="0"/>
                <w:numId w:val="16"/>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支持对上传的图片、PDF、Word、PPT文件进行纯文本内容提取与解析。不支持扫描件OCR识别，不保证复杂表格与排版格式的100%还原</w:t>
            </w:r>
          </w:p>
          <w:p w14:paraId="61D305A7">
            <w:pPr>
              <w:numPr>
                <w:ilvl w:val="0"/>
                <w:numId w:val="16"/>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验收标准：上传非扫描件文档/图片，AI对话时能基于提取出的纯文本内容进行回答。</w:t>
            </w:r>
          </w:p>
        </w:tc>
      </w:tr>
      <w:tr w14:paraId="7675D8D5">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nil"/>
              <w:right w:val="single" w:color="000000" w:sz="4" w:space="0"/>
            </w:tcBorders>
            <w:shd w:val="clear" w:color="auto" w:fill="FFFFFF"/>
            <w:vAlign w:val="center"/>
          </w:tcPr>
          <w:p w14:paraId="7E8369F6">
            <w:pPr>
              <w:snapToGrid w:val="0"/>
              <w:jc w:val="center"/>
              <w:rPr>
                <w:rFonts w:eastAsia="微软雅黑"/>
                <w:color w:val="000000"/>
                <w:sz w:val="22"/>
                <w:szCs w:val="22"/>
              </w:rPr>
            </w:pPr>
          </w:p>
        </w:tc>
        <w:tc>
          <w:tcPr>
            <w:tcW w:w="1410" w:type="dxa"/>
            <w:tcBorders>
              <w:top w:val="single" w:color="000000" w:sz="4" w:space="0"/>
              <w:left w:val="single" w:color="000000" w:sz="4" w:space="0"/>
              <w:bottom w:val="nil"/>
              <w:right w:val="single" w:color="000000" w:sz="4" w:space="0"/>
            </w:tcBorders>
            <w:shd w:val="clear" w:color="auto" w:fill="FFFFFF"/>
            <w:vAlign w:val="center"/>
          </w:tcPr>
          <w:p w14:paraId="3E9A880F">
            <w:pPr>
              <w:snapToGrid w:val="0"/>
              <w:jc w:val="center"/>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Memory能力</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497A45EA">
            <w:pPr>
              <w:snapToGrid w:val="0"/>
              <w:jc w:val="center"/>
              <w:textAlignment w:val="center"/>
              <w:rPr>
                <w:rFonts w:hint="default" w:eastAsia="微软雅黑"/>
                <w:color w:val="000000"/>
                <w:sz w:val="22"/>
                <w:szCs w:val="22"/>
                <w:lang w:val="en-US" w:eastAsia="zh-CN" w:bidi="ar"/>
              </w:rPr>
            </w:pPr>
            <w:r>
              <w:rPr>
                <w:rFonts w:hint="eastAsia" w:eastAsia="微软雅黑"/>
                <w:color w:val="000000"/>
                <w:sz w:val="22"/>
                <w:szCs w:val="22"/>
                <w:lang w:val="en-US" w:eastAsia="zh-CN" w:bidi="ar"/>
              </w:rPr>
              <w:t>支持查看记忆</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59E3F69E">
            <w:pPr>
              <w:numPr>
                <w:ilvl w:val="0"/>
                <w:numId w:val="17"/>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支持多轮对话上下文记忆，受配置的模型上下文长度限制</w:t>
            </w:r>
          </w:p>
          <w:p w14:paraId="37D77516">
            <w:pPr>
              <w:numPr>
                <w:ilvl w:val="0"/>
                <w:numId w:val="17"/>
              </w:numPr>
              <w:snapToGrid w:val="0"/>
              <w:jc w:val="both"/>
              <w:textAlignment w:val="center"/>
              <w:rPr>
                <w:rFonts w:eastAsia="微软雅黑"/>
                <w:color w:val="000000"/>
                <w:sz w:val="22"/>
                <w:szCs w:val="22"/>
                <w:lang w:bidi="ar"/>
              </w:rPr>
            </w:pPr>
            <w:r>
              <w:rPr>
                <w:rFonts w:hint="eastAsia" w:eastAsia="微软雅黑"/>
                <w:color w:val="000000"/>
                <w:sz w:val="22"/>
                <w:szCs w:val="22"/>
                <w:lang w:val="en-US" w:eastAsia="zh-CN" w:bidi="ar"/>
              </w:rPr>
              <w:t>验收标准：在连续对话中，AI能正确提到的关键信息（如人格）</w:t>
            </w:r>
          </w:p>
        </w:tc>
      </w:tr>
      <w:tr w14:paraId="14B678FC">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nil"/>
              <w:right w:val="single" w:color="000000" w:sz="4" w:space="0"/>
            </w:tcBorders>
            <w:shd w:val="clear" w:color="auto" w:fill="FFFFFF"/>
            <w:vAlign w:val="center"/>
          </w:tcPr>
          <w:p w14:paraId="65217E76">
            <w:pPr>
              <w:snapToGrid w:val="0"/>
              <w:jc w:val="center"/>
              <w:rPr>
                <w:rFonts w:eastAsia="微软雅黑"/>
                <w:color w:val="000000"/>
                <w:sz w:val="22"/>
                <w:szCs w:val="22"/>
              </w:rPr>
            </w:pPr>
          </w:p>
        </w:tc>
        <w:tc>
          <w:tcPr>
            <w:tcW w:w="1410" w:type="dxa"/>
            <w:tcBorders>
              <w:top w:val="single" w:color="000000" w:sz="4" w:space="0"/>
              <w:left w:val="single" w:color="000000" w:sz="4" w:space="0"/>
              <w:bottom w:val="nil"/>
              <w:right w:val="single" w:color="000000" w:sz="4" w:space="0"/>
            </w:tcBorders>
            <w:shd w:val="clear" w:color="auto" w:fill="FFFFFF"/>
            <w:vAlign w:val="center"/>
          </w:tcPr>
          <w:p w14:paraId="6E8691D9">
            <w:pPr>
              <w:snapToGrid w:val="0"/>
              <w:jc w:val="center"/>
              <w:textAlignment w:val="center"/>
              <w:rPr>
                <w:rFonts w:eastAsia="微软雅黑"/>
                <w:color w:val="000000"/>
                <w:sz w:val="22"/>
                <w:szCs w:val="22"/>
              </w:rPr>
            </w:pPr>
            <w:r>
              <w:rPr>
                <w:rFonts w:hint="eastAsia" w:eastAsia="微软雅黑"/>
                <w:color w:val="000000"/>
                <w:sz w:val="22"/>
                <w:szCs w:val="22"/>
                <w:lang w:bidi="ar"/>
              </w:rPr>
              <w:t>AI会话安全</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5751A626">
            <w:pPr>
              <w:snapToGrid w:val="0"/>
              <w:jc w:val="center"/>
              <w:textAlignment w:val="center"/>
              <w:rPr>
                <w:rFonts w:eastAsia="微软雅黑"/>
                <w:color w:val="000000"/>
                <w:sz w:val="22"/>
                <w:szCs w:val="22"/>
              </w:rPr>
            </w:pPr>
            <w:r>
              <w:rPr>
                <w:rFonts w:hint="eastAsia" w:eastAsia="微软雅黑"/>
                <w:color w:val="000000"/>
                <w:sz w:val="22"/>
                <w:szCs w:val="22"/>
                <w:lang w:bidi="ar"/>
              </w:rPr>
              <w:t>完成AI会话基础安全</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4DA407F">
            <w:pPr>
              <w:numPr>
                <w:ilvl w:val="0"/>
                <w:numId w:val="18"/>
              </w:numPr>
              <w:snapToGrid w:val="0"/>
              <w:jc w:val="both"/>
              <w:textAlignment w:val="center"/>
              <w:rPr>
                <w:rFonts w:eastAsia="微软雅黑"/>
                <w:color w:val="000000"/>
                <w:sz w:val="22"/>
                <w:szCs w:val="22"/>
                <w:lang w:bidi="ar"/>
              </w:rPr>
            </w:pPr>
            <w:r>
              <w:rPr>
                <w:rFonts w:hint="eastAsia" w:eastAsia="微软雅黑"/>
                <w:color w:val="000000"/>
                <w:sz w:val="22"/>
                <w:szCs w:val="22"/>
                <w:lang w:val="en-US" w:eastAsia="zh-CN" w:bidi="ar"/>
              </w:rPr>
              <w:t>实现统一身份鉴权（JWT）。 提示词防注入、数据脱敏（基于关键词）</w:t>
            </w:r>
          </w:p>
          <w:p w14:paraId="46724F6B">
            <w:pPr>
              <w:numPr>
                <w:ilvl w:val="0"/>
                <w:numId w:val="18"/>
              </w:numPr>
              <w:snapToGrid w:val="0"/>
              <w:jc w:val="both"/>
              <w:textAlignment w:val="center"/>
              <w:rPr>
                <w:rFonts w:eastAsia="微软雅黑"/>
                <w:color w:val="000000"/>
                <w:sz w:val="22"/>
                <w:szCs w:val="22"/>
                <w:lang w:bidi="ar"/>
              </w:rPr>
            </w:pPr>
            <w:r>
              <w:rPr>
                <w:rFonts w:hint="eastAsia" w:eastAsia="微软雅黑"/>
                <w:color w:val="000000"/>
                <w:sz w:val="22"/>
                <w:szCs w:val="22"/>
                <w:lang w:val="en-US" w:eastAsia="zh-CN" w:bidi="ar"/>
              </w:rPr>
              <w:t>验收标准：未登录无法调用API；输入对系统危险的指令，系统能进行拦截或脱敏处理</w:t>
            </w:r>
          </w:p>
        </w:tc>
      </w:tr>
      <w:tr w14:paraId="59DEC62C">
        <w:tblPrEx>
          <w:tblCellMar>
            <w:top w:w="0" w:type="dxa"/>
            <w:left w:w="108" w:type="dxa"/>
            <w:bottom w:w="0" w:type="dxa"/>
            <w:right w:w="108" w:type="dxa"/>
          </w:tblCellMar>
        </w:tblPrEx>
        <w:trPr>
          <w:jc w:val="center"/>
        </w:trPr>
        <w:tc>
          <w:tcPr>
            <w:tcW w:w="157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1BBB894">
            <w:pPr>
              <w:snapToGrid w:val="0"/>
              <w:jc w:val="center"/>
              <w:textAlignment w:val="center"/>
              <w:rPr>
                <w:rFonts w:eastAsia="微软雅黑"/>
                <w:color w:val="000000"/>
                <w:sz w:val="22"/>
                <w:szCs w:val="22"/>
                <w:lang w:bidi="ar"/>
              </w:rPr>
            </w:pPr>
            <w:r>
              <w:rPr>
                <w:rFonts w:eastAsia="微软雅黑"/>
                <w:color w:val="000000"/>
                <w:sz w:val="22"/>
                <w:szCs w:val="22"/>
                <w:lang w:bidi="ar"/>
              </w:rPr>
              <w:t>数据存储</w:t>
            </w:r>
          </w:p>
          <w:p w14:paraId="3EA604E8">
            <w:pPr>
              <w:snapToGrid w:val="0"/>
              <w:jc w:val="center"/>
              <w:textAlignment w:val="center"/>
              <w:rPr>
                <w:rFonts w:eastAsia="微软雅黑"/>
                <w:color w:val="000000"/>
                <w:sz w:val="22"/>
                <w:szCs w:val="22"/>
              </w:rPr>
            </w:pPr>
            <w:r>
              <w:rPr>
                <w:rFonts w:eastAsia="微软雅黑"/>
                <w:color w:val="000000"/>
                <w:sz w:val="22"/>
                <w:szCs w:val="22"/>
                <w:lang w:bidi="ar"/>
              </w:rPr>
              <w:t>与统计</w:t>
            </w:r>
          </w:p>
        </w:tc>
        <w:tc>
          <w:tcPr>
            <w:tcW w:w="141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2299273">
            <w:pPr>
              <w:snapToGrid w:val="0"/>
              <w:jc w:val="center"/>
              <w:textAlignment w:val="center"/>
              <w:rPr>
                <w:rFonts w:eastAsia="微软雅黑"/>
                <w:color w:val="000000"/>
                <w:sz w:val="22"/>
                <w:szCs w:val="22"/>
              </w:rPr>
            </w:pPr>
            <w:r>
              <w:rPr>
                <w:rFonts w:eastAsia="微软雅黑"/>
                <w:color w:val="000000"/>
                <w:sz w:val="22"/>
                <w:szCs w:val="22"/>
                <w:lang w:bidi="ar"/>
              </w:rPr>
              <w:t>数据库设计与开发</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7D81FDC5">
            <w:pPr>
              <w:snapToGrid w:val="0"/>
              <w:jc w:val="center"/>
              <w:textAlignment w:val="center"/>
              <w:rPr>
                <w:rFonts w:eastAsia="微软雅黑"/>
                <w:color w:val="000000"/>
                <w:sz w:val="22"/>
                <w:szCs w:val="22"/>
              </w:rPr>
            </w:pPr>
            <w:r>
              <w:rPr>
                <w:rFonts w:eastAsia="微软雅黑"/>
                <w:color w:val="000000"/>
                <w:sz w:val="22"/>
                <w:szCs w:val="22"/>
                <w:lang w:bidi="ar"/>
              </w:rPr>
              <w:t>数据存储</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61D3175C">
            <w:pPr>
              <w:numPr>
                <w:ilvl w:val="0"/>
                <w:numId w:val="19"/>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数据存储能力的开发。不包含历史旧系统的数据迁移服务。云服务器快照服务以及数据库备份服务根据合同约定，需甲方自负</w:t>
            </w:r>
          </w:p>
          <w:p w14:paraId="43413B60">
            <w:pPr>
              <w:numPr>
                <w:ilvl w:val="0"/>
                <w:numId w:val="19"/>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验收标准：业务操作产生的数据能正确写入数据库，且重启服务后数据不丢失</w:t>
            </w:r>
          </w:p>
        </w:tc>
      </w:tr>
      <w:tr w14:paraId="36504719">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19BCB9">
            <w:pPr>
              <w:snapToGrid w:val="0"/>
              <w:jc w:val="center"/>
              <w:rPr>
                <w:rFonts w:eastAsia="微软雅黑"/>
                <w:color w:val="000000"/>
                <w:sz w:val="22"/>
                <w:szCs w:val="22"/>
              </w:rPr>
            </w:pPr>
          </w:p>
        </w:tc>
        <w:tc>
          <w:tcPr>
            <w:tcW w:w="141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FC592E">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668E4AB3">
            <w:pPr>
              <w:snapToGrid w:val="0"/>
              <w:jc w:val="center"/>
              <w:textAlignment w:val="center"/>
              <w:rPr>
                <w:rFonts w:eastAsia="微软雅黑"/>
                <w:color w:val="000000"/>
                <w:sz w:val="22"/>
                <w:szCs w:val="22"/>
              </w:rPr>
            </w:pPr>
            <w:r>
              <w:rPr>
                <w:rFonts w:eastAsia="微软雅黑"/>
                <w:color w:val="000000"/>
                <w:sz w:val="22"/>
                <w:szCs w:val="22"/>
                <w:lang w:bidi="ar"/>
              </w:rPr>
              <w:t>设计数据库表</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147DC28E">
            <w:pPr>
              <w:numPr>
                <w:ilvl w:val="0"/>
                <w:numId w:val="20"/>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完成业务数据库表结构设计与开发</w:t>
            </w:r>
          </w:p>
          <w:p w14:paraId="21D9EC81">
            <w:pPr>
              <w:numPr>
                <w:ilvl w:val="0"/>
                <w:numId w:val="20"/>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验收标准：核心功能无阻塞性Bug</w:t>
            </w:r>
          </w:p>
        </w:tc>
      </w:tr>
      <w:tr w14:paraId="520A9E82">
        <w:tblPrEx>
          <w:tblCellMar>
            <w:top w:w="0" w:type="dxa"/>
            <w:left w:w="108" w:type="dxa"/>
            <w:bottom w:w="0" w:type="dxa"/>
            <w:right w:w="108" w:type="dxa"/>
          </w:tblCellMar>
        </w:tblPrEx>
        <w:trPr>
          <w:jc w:val="center"/>
        </w:trPr>
        <w:tc>
          <w:tcPr>
            <w:tcW w:w="157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0AD35D5">
            <w:pPr>
              <w:snapToGrid w:val="0"/>
              <w:jc w:val="center"/>
              <w:textAlignment w:val="center"/>
              <w:rPr>
                <w:rFonts w:eastAsia="微软雅黑"/>
                <w:color w:val="000000"/>
                <w:sz w:val="22"/>
                <w:szCs w:val="22"/>
              </w:rPr>
            </w:pPr>
            <w:r>
              <w:rPr>
                <w:rFonts w:eastAsia="微软雅黑"/>
                <w:color w:val="000000"/>
                <w:sz w:val="22"/>
                <w:szCs w:val="22"/>
                <w:lang w:bidi="ar"/>
              </w:rPr>
              <w:t>UI 设计</w:t>
            </w:r>
          </w:p>
        </w:tc>
        <w:tc>
          <w:tcPr>
            <w:tcW w:w="14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48CCF">
            <w:pPr>
              <w:snapToGrid w:val="0"/>
              <w:jc w:val="center"/>
              <w:textAlignment w:val="center"/>
              <w:rPr>
                <w:rFonts w:eastAsia="微软雅黑"/>
                <w:color w:val="000000"/>
                <w:sz w:val="22"/>
                <w:szCs w:val="22"/>
              </w:rPr>
            </w:pPr>
            <w:r>
              <w:rPr>
                <w:rFonts w:eastAsia="微软雅黑"/>
                <w:color w:val="000000"/>
                <w:sz w:val="22"/>
                <w:szCs w:val="22"/>
                <w:lang w:bidi="ar"/>
              </w:rPr>
              <w:t>用户前端界面</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7A012042">
            <w:pPr>
              <w:snapToGrid w:val="0"/>
              <w:jc w:val="center"/>
              <w:textAlignment w:val="center"/>
              <w:rPr>
                <w:rFonts w:eastAsia="微软雅黑"/>
                <w:color w:val="000000"/>
                <w:sz w:val="22"/>
                <w:szCs w:val="22"/>
              </w:rPr>
            </w:pPr>
            <w:r>
              <w:rPr>
                <w:rFonts w:hint="eastAsia" w:eastAsia="微软雅黑"/>
                <w:color w:val="000000"/>
                <w:sz w:val="22"/>
                <w:szCs w:val="22"/>
              </w:rPr>
              <w:t>注册登录页、EvoMind-KM系统的UI设计</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47947124">
            <w:pPr>
              <w:numPr>
                <w:ilvl w:val="0"/>
                <w:numId w:val="21"/>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完成前端页面的UI设计。适配主流桌面端最新版浏览器（Chrome/Edge/Safari），不包含移动端App/小程序设计，不兼容IE浏览器</w:t>
            </w:r>
          </w:p>
          <w:p w14:paraId="47FE19C2">
            <w:pPr>
              <w:numPr>
                <w:ilvl w:val="0"/>
                <w:numId w:val="21"/>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验收标准：在Chrome/Edge最新版浏览器下，页面布局正常，无文字重叠、按钮遮挡等明显样式错乱</w:t>
            </w:r>
          </w:p>
        </w:tc>
      </w:tr>
      <w:tr w14:paraId="1B6D72BA">
        <w:tblPrEx>
          <w:tblCellMar>
            <w:top w:w="0" w:type="dxa"/>
            <w:left w:w="108" w:type="dxa"/>
            <w:bottom w:w="0" w:type="dxa"/>
            <w:right w:w="108" w:type="dxa"/>
          </w:tblCellMar>
        </w:tblPrEx>
        <w:trPr>
          <w:jc w:val="center"/>
        </w:trPr>
        <w:tc>
          <w:tcPr>
            <w:tcW w:w="157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26DC89B">
            <w:pPr>
              <w:snapToGrid w:val="0"/>
              <w:jc w:val="center"/>
              <w:rPr>
                <w:rFonts w:eastAsia="微软雅黑"/>
                <w:color w:val="000000"/>
                <w:sz w:val="22"/>
                <w:szCs w:val="22"/>
              </w:rPr>
            </w:pPr>
          </w:p>
        </w:tc>
        <w:tc>
          <w:tcPr>
            <w:tcW w:w="14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FE24FA">
            <w:pPr>
              <w:snapToGrid w:val="0"/>
              <w:jc w:val="center"/>
              <w:textAlignment w:val="center"/>
              <w:rPr>
                <w:rFonts w:eastAsia="微软雅黑"/>
                <w:color w:val="000000"/>
                <w:sz w:val="22"/>
                <w:szCs w:val="22"/>
              </w:rPr>
            </w:pPr>
            <w:r>
              <w:rPr>
                <w:rFonts w:hint="eastAsia" w:eastAsia="微软雅黑"/>
                <w:color w:val="000000"/>
                <w:sz w:val="22"/>
                <w:szCs w:val="22"/>
                <w:lang w:val="en-US" w:eastAsia="zh-CN" w:bidi="ar"/>
              </w:rPr>
              <w:t>用户</w:t>
            </w:r>
            <w:r>
              <w:rPr>
                <w:rFonts w:eastAsia="微软雅黑"/>
                <w:color w:val="000000"/>
                <w:sz w:val="22"/>
                <w:szCs w:val="22"/>
                <w:lang w:bidi="ar"/>
              </w:rPr>
              <w:t>管理界面</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76851866">
            <w:pPr>
              <w:snapToGrid w:val="0"/>
              <w:jc w:val="center"/>
              <w:textAlignment w:val="center"/>
              <w:rPr>
                <w:rFonts w:eastAsia="微软雅黑"/>
                <w:color w:val="000000"/>
                <w:sz w:val="22"/>
                <w:szCs w:val="22"/>
              </w:rPr>
            </w:pPr>
            <w:r>
              <w:rPr>
                <w:rFonts w:hint="eastAsia" w:eastAsia="微软雅黑"/>
                <w:color w:val="000000"/>
                <w:sz w:val="22"/>
                <w:szCs w:val="22"/>
                <w:lang w:bidi="ar"/>
              </w:rPr>
              <w:t>用户数据录入与查询页设计</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7503B0E9">
            <w:pPr>
              <w:numPr>
                <w:ilvl w:val="0"/>
                <w:numId w:val="22"/>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完成用户管理页面的UI设计。适配主流桌面端最新版浏览器（Chrome/Edge/Safari），不包含移动端App/小程序设计，不兼容IE浏览器</w:t>
            </w:r>
          </w:p>
          <w:p w14:paraId="74DE25F6">
            <w:pPr>
              <w:numPr>
                <w:ilvl w:val="0"/>
                <w:numId w:val="22"/>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验收标准：在Chrome/Edge最新版浏览器下，页面布局整齐，交互控件可见可点。</w:t>
            </w:r>
          </w:p>
        </w:tc>
      </w:tr>
      <w:tr w14:paraId="75B265F2">
        <w:tblPrEx>
          <w:tblCellMar>
            <w:top w:w="0" w:type="dxa"/>
            <w:left w:w="108" w:type="dxa"/>
            <w:bottom w:w="0" w:type="dxa"/>
            <w:right w:w="108" w:type="dxa"/>
          </w:tblCellMar>
        </w:tblPrEx>
        <w:trPr>
          <w:jc w:val="center"/>
        </w:trPr>
        <w:tc>
          <w:tcPr>
            <w:tcW w:w="1579" w:type="dxa"/>
            <w:vMerge w:val="restart"/>
            <w:tcBorders>
              <w:top w:val="nil"/>
              <w:left w:val="single" w:color="000000" w:sz="4" w:space="0"/>
              <w:bottom w:val="single" w:color="000000" w:sz="4" w:space="0"/>
              <w:right w:val="single" w:color="000000" w:sz="4" w:space="0"/>
            </w:tcBorders>
            <w:shd w:val="clear" w:color="auto" w:fill="FFFFFF"/>
            <w:vAlign w:val="center"/>
          </w:tcPr>
          <w:p w14:paraId="049FDB0D">
            <w:pPr>
              <w:snapToGrid w:val="0"/>
              <w:jc w:val="center"/>
              <w:textAlignment w:val="center"/>
              <w:rPr>
                <w:rFonts w:eastAsia="微软雅黑"/>
                <w:color w:val="000000"/>
                <w:sz w:val="22"/>
                <w:szCs w:val="22"/>
              </w:rPr>
            </w:pPr>
            <w:r>
              <w:rPr>
                <w:rFonts w:eastAsia="微软雅黑"/>
                <w:color w:val="000000"/>
                <w:sz w:val="22"/>
                <w:szCs w:val="22"/>
                <w:lang w:bidi="ar"/>
              </w:rPr>
              <w:t>测试与交付</w:t>
            </w:r>
          </w:p>
        </w:tc>
        <w:tc>
          <w:tcPr>
            <w:tcW w:w="1410" w:type="dxa"/>
            <w:vMerge w:val="restart"/>
            <w:tcBorders>
              <w:top w:val="nil"/>
              <w:left w:val="single" w:color="000000" w:sz="4" w:space="0"/>
              <w:bottom w:val="nil"/>
              <w:right w:val="single" w:color="000000" w:sz="4" w:space="0"/>
            </w:tcBorders>
            <w:shd w:val="clear" w:color="auto" w:fill="FFFFFF"/>
            <w:vAlign w:val="center"/>
          </w:tcPr>
          <w:p w14:paraId="24FF6952">
            <w:pPr>
              <w:snapToGrid w:val="0"/>
              <w:jc w:val="center"/>
              <w:textAlignment w:val="center"/>
              <w:rPr>
                <w:rFonts w:eastAsia="微软雅黑"/>
                <w:color w:val="000000"/>
                <w:sz w:val="22"/>
                <w:szCs w:val="22"/>
              </w:rPr>
            </w:pPr>
            <w:r>
              <w:rPr>
                <w:rFonts w:eastAsia="微软雅黑"/>
                <w:color w:val="000000"/>
                <w:sz w:val="22"/>
                <w:szCs w:val="22"/>
                <w:lang w:bidi="ar"/>
              </w:rPr>
              <w:t>测试模块</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3E25DEC2">
            <w:pPr>
              <w:snapToGrid w:val="0"/>
              <w:jc w:val="center"/>
              <w:textAlignment w:val="center"/>
              <w:rPr>
                <w:rFonts w:eastAsia="微软雅黑"/>
                <w:color w:val="000000"/>
                <w:sz w:val="22"/>
                <w:szCs w:val="22"/>
              </w:rPr>
            </w:pPr>
            <w:r>
              <w:rPr>
                <w:rFonts w:eastAsia="微软雅黑"/>
                <w:color w:val="000000"/>
                <w:sz w:val="22"/>
                <w:szCs w:val="22"/>
                <w:lang w:bidi="ar"/>
              </w:rPr>
              <w:t>前后端联调测试</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4B346292">
            <w:pPr>
              <w:numPr>
                <w:ilvl w:val="0"/>
                <w:numId w:val="23"/>
              </w:numPr>
              <w:snapToGrid w:val="0"/>
              <w:jc w:val="both"/>
              <w:textAlignment w:val="center"/>
              <w:rPr>
                <w:rFonts w:eastAsia="微软雅黑"/>
                <w:color w:val="000000"/>
                <w:sz w:val="22"/>
                <w:szCs w:val="22"/>
                <w:lang w:bidi="ar"/>
              </w:rPr>
            </w:pPr>
            <w:r>
              <w:rPr>
                <w:rFonts w:eastAsia="微软雅黑"/>
                <w:color w:val="000000"/>
                <w:sz w:val="22"/>
                <w:szCs w:val="22"/>
                <w:lang w:bidi="ar"/>
              </w:rPr>
              <w:t>前后端联调测试</w:t>
            </w:r>
          </w:p>
          <w:p w14:paraId="0695969B">
            <w:pPr>
              <w:numPr>
                <w:ilvl w:val="0"/>
                <w:numId w:val="23"/>
              </w:numPr>
              <w:snapToGrid w:val="0"/>
              <w:jc w:val="both"/>
              <w:textAlignment w:val="center"/>
              <w:rPr>
                <w:rFonts w:eastAsia="微软雅黑"/>
                <w:color w:val="000000"/>
                <w:sz w:val="22"/>
                <w:szCs w:val="22"/>
                <w:lang w:bidi="ar"/>
              </w:rPr>
            </w:pPr>
            <w:r>
              <w:rPr>
                <w:rFonts w:hint="eastAsia" w:eastAsia="微软雅黑"/>
                <w:color w:val="000000"/>
                <w:sz w:val="22"/>
                <w:szCs w:val="22"/>
                <w:lang w:val="en-US" w:eastAsia="zh-CN" w:bidi="ar"/>
              </w:rPr>
              <w:t>验收标准：同全流程功能测试验收标准</w:t>
            </w:r>
          </w:p>
        </w:tc>
      </w:tr>
      <w:tr w14:paraId="61DDBD8B">
        <w:tblPrEx>
          <w:tblCellMar>
            <w:top w:w="0" w:type="dxa"/>
            <w:left w:w="108" w:type="dxa"/>
            <w:bottom w:w="0" w:type="dxa"/>
            <w:right w:w="108" w:type="dxa"/>
          </w:tblCellMar>
        </w:tblPrEx>
        <w:trPr>
          <w:jc w:val="center"/>
        </w:trPr>
        <w:tc>
          <w:tcPr>
            <w:tcW w:w="1579" w:type="dxa"/>
            <w:vMerge w:val="continue"/>
            <w:tcBorders>
              <w:top w:val="nil"/>
              <w:left w:val="single" w:color="000000" w:sz="4" w:space="0"/>
              <w:bottom w:val="single" w:color="000000" w:sz="4" w:space="0"/>
              <w:right w:val="single" w:color="000000" w:sz="4" w:space="0"/>
            </w:tcBorders>
            <w:shd w:val="clear" w:color="auto" w:fill="FFFFFF"/>
            <w:vAlign w:val="center"/>
          </w:tcPr>
          <w:p w14:paraId="7E452E0B">
            <w:pPr>
              <w:snapToGrid w:val="0"/>
              <w:jc w:val="center"/>
              <w:rPr>
                <w:rFonts w:eastAsia="微软雅黑"/>
                <w:color w:val="000000"/>
                <w:sz w:val="22"/>
                <w:szCs w:val="22"/>
              </w:rPr>
            </w:pPr>
          </w:p>
        </w:tc>
        <w:tc>
          <w:tcPr>
            <w:tcW w:w="1410" w:type="dxa"/>
            <w:vMerge w:val="continue"/>
            <w:tcBorders>
              <w:top w:val="nil"/>
              <w:left w:val="single" w:color="000000" w:sz="4" w:space="0"/>
              <w:bottom w:val="nil"/>
              <w:right w:val="single" w:color="000000" w:sz="4" w:space="0"/>
            </w:tcBorders>
            <w:shd w:val="clear" w:color="auto" w:fill="FFFFFF"/>
            <w:vAlign w:val="center"/>
          </w:tcPr>
          <w:p w14:paraId="368C27A8">
            <w:pPr>
              <w:snapToGrid w:val="0"/>
              <w:jc w:val="center"/>
              <w:rPr>
                <w:rFonts w:eastAsia="微软雅黑"/>
                <w:color w:val="000000"/>
                <w:sz w:val="22"/>
                <w:szCs w:val="22"/>
              </w:rPr>
            </w:pP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2A9E5508">
            <w:pPr>
              <w:snapToGrid w:val="0"/>
              <w:jc w:val="center"/>
              <w:textAlignment w:val="center"/>
              <w:rPr>
                <w:rFonts w:eastAsia="微软雅黑"/>
                <w:color w:val="000000"/>
                <w:sz w:val="22"/>
                <w:szCs w:val="22"/>
              </w:rPr>
            </w:pPr>
            <w:r>
              <w:rPr>
                <w:rFonts w:eastAsia="微软雅黑"/>
                <w:color w:val="000000"/>
                <w:sz w:val="22"/>
                <w:szCs w:val="22"/>
                <w:lang w:bidi="ar"/>
              </w:rPr>
              <w:t>全流程功能测试</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69A2F63E">
            <w:pPr>
              <w:numPr>
                <w:ilvl w:val="0"/>
                <w:numId w:val="24"/>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完成全流程功能测试。</w:t>
            </w:r>
          </w:p>
          <w:p w14:paraId="52D68465">
            <w:pPr>
              <w:numPr>
                <w:ilvl w:val="0"/>
                <w:numId w:val="24"/>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验收标准为：基于阿里云4C8G服务器配置下，支持10个并发用户正常使用，核心功能无阻塞性Bug</w:t>
            </w:r>
          </w:p>
        </w:tc>
      </w:tr>
      <w:tr w14:paraId="7D08A339">
        <w:tblPrEx>
          <w:tblCellMar>
            <w:top w:w="0" w:type="dxa"/>
            <w:left w:w="108" w:type="dxa"/>
            <w:bottom w:w="0" w:type="dxa"/>
            <w:right w:w="108" w:type="dxa"/>
          </w:tblCellMar>
        </w:tblPrEx>
        <w:trPr>
          <w:jc w:val="center"/>
        </w:trPr>
        <w:tc>
          <w:tcPr>
            <w:tcW w:w="1579" w:type="dxa"/>
            <w:vMerge w:val="continue"/>
            <w:tcBorders>
              <w:top w:val="nil"/>
              <w:left w:val="single" w:color="000000" w:sz="4" w:space="0"/>
              <w:bottom w:val="single" w:color="000000" w:sz="4" w:space="0"/>
              <w:right w:val="single" w:color="000000" w:sz="4" w:space="0"/>
            </w:tcBorders>
            <w:shd w:val="clear" w:color="auto" w:fill="FFFFFF"/>
            <w:vAlign w:val="center"/>
          </w:tcPr>
          <w:p w14:paraId="6203A54D">
            <w:pPr>
              <w:snapToGrid w:val="0"/>
              <w:jc w:val="center"/>
              <w:rPr>
                <w:rFonts w:eastAsia="微软雅黑"/>
                <w:color w:val="000000"/>
                <w:sz w:val="22"/>
                <w:szCs w:val="22"/>
              </w:rPr>
            </w:pPr>
          </w:p>
        </w:tc>
        <w:tc>
          <w:tcPr>
            <w:tcW w:w="141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27797B">
            <w:pPr>
              <w:snapToGrid w:val="0"/>
              <w:jc w:val="center"/>
              <w:textAlignment w:val="center"/>
              <w:rPr>
                <w:rFonts w:eastAsia="微软雅黑"/>
                <w:color w:val="000000"/>
                <w:sz w:val="22"/>
                <w:szCs w:val="22"/>
              </w:rPr>
            </w:pPr>
            <w:r>
              <w:rPr>
                <w:rFonts w:eastAsia="微软雅黑"/>
                <w:color w:val="000000"/>
                <w:sz w:val="22"/>
                <w:szCs w:val="22"/>
                <w:lang w:bidi="ar"/>
              </w:rPr>
              <w:t>交付模块</w:t>
            </w:r>
          </w:p>
        </w:tc>
        <w:tc>
          <w:tcPr>
            <w:tcW w:w="1800" w:type="dxa"/>
            <w:tcBorders>
              <w:top w:val="nil"/>
              <w:left w:val="single" w:color="000000" w:sz="4" w:space="0"/>
              <w:bottom w:val="single" w:color="000000" w:sz="4" w:space="0"/>
              <w:right w:val="single" w:color="000000" w:sz="4" w:space="0"/>
            </w:tcBorders>
            <w:shd w:val="clear" w:color="auto" w:fill="FFFFFF"/>
            <w:vAlign w:val="center"/>
          </w:tcPr>
          <w:p w14:paraId="686CBB33">
            <w:pPr>
              <w:snapToGrid w:val="0"/>
              <w:jc w:val="center"/>
              <w:textAlignment w:val="center"/>
              <w:rPr>
                <w:rFonts w:eastAsia="微软雅黑"/>
                <w:color w:val="000000"/>
                <w:sz w:val="22"/>
                <w:szCs w:val="22"/>
              </w:rPr>
            </w:pPr>
            <w:r>
              <w:rPr>
                <w:rFonts w:eastAsia="微软雅黑"/>
                <w:color w:val="000000"/>
                <w:sz w:val="22"/>
                <w:szCs w:val="22"/>
                <w:lang w:bidi="ar"/>
              </w:rPr>
              <w:t>源代码交付</w:t>
            </w:r>
          </w:p>
        </w:tc>
        <w:tc>
          <w:tcPr>
            <w:tcW w:w="3615" w:type="dxa"/>
            <w:tcBorders>
              <w:top w:val="nil"/>
              <w:left w:val="single" w:color="000000" w:sz="4" w:space="0"/>
              <w:bottom w:val="single" w:color="000000" w:sz="4" w:space="0"/>
              <w:right w:val="single" w:color="000000" w:sz="4" w:space="0"/>
            </w:tcBorders>
            <w:shd w:val="clear" w:color="auto" w:fill="FFFFFF"/>
            <w:vAlign w:val="center"/>
          </w:tcPr>
          <w:p w14:paraId="79AB56DD">
            <w:pPr>
              <w:numPr>
                <w:ilvl w:val="0"/>
                <w:numId w:val="25"/>
              </w:numPr>
              <w:snapToGrid w:val="0"/>
              <w:jc w:val="both"/>
              <w:textAlignment w:val="center"/>
              <w:rPr>
                <w:rFonts w:hint="eastAsia" w:eastAsia="微软雅黑"/>
                <w:color w:val="000000"/>
                <w:sz w:val="22"/>
                <w:szCs w:val="22"/>
                <w:lang w:val="en-US" w:eastAsia="zh-CN" w:bidi="ar"/>
              </w:rPr>
            </w:pPr>
            <w:r>
              <w:rPr>
                <w:rFonts w:hint="eastAsia" w:eastAsia="微软雅黑"/>
                <w:color w:val="000000"/>
                <w:sz w:val="22"/>
                <w:szCs w:val="22"/>
                <w:lang w:val="en-US" w:eastAsia="zh-CN" w:bidi="ar"/>
              </w:rPr>
              <w:t>交付合同约定的前端、Skills和MCP工具的系统源代码及数据库脚本以及核心服务的部署文档，不包含任何第三方商业服务费（如大模型Token费、短信费、服务器租赁费等），相关账号及费用由甲方自行承担</w:t>
            </w:r>
          </w:p>
          <w:p w14:paraId="3E66C67B">
            <w:pPr>
              <w:numPr>
                <w:ilvl w:val="0"/>
                <w:numId w:val="25"/>
              </w:numPr>
              <w:snapToGrid w:val="0"/>
              <w:jc w:val="both"/>
              <w:textAlignment w:val="center"/>
              <w:rPr>
                <w:rFonts w:eastAsia="微软雅黑"/>
                <w:color w:val="000000"/>
                <w:sz w:val="22"/>
                <w:szCs w:val="22"/>
              </w:rPr>
            </w:pPr>
            <w:r>
              <w:rPr>
                <w:rFonts w:hint="eastAsia" w:eastAsia="微软雅黑"/>
                <w:color w:val="000000"/>
                <w:sz w:val="22"/>
                <w:szCs w:val="22"/>
                <w:lang w:val="en-US" w:eastAsia="zh-CN" w:bidi="ar"/>
              </w:rPr>
              <w:t>验收标准：乙方向甲方移交全部约定源代码、数据库脚本及《部署操作文档》</w:t>
            </w:r>
          </w:p>
        </w:tc>
      </w:tr>
    </w:tbl>
    <w:p w14:paraId="046F68F9">
      <w:pPr>
        <w:rPr>
          <w:rFonts w:eastAsia="宋体"/>
          <w:color w:val="000000"/>
        </w:rPr>
      </w:pPr>
    </w:p>
    <w:sectPr>
      <w:type w:val="continuous"/>
      <w:pgSz w:w="11895" w:h="16845"/>
      <w:pgMar w:top="1440" w:right="1800" w:bottom="1440" w:left="1800" w:header="720" w:footer="720" w:gutter="0"/>
      <w:pgNumType w:fmt="decimal"/>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imfang">
    <w:altName w:val="Segoe Print"/>
    <w:panose1 w:val="020B0604020202020204"/>
    <w:charset w:val="00"/>
    <w:family w:val="auto"/>
    <w:pitch w:val="default"/>
    <w:sig w:usb0="00000000" w:usb1="00000000" w:usb2="00000000" w:usb3="00000000" w:csb0="00000000" w:csb1="00000000"/>
  </w:font>
  <w:font w:name="苹方-简">
    <w:altName w:val="宋体"/>
    <w:panose1 w:val="020B0400000000000000"/>
    <w:charset w:val="86"/>
    <w:family w:val="auto"/>
    <w:pitch w:val="default"/>
    <w:sig w:usb0="00000000" w:usb1="00000000" w:usb2="00000017" w:usb3="00000000" w:csb0="00040001" w:csb1="00000000"/>
  </w:font>
  <w:font w:name="Msyh">
    <w:altName w:val="Segoe Print"/>
    <w:panose1 w:val="020B0604020202020204"/>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A6EEF">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E9C60">
    <w:pPr>
      <w:jc w:val="center"/>
    </w:pPr>
    <w:ins w:id="0" w:author="闫熹钊 [2]" w:date="2026-05-09T21:22:01Z">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AE02E">
                            <w:pPr>
                              <w:jc w:val="center"/>
                            </w:pPr>
                            <w:r>
                              <w:t>第</w:t>
                            </w:r>
                            <w:r>
                              <w:fldChar w:fldCharType="begin"/>
                            </w:r>
                            <w:r>
                              <w:instrText xml:space="preserve">PAGE</w:instrText>
                            </w:r>
                            <w:r>
                              <w:fldChar w:fldCharType="separate"/>
                            </w:r>
                            <w:r>
                              <w:t>1</w:t>
                            </w:r>
                            <w:r>
                              <w:fldChar w:fldCharType="end"/>
                            </w:r>
                            <w:r>
                              <w:t>页 / 共</w:t>
                            </w:r>
                            <w:r>
                              <w:rPr>
                                <w:rFonts w:hint="eastAsia"/>
                                <w:lang w:val="en-US" w:eastAsia="zh-CN"/>
                              </w:rPr>
                              <w:t>19</w:t>
                            </w:r>
                            <w: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C2AE02E">
                      <w:pPr>
                        <w:jc w:val="center"/>
                      </w:pPr>
                      <w:r>
                        <w:t>第</w:t>
                      </w:r>
                      <w:r>
                        <w:fldChar w:fldCharType="begin"/>
                      </w:r>
                      <w:r>
                        <w:instrText xml:space="preserve">PAGE</w:instrText>
                      </w:r>
                      <w:r>
                        <w:fldChar w:fldCharType="separate"/>
                      </w:r>
                      <w:r>
                        <w:t>1</w:t>
                      </w:r>
                      <w:r>
                        <w:fldChar w:fldCharType="end"/>
                      </w:r>
                      <w:r>
                        <w:t>页 / 共</w:t>
                      </w:r>
                      <w:r>
                        <w:rPr>
                          <w:rFonts w:hint="eastAsia"/>
                          <w:lang w:val="en-US" w:eastAsia="zh-CN"/>
                        </w:rPr>
                        <w:t>19</w:t>
                      </w:r>
                      <w:r>
                        <w:t>页</w:t>
                      </w:r>
                    </w:p>
                  </w:txbxContent>
                </v:textbox>
              </v:shape>
            </w:pict>
          </mc:Fallback>
        </mc:AlternateContent>
      </w:r>
    </w:ins>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521B25"/>
    <w:multiLevelType w:val="singleLevel"/>
    <w:tmpl w:val="8D521B25"/>
    <w:lvl w:ilvl="0" w:tentative="0">
      <w:start w:val="1"/>
      <w:numFmt w:val="decimal"/>
      <w:suff w:val="nothing"/>
      <w:lvlText w:val="%1、"/>
      <w:lvlJc w:val="left"/>
    </w:lvl>
  </w:abstractNum>
  <w:abstractNum w:abstractNumId="1">
    <w:nsid w:val="A3368723"/>
    <w:multiLevelType w:val="singleLevel"/>
    <w:tmpl w:val="A3368723"/>
    <w:lvl w:ilvl="0" w:tentative="0">
      <w:start w:val="1"/>
      <w:numFmt w:val="decimal"/>
      <w:suff w:val="nothing"/>
      <w:lvlText w:val="%1、"/>
      <w:lvlJc w:val="left"/>
    </w:lvl>
  </w:abstractNum>
  <w:abstractNum w:abstractNumId="2">
    <w:nsid w:val="BA28D406"/>
    <w:multiLevelType w:val="singleLevel"/>
    <w:tmpl w:val="BA28D406"/>
    <w:lvl w:ilvl="0" w:tentative="0">
      <w:start w:val="1"/>
      <w:numFmt w:val="decimal"/>
      <w:suff w:val="nothing"/>
      <w:lvlText w:val="%1、"/>
      <w:lvlJc w:val="left"/>
    </w:lvl>
  </w:abstractNum>
  <w:abstractNum w:abstractNumId="3">
    <w:nsid w:val="BBB79B8D"/>
    <w:multiLevelType w:val="singleLevel"/>
    <w:tmpl w:val="BBB79B8D"/>
    <w:lvl w:ilvl="0" w:tentative="0">
      <w:start w:val="1"/>
      <w:numFmt w:val="decimal"/>
      <w:suff w:val="nothing"/>
      <w:lvlText w:val="%1、"/>
      <w:lvlJc w:val="left"/>
    </w:lvl>
  </w:abstractNum>
  <w:abstractNum w:abstractNumId="4">
    <w:nsid w:val="BF2C24AC"/>
    <w:multiLevelType w:val="singleLevel"/>
    <w:tmpl w:val="BF2C24AC"/>
    <w:lvl w:ilvl="0" w:tentative="0">
      <w:start w:val="1"/>
      <w:numFmt w:val="decimal"/>
      <w:suff w:val="nothing"/>
      <w:lvlText w:val="%1、"/>
      <w:lvlJc w:val="left"/>
    </w:lvl>
  </w:abstractNum>
  <w:abstractNum w:abstractNumId="5">
    <w:nsid w:val="BF81D495"/>
    <w:multiLevelType w:val="singleLevel"/>
    <w:tmpl w:val="BF81D495"/>
    <w:lvl w:ilvl="0" w:tentative="0">
      <w:start w:val="1"/>
      <w:numFmt w:val="decimal"/>
      <w:suff w:val="nothing"/>
      <w:lvlText w:val="%1、"/>
      <w:lvlJc w:val="left"/>
    </w:lvl>
  </w:abstractNum>
  <w:abstractNum w:abstractNumId="6">
    <w:nsid w:val="C263DC4B"/>
    <w:multiLevelType w:val="singleLevel"/>
    <w:tmpl w:val="C263DC4B"/>
    <w:lvl w:ilvl="0" w:tentative="0">
      <w:start w:val="1"/>
      <w:numFmt w:val="decimal"/>
      <w:suff w:val="nothing"/>
      <w:lvlText w:val="%1、"/>
      <w:lvlJc w:val="left"/>
    </w:lvl>
  </w:abstractNum>
  <w:abstractNum w:abstractNumId="7">
    <w:nsid w:val="C4EFE281"/>
    <w:multiLevelType w:val="singleLevel"/>
    <w:tmpl w:val="C4EFE281"/>
    <w:lvl w:ilvl="0" w:tentative="0">
      <w:start w:val="1"/>
      <w:numFmt w:val="decimal"/>
      <w:suff w:val="nothing"/>
      <w:lvlText w:val="%1、"/>
      <w:lvlJc w:val="left"/>
    </w:lvl>
  </w:abstractNum>
  <w:abstractNum w:abstractNumId="8">
    <w:nsid w:val="CC28C173"/>
    <w:multiLevelType w:val="singleLevel"/>
    <w:tmpl w:val="CC28C173"/>
    <w:lvl w:ilvl="0" w:tentative="0">
      <w:start w:val="1"/>
      <w:numFmt w:val="decimal"/>
      <w:suff w:val="nothing"/>
      <w:lvlText w:val="%1、"/>
      <w:lvlJc w:val="left"/>
    </w:lvl>
  </w:abstractNum>
  <w:abstractNum w:abstractNumId="9">
    <w:nsid w:val="D80172F4"/>
    <w:multiLevelType w:val="singleLevel"/>
    <w:tmpl w:val="D80172F4"/>
    <w:lvl w:ilvl="0" w:tentative="0">
      <w:start w:val="1"/>
      <w:numFmt w:val="decimal"/>
      <w:suff w:val="nothing"/>
      <w:lvlText w:val="%1、"/>
      <w:lvlJc w:val="left"/>
    </w:lvl>
  </w:abstractNum>
  <w:abstractNum w:abstractNumId="10">
    <w:nsid w:val="E7338331"/>
    <w:multiLevelType w:val="singleLevel"/>
    <w:tmpl w:val="E7338331"/>
    <w:lvl w:ilvl="0" w:tentative="0">
      <w:start w:val="1"/>
      <w:numFmt w:val="decimal"/>
      <w:suff w:val="nothing"/>
      <w:lvlText w:val="%1、"/>
      <w:lvlJc w:val="left"/>
    </w:lvl>
  </w:abstractNum>
  <w:abstractNum w:abstractNumId="11">
    <w:nsid w:val="EC46146B"/>
    <w:multiLevelType w:val="singleLevel"/>
    <w:tmpl w:val="EC46146B"/>
    <w:lvl w:ilvl="0" w:tentative="0">
      <w:start w:val="1"/>
      <w:numFmt w:val="decimal"/>
      <w:suff w:val="nothing"/>
      <w:lvlText w:val="%1、"/>
      <w:lvlJc w:val="left"/>
    </w:lvl>
  </w:abstractNum>
  <w:abstractNum w:abstractNumId="12">
    <w:nsid w:val="ED704C0C"/>
    <w:multiLevelType w:val="singleLevel"/>
    <w:tmpl w:val="ED704C0C"/>
    <w:lvl w:ilvl="0" w:tentative="0">
      <w:start w:val="1"/>
      <w:numFmt w:val="decimal"/>
      <w:suff w:val="nothing"/>
      <w:lvlText w:val="%1、"/>
      <w:lvlJc w:val="left"/>
    </w:lvl>
  </w:abstractNum>
  <w:abstractNum w:abstractNumId="13">
    <w:nsid w:val="F0F2A50D"/>
    <w:multiLevelType w:val="singleLevel"/>
    <w:tmpl w:val="F0F2A50D"/>
    <w:lvl w:ilvl="0" w:tentative="0">
      <w:start w:val="1"/>
      <w:numFmt w:val="decimal"/>
      <w:suff w:val="nothing"/>
      <w:lvlText w:val="%1、"/>
      <w:lvlJc w:val="left"/>
    </w:lvl>
  </w:abstractNum>
  <w:abstractNum w:abstractNumId="14">
    <w:nsid w:val="FDC2E283"/>
    <w:multiLevelType w:val="singleLevel"/>
    <w:tmpl w:val="FDC2E283"/>
    <w:lvl w:ilvl="0" w:tentative="0">
      <w:start w:val="1"/>
      <w:numFmt w:val="decimal"/>
      <w:suff w:val="nothing"/>
      <w:lvlText w:val="%1、"/>
      <w:lvlJc w:val="left"/>
    </w:lvl>
  </w:abstractNum>
  <w:abstractNum w:abstractNumId="15">
    <w:nsid w:val="03E6115F"/>
    <w:multiLevelType w:val="singleLevel"/>
    <w:tmpl w:val="03E6115F"/>
    <w:lvl w:ilvl="0" w:tentative="0">
      <w:start w:val="1"/>
      <w:numFmt w:val="decimal"/>
      <w:suff w:val="nothing"/>
      <w:lvlText w:val="%1、"/>
      <w:lvlJc w:val="left"/>
    </w:lvl>
  </w:abstractNum>
  <w:abstractNum w:abstractNumId="16">
    <w:nsid w:val="0AD93538"/>
    <w:multiLevelType w:val="singleLevel"/>
    <w:tmpl w:val="0AD93538"/>
    <w:lvl w:ilvl="0" w:tentative="0">
      <w:start w:val="1"/>
      <w:numFmt w:val="decimal"/>
      <w:suff w:val="nothing"/>
      <w:lvlText w:val="%1、"/>
      <w:lvlJc w:val="left"/>
    </w:lvl>
  </w:abstractNum>
  <w:abstractNum w:abstractNumId="17">
    <w:nsid w:val="0E70F877"/>
    <w:multiLevelType w:val="singleLevel"/>
    <w:tmpl w:val="0E70F877"/>
    <w:lvl w:ilvl="0" w:tentative="0">
      <w:start w:val="1"/>
      <w:numFmt w:val="decimal"/>
      <w:suff w:val="nothing"/>
      <w:lvlText w:val="%1、"/>
      <w:lvlJc w:val="left"/>
    </w:lvl>
  </w:abstractNum>
  <w:abstractNum w:abstractNumId="18">
    <w:nsid w:val="1ED4F25F"/>
    <w:multiLevelType w:val="singleLevel"/>
    <w:tmpl w:val="1ED4F25F"/>
    <w:lvl w:ilvl="0" w:tentative="0">
      <w:start w:val="1"/>
      <w:numFmt w:val="decimal"/>
      <w:suff w:val="nothing"/>
      <w:lvlText w:val="%1、"/>
      <w:lvlJc w:val="left"/>
    </w:lvl>
  </w:abstractNum>
  <w:abstractNum w:abstractNumId="19">
    <w:nsid w:val="23985997"/>
    <w:multiLevelType w:val="singleLevel"/>
    <w:tmpl w:val="23985997"/>
    <w:lvl w:ilvl="0" w:tentative="0">
      <w:start w:val="1"/>
      <w:numFmt w:val="decimal"/>
      <w:suff w:val="nothing"/>
      <w:lvlText w:val="%1、"/>
      <w:lvlJc w:val="left"/>
    </w:lvl>
  </w:abstractNum>
  <w:abstractNum w:abstractNumId="20">
    <w:nsid w:val="2AAD96A8"/>
    <w:multiLevelType w:val="singleLevel"/>
    <w:tmpl w:val="2AAD96A8"/>
    <w:lvl w:ilvl="0" w:tentative="0">
      <w:start w:val="1"/>
      <w:numFmt w:val="decimal"/>
      <w:suff w:val="nothing"/>
      <w:lvlText w:val="%1、"/>
      <w:lvlJc w:val="left"/>
    </w:lvl>
  </w:abstractNum>
  <w:abstractNum w:abstractNumId="21">
    <w:nsid w:val="2CBD025E"/>
    <w:multiLevelType w:val="singleLevel"/>
    <w:tmpl w:val="2CBD025E"/>
    <w:lvl w:ilvl="0" w:tentative="0">
      <w:start w:val="1"/>
      <w:numFmt w:val="decimal"/>
      <w:suff w:val="nothing"/>
      <w:lvlText w:val="（%1）"/>
      <w:lvlJc w:val="left"/>
    </w:lvl>
  </w:abstractNum>
  <w:abstractNum w:abstractNumId="22">
    <w:nsid w:val="3F4D051E"/>
    <w:multiLevelType w:val="singleLevel"/>
    <w:tmpl w:val="3F4D051E"/>
    <w:lvl w:ilvl="0" w:tentative="0">
      <w:start w:val="1"/>
      <w:numFmt w:val="decimal"/>
      <w:suff w:val="nothing"/>
      <w:lvlText w:val="%1、"/>
      <w:lvlJc w:val="left"/>
    </w:lvl>
  </w:abstractNum>
  <w:abstractNum w:abstractNumId="23">
    <w:nsid w:val="527E4162"/>
    <w:multiLevelType w:val="singleLevel"/>
    <w:tmpl w:val="527E4162"/>
    <w:lvl w:ilvl="0" w:tentative="0">
      <w:start w:val="1"/>
      <w:numFmt w:val="decimal"/>
      <w:suff w:val="nothing"/>
      <w:lvlText w:val="%1、"/>
      <w:lvlJc w:val="left"/>
    </w:lvl>
  </w:abstractNum>
  <w:abstractNum w:abstractNumId="24">
    <w:nsid w:val="7C9F0E0B"/>
    <w:multiLevelType w:val="singleLevel"/>
    <w:tmpl w:val="7C9F0E0B"/>
    <w:lvl w:ilvl="0" w:tentative="0">
      <w:start w:val="1"/>
      <w:numFmt w:val="decimal"/>
      <w:suff w:val="nothing"/>
      <w:lvlText w:val="%1、"/>
      <w:lvlJc w:val="left"/>
    </w:lvl>
  </w:abstractNum>
  <w:num w:numId="1">
    <w:abstractNumId w:val="21"/>
  </w:num>
  <w:num w:numId="2">
    <w:abstractNumId w:val="0"/>
  </w:num>
  <w:num w:numId="3">
    <w:abstractNumId w:val="17"/>
  </w:num>
  <w:num w:numId="4">
    <w:abstractNumId w:val="2"/>
  </w:num>
  <w:num w:numId="5">
    <w:abstractNumId w:val="23"/>
  </w:num>
  <w:num w:numId="6">
    <w:abstractNumId w:val="22"/>
  </w:num>
  <w:num w:numId="7">
    <w:abstractNumId w:val="8"/>
  </w:num>
  <w:num w:numId="8">
    <w:abstractNumId w:val="18"/>
  </w:num>
  <w:num w:numId="9">
    <w:abstractNumId w:val="12"/>
  </w:num>
  <w:num w:numId="10">
    <w:abstractNumId w:val="11"/>
  </w:num>
  <w:num w:numId="11">
    <w:abstractNumId w:val="3"/>
  </w:num>
  <w:num w:numId="12">
    <w:abstractNumId w:val="24"/>
  </w:num>
  <w:num w:numId="13">
    <w:abstractNumId w:val="20"/>
  </w:num>
  <w:num w:numId="14">
    <w:abstractNumId w:val="16"/>
  </w:num>
  <w:num w:numId="15">
    <w:abstractNumId w:val="15"/>
  </w:num>
  <w:num w:numId="16">
    <w:abstractNumId w:val="6"/>
  </w:num>
  <w:num w:numId="17">
    <w:abstractNumId w:val="1"/>
  </w:num>
  <w:num w:numId="18">
    <w:abstractNumId w:val="14"/>
  </w:num>
  <w:num w:numId="19">
    <w:abstractNumId w:val="19"/>
  </w:num>
  <w:num w:numId="20">
    <w:abstractNumId w:val="5"/>
  </w:num>
  <w:num w:numId="21">
    <w:abstractNumId w:val="13"/>
  </w:num>
  <w:num w:numId="22">
    <w:abstractNumId w:val="7"/>
  </w:num>
  <w:num w:numId="23">
    <w:abstractNumId w:val="10"/>
  </w:num>
  <w:num w:numId="24">
    <w:abstractNumId w:val="4"/>
  </w:num>
  <w:num w:numId="25">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闫熹钊 [2]">
    <w15:presenceInfo w15:providerId="WPS Office" w15:userId="3101800533"/>
  </w15:person>
  <w15:person w15:author="ZKYS001">
    <w15:presenceInfo w15:providerId="None" w15:userId="ZKYS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revisionView w:markup="0"/>
  <w:trackRevisions w:val="1"/>
  <w:documentProtection w:enforcement="0"/>
  <w:defaultTabStop w:val="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E86"/>
    <w:rsid w:val="000025B1"/>
    <w:rsid w:val="00005299"/>
    <w:rsid w:val="000B74B8"/>
    <w:rsid w:val="000C1A47"/>
    <w:rsid w:val="000C581B"/>
    <w:rsid w:val="000D4566"/>
    <w:rsid w:val="00177B1B"/>
    <w:rsid w:val="001E4E2A"/>
    <w:rsid w:val="0021211B"/>
    <w:rsid w:val="00244F3C"/>
    <w:rsid w:val="0029399C"/>
    <w:rsid w:val="002B3E2C"/>
    <w:rsid w:val="002D48CD"/>
    <w:rsid w:val="002E354D"/>
    <w:rsid w:val="00333EE5"/>
    <w:rsid w:val="00390980"/>
    <w:rsid w:val="003A104B"/>
    <w:rsid w:val="003C5B87"/>
    <w:rsid w:val="003F79D3"/>
    <w:rsid w:val="00415A1F"/>
    <w:rsid w:val="00424BAD"/>
    <w:rsid w:val="00463822"/>
    <w:rsid w:val="004F1C81"/>
    <w:rsid w:val="0055215A"/>
    <w:rsid w:val="00580AED"/>
    <w:rsid w:val="005E0EE1"/>
    <w:rsid w:val="005F6232"/>
    <w:rsid w:val="0072599F"/>
    <w:rsid w:val="007537DD"/>
    <w:rsid w:val="00762430"/>
    <w:rsid w:val="00762454"/>
    <w:rsid w:val="00770836"/>
    <w:rsid w:val="00771808"/>
    <w:rsid w:val="00772A5C"/>
    <w:rsid w:val="007B202F"/>
    <w:rsid w:val="007C5F32"/>
    <w:rsid w:val="00852F14"/>
    <w:rsid w:val="008730DA"/>
    <w:rsid w:val="008857FF"/>
    <w:rsid w:val="008922C7"/>
    <w:rsid w:val="008A5C32"/>
    <w:rsid w:val="008E182B"/>
    <w:rsid w:val="00904A28"/>
    <w:rsid w:val="00914D45"/>
    <w:rsid w:val="00926385"/>
    <w:rsid w:val="009331EF"/>
    <w:rsid w:val="0096080A"/>
    <w:rsid w:val="00983AEC"/>
    <w:rsid w:val="009A5187"/>
    <w:rsid w:val="009E3229"/>
    <w:rsid w:val="00AF4AA2"/>
    <w:rsid w:val="00B34E86"/>
    <w:rsid w:val="00B77B7E"/>
    <w:rsid w:val="00BD60C0"/>
    <w:rsid w:val="00C25DE5"/>
    <w:rsid w:val="00C86A5C"/>
    <w:rsid w:val="00C90311"/>
    <w:rsid w:val="00C925B5"/>
    <w:rsid w:val="00CE345D"/>
    <w:rsid w:val="00D2614B"/>
    <w:rsid w:val="00D6119E"/>
    <w:rsid w:val="00DF2C90"/>
    <w:rsid w:val="00DF378D"/>
    <w:rsid w:val="00EA3234"/>
    <w:rsid w:val="00EB203A"/>
    <w:rsid w:val="00FA4FD3"/>
    <w:rsid w:val="022074D2"/>
    <w:rsid w:val="029F72EC"/>
    <w:rsid w:val="02E334E5"/>
    <w:rsid w:val="03257602"/>
    <w:rsid w:val="035F4CC9"/>
    <w:rsid w:val="03B90C13"/>
    <w:rsid w:val="03FF0EC0"/>
    <w:rsid w:val="042D44F6"/>
    <w:rsid w:val="04346F85"/>
    <w:rsid w:val="0444698F"/>
    <w:rsid w:val="047D2934"/>
    <w:rsid w:val="04FF3A96"/>
    <w:rsid w:val="05941314"/>
    <w:rsid w:val="065D4B8D"/>
    <w:rsid w:val="06CF7A92"/>
    <w:rsid w:val="07D079AC"/>
    <w:rsid w:val="08216AA1"/>
    <w:rsid w:val="088B673B"/>
    <w:rsid w:val="09C11A81"/>
    <w:rsid w:val="0A8607B2"/>
    <w:rsid w:val="0A9C1072"/>
    <w:rsid w:val="0AE3577D"/>
    <w:rsid w:val="0B5D05FB"/>
    <w:rsid w:val="0BB063B9"/>
    <w:rsid w:val="0BCC1CC2"/>
    <w:rsid w:val="0C5C7E64"/>
    <w:rsid w:val="0CCA3DBA"/>
    <w:rsid w:val="0D035212"/>
    <w:rsid w:val="0EF31603"/>
    <w:rsid w:val="0F2A61B2"/>
    <w:rsid w:val="0FD94C0E"/>
    <w:rsid w:val="1049522C"/>
    <w:rsid w:val="10AD7ACC"/>
    <w:rsid w:val="10CF7921"/>
    <w:rsid w:val="11886D50"/>
    <w:rsid w:val="11933ED4"/>
    <w:rsid w:val="11AF2044"/>
    <w:rsid w:val="11FD3635"/>
    <w:rsid w:val="12E535D0"/>
    <w:rsid w:val="13E56991"/>
    <w:rsid w:val="154B51FC"/>
    <w:rsid w:val="15D83A25"/>
    <w:rsid w:val="16352BB0"/>
    <w:rsid w:val="16E62723"/>
    <w:rsid w:val="173E3690"/>
    <w:rsid w:val="17D35071"/>
    <w:rsid w:val="18AC1086"/>
    <w:rsid w:val="19290152"/>
    <w:rsid w:val="19430D90"/>
    <w:rsid w:val="198A074E"/>
    <w:rsid w:val="1A1454AE"/>
    <w:rsid w:val="1A9530CE"/>
    <w:rsid w:val="1B5D7BDB"/>
    <w:rsid w:val="1BE07CCB"/>
    <w:rsid w:val="1C2328D0"/>
    <w:rsid w:val="1C2756AB"/>
    <w:rsid w:val="1C5B3C94"/>
    <w:rsid w:val="1C5F6A2C"/>
    <w:rsid w:val="1D6D6A56"/>
    <w:rsid w:val="1DC25555"/>
    <w:rsid w:val="1DCE5AE5"/>
    <w:rsid w:val="1E01583C"/>
    <w:rsid w:val="1F31071D"/>
    <w:rsid w:val="1F8D1486"/>
    <w:rsid w:val="1FC9483F"/>
    <w:rsid w:val="202F575C"/>
    <w:rsid w:val="20BD7A94"/>
    <w:rsid w:val="211F61F6"/>
    <w:rsid w:val="21926C1D"/>
    <w:rsid w:val="22072C3C"/>
    <w:rsid w:val="22640190"/>
    <w:rsid w:val="230027BB"/>
    <w:rsid w:val="23730F9F"/>
    <w:rsid w:val="2376781A"/>
    <w:rsid w:val="239416CC"/>
    <w:rsid w:val="24156225"/>
    <w:rsid w:val="24CF6C3A"/>
    <w:rsid w:val="24E04162"/>
    <w:rsid w:val="257F6C45"/>
    <w:rsid w:val="267A1794"/>
    <w:rsid w:val="277D6568"/>
    <w:rsid w:val="279D398E"/>
    <w:rsid w:val="2825746B"/>
    <w:rsid w:val="2833600F"/>
    <w:rsid w:val="283B3814"/>
    <w:rsid w:val="28A82EAC"/>
    <w:rsid w:val="298F1F61"/>
    <w:rsid w:val="29D13DEE"/>
    <w:rsid w:val="2A7767E3"/>
    <w:rsid w:val="2B732B73"/>
    <w:rsid w:val="2BEE5AF4"/>
    <w:rsid w:val="2C3D5164"/>
    <w:rsid w:val="2C8747CD"/>
    <w:rsid w:val="2DB475BB"/>
    <w:rsid w:val="2E21524A"/>
    <w:rsid w:val="2EBB77A9"/>
    <w:rsid w:val="2F4A3E9F"/>
    <w:rsid w:val="2F6E3852"/>
    <w:rsid w:val="2F760E8A"/>
    <w:rsid w:val="2F803CE6"/>
    <w:rsid w:val="2F850386"/>
    <w:rsid w:val="2F9652B7"/>
    <w:rsid w:val="30403E64"/>
    <w:rsid w:val="30666C79"/>
    <w:rsid w:val="30725704"/>
    <w:rsid w:val="313619EB"/>
    <w:rsid w:val="3264344B"/>
    <w:rsid w:val="330E5287"/>
    <w:rsid w:val="344151F1"/>
    <w:rsid w:val="346729E4"/>
    <w:rsid w:val="34AC2E87"/>
    <w:rsid w:val="34F03D1E"/>
    <w:rsid w:val="34FC1F63"/>
    <w:rsid w:val="3524723A"/>
    <w:rsid w:val="35AE5DC8"/>
    <w:rsid w:val="35F9241E"/>
    <w:rsid w:val="3648343F"/>
    <w:rsid w:val="376D3C55"/>
    <w:rsid w:val="37CB1876"/>
    <w:rsid w:val="37CC0439"/>
    <w:rsid w:val="38AD582A"/>
    <w:rsid w:val="38B37492"/>
    <w:rsid w:val="39657AA9"/>
    <w:rsid w:val="3A0E1A3B"/>
    <w:rsid w:val="3D1E5B3B"/>
    <w:rsid w:val="3DD3327D"/>
    <w:rsid w:val="3EEE9BA4"/>
    <w:rsid w:val="3EF07AB5"/>
    <w:rsid w:val="3EFD6795"/>
    <w:rsid w:val="3F735F05"/>
    <w:rsid w:val="3FCF6C75"/>
    <w:rsid w:val="400D5E61"/>
    <w:rsid w:val="415E34BD"/>
    <w:rsid w:val="43A37B4B"/>
    <w:rsid w:val="443D4A0A"/>
    <w:rsid w:val="444C20FE"/>
    <w:rsid w:val="44CB709D"/>
    <w:rsid w:val="455A32EB"/>
    <w:rsid w:val="45E8773B"/>
    <w:rsid w:val="46BD5675"/>
    <w:rsid w:val="46CF0A76"/>
    <w:rsid w:val="4708633F"/>
    <w:rsid w:val="47E13721"/>
    <w:rsid w:val="48611B6D"/>
    <w:rsid w:val="4919681E"/>
    <w:rsid w:val="492A103B"/>
    <w:rsid w:val="4ACF7658"/>
    <w:rsid w:val="4AD35CB5"/>
    <w:rsid w:val="4AFE13CD"/>
    <w:rsid w:val="4BD94449"/>
    <w:rsid w:val="4C6E4996"/>
    <w:rsid w:val="4C7D53DD"/>
    <w:rsid w:val="4D3F2656"/>
    <w:rsid w:val="4D4701B9"/>
    <w:rsid w:val="4D4A3E5A"/>
    <w:rsid w:val="4E03340C"/>
    <w:rsid w:val="4EBD5F65"/>
    <w:rsid w:val="4EE72FEB"/>
    <w:rsid w:val="4F97249A"/>
    <w:rsid w:val="4FA82692"/>
    <w:rsid w:val="4FD42BF3"/>
    <w:rsid w:val="501E763D"/>
    <w:rsid w:val="507773C9"/>
    <w:rsid w:val="50D50245"/>
    <w:rsid w:val="5166610F"/>
    <w:rsid w:val="518E7DF8"/>
    <w:rsid w:val="52266134"/>
    <w:rsid w:val="5266011F"/>
    <w:rsid w:val="52735A76"/>
    <w:rsid w:val="52B15FA1"/>
    <w:rsid w:val="53185E60"/>
    <w:rsid w:val="53737CFB"/>
    <w:rsid w:val="537B4521"/>
    <w:rsid w:val="54447450"/>
    <w:rsid w:val="546D577F"/>
    <w:rsid w:val="54B66505"/>
    <w:rsid w:val="561873B8"/>
    <w:rsid w:val="56355AA7"/>
    <w:rsid w:val="56B063AF"/>
    <w:rsid w:val="57840ABE"/>
    <w:rsid w:val="57A11BBC"/>
    <w:rsid w:val="57AF74C5"/>
    <w:rsid w:val="592F449C"/>
    <w:rsid w:val="59AF243F"/>
    <w:rsid w:val="59E55683"/>
    <w:rsid w:val="59E576A4"/>
    <w:rsid w:val="5A453BAF"/>
    <w:rsid w:val="5A52384C"/>
    <w:rsid w:val="5A59310D"/>
    <w:rsid w:val="5AEA48CD"/>
    <w:rsid w:val="5BA069F2"/>
    <w:rsid w:val="5C3E0C5A"/>
    <w:rsid w:val="5C6B34A4"/>
    <w:rsid w:val="5D170AB0"/>
    <w:rsid w:val="5E7A33AF"/>
    <w:rsid w:val="5FE315A4"/>
    <w:rsid w:val="5FF92B75"/>
    <w:rsid w:val="61614E76"/>
    <w:rsid w:val="618E3791"/>
    <w:rsid w:val="628555E5"/>
    <w:rsid w:val="62E24067"/>
    <w:rsid w:val="634952F7"/>
    <w:rsid w:val="635D166D"/>
    <w:rsid w:val="636F4D44"/>
    <w:rsid w:val="64B81251"/>
    <w:rsid w:val="65BC60CE"/>
    <w:rsid w:val="65CC2362"/>
    <w:rsid w:val="65DC64DF"/>
    <w:rsid w:val="663A3CEE"/>
    <w:rsid w:val="66C37AA5"/>
    <w:rsid w:val="66CA11E5"/>
    <w:rsid w:val="6796514D"/>
    <w:rsid w:val="67C3388B"/>
    <w:rsid w:val="688F6149"/>
    <w:rsid w:val="68F910CA"/>
    <w:rsid w:val="6951293F"/>
    <w:rsid w:val="6A31115D"/>
    <w:rsid w:val="6A732575"/>
    <w:rsid w:val="6C4038DA"/>
    <w:rsid w:val="6CBA6439"/>
    <w:rsid w:val="6D605FE2"/>
    <w:rsid w:val="6E960745"/>
    <w:rsid w:val="6EB6600D"/>
    <w:rsid w:val="6F144B52"/>
    <w:rsid w:val="6F825F42"/>
    <w:rsid w:val="6F977CB5"/>
    <w:rsid w:val="6FC461AE"/>
    <w:rsid w:val="70A45F91"/>
    <w:rsid w:val="70A73F27"/>
    <w:rsid w:val="71FC5FB9"/>
    <w:rsid w:val="73072205"/>
    <w:rsid w:val="7360652E"/>
    <w:rsid w:val="73F90F3E"/>
    <w:rsid w:val="740A274F"/>
    <w:rsid w:val="742E4CEE"/>
    <w:rsid w:val="745872AE"/>
    <w:rsid w:val="745942EE"/>
    <w:rsid w:val="74FB41CB"/>
    <w:rsid w:val="75126EF5"/>
    <w:rsid w:val="75FB6A53"/>
    <w:rsid w:val="766D1B33"/>
    <w:rsid w:val="76714393"/>
    <w:rsid w:val="76DE57C6"/>
    <w:rsid w:val="77121FAB"/>
    <w:rsid w:val="772712FB"/>
    <w:rsid w:val="772E3AC3"/>
    <w:rsid w:val="77BE11E6"/>
    <w:rsid w:val="78267E58"/>
    <w:rsid w:val="792A70D5"/>
    <w:rsid w:val="79D3175D"/>
    <w:rsid w:val="7A5957C4"/>
    <w:rsid w:val="7A7766F3"/>
    <w:rsid w:val="7B3761C8"/>
    <w:rsid w:val="7BB52793"/>
    <w:rsid w:val="7BDE27AE"/>
    <w:rsid w:val="7D0050EB"/>
    <w:rsid w:val="7D1E4AA4"/>
    <w:rsid w:val="7D9B3852"/>
    <w:rsid w:val="7DB221A9"/>
    <w:rsid w:val="7E694F12"/>
    <w:rsid w:val="7EE32689"/>
    <w:rsid w:val="7FA93818"/>
    <w:rsid w:val="7FB1770B"/>
    <w:rsid w:val="7FE55EC9"/>
    <w:rsid w:val="7FEF4604"/>
    <w:rsid w:val="FA3B74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sz w:val="24"/>
      <w:lang w:val="en-US" w:eastAsia="zh-CN" w:bidi="ar-SA"/>
    </w:rPr>
  </w:style>
  <w:style w:type="paragraph" w:styleId="2">
    <w:name w:val="heading 1"/>
    <w:basedOn w:val="1"/>
    <w:next w:val="1"/>
    <w:qFormat/>
    <w:uiPriority w:val="9"/>
    <w:pPr>
      <w:keepLines/>
      <w:spacing w:before="280" w:after="280"/>
      <w:jc w:val="center"/>
      <w:outlineLvl w:val="0"/>
    </w:pPr>
    <w:rPr>
      <w:b/>
      <w:color w:val="000000"/>
      <w:sz w:val="36"/>
    </w:rPr>
  </w:style>
  <w:style w:type="paragraph" w:styleId="3">
    <w:name w:val="heading 2"/>
    <w:basedOn w:val="1"/>
    <w:next w:val="1"/>
    <w:qFormat/>
    <w:uiPriority w:val="9"/>
    <w:pPr>
      <w:keepLines/>
      <w:spacing w:before="280" w:after="280"/>
      <w:jc w:val="center"/>
      <w:outlineLvl w:val="1"/>
    </w:pPr>
    <w:rPr>
      <w:b/>
      <w:color w:val="000000"/>
      <w:sz w:val="32"/>
    </w:rPr>
  </w:style>
  <w:style w:type="paragraph" w:styleId="4">
    <w:name w:val="heading 3"/>
    <w:basedOn w:val="1"/>
    <w:next w:val="1"/>
    <w:qFormat/>
    <w:uiPriority w:val="9"/>
    <w:pPr>
      <w:keepLines/>
      <w:spacing w:before="280" w:after="280"/>
      <w:outlineLvl w:val="2"/>
    </w:pPr>
    <w:rPr>
      <w:b/>
      <w:color w:val="000000"/>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3"/>
    <w:qFormat/>
    <w:uiPriority w:val="0"/>
  </w:style>
  <w:style w:type="paragraph" w:styleId="6">
    <w:name w:val="footer"/>
    <w:basedOn w:val="1"/>
    <w:link w:val="26"/>
    <w:qFormat/>
    <w:uiPriority w:val="0"/>
    <w:pPr>
      <w:tabs>
        <w:tab w:val="center" w:pos="4153"/>
        <w:tab w:val="right" w:pos="8306"/>
      </w:tabs>
      <w:snapToGrid w:val="0"/>
    </w:pPr>
    <w:rPr>
      <w:sz w:val="18"/>
      <w:szCs w:val="18"/>
    </w:rPr>
  </w:style>
  <w:style w:type="paragraph" w:styleId="7">
    <w:name w:val="header"/>
    <w:basedOn w:val="1"/>
    <w:link w:val="25"/>
    <w:qFormat/>
    <w:uiPriority w:val="0"/>
    <w:pPr>
      <w:tabs>
        <w:tab w:val="center" w:pos="4153"/>
        <w:tab w:val="right" w:pos="8306"/>
      </w:tabs>
      <w:snapToGrid w:val="0"/>
      <w:jc w:val="center"/>
    </w:pPr>
    <w:rPr>
      <w:sz w:val="18"/>
      <w:szCs w:val="18"/>
    </w:rPr>
  </w:style>
  <w:style w:type="paragraph" w:styleId="8">
    <w:name w:val="Normal (Web)"/>
    <w:basedOn w:val="1"/>
    <w:qFormat/>
    <w:uiPriority w:val="99"/>
    <w:pPr>
      <w:spacing w:before="100" w:beforeAutospacing="1" w:after="100" w:afterAutospacing="1"/>
    </w:pPr>
  </w:style>
  <w:style w:type="paragraph" w:styleId="9">
    <w:name w:val="annotation subject"/>
    <w:basedOn w:val="5"/>
    <w:next w:val="5"/>
    <w:link w:val="24"/>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TML Code"/>
    <w:basedOn w:val="12"/>
    <w:qFormat/>
    <w:uiPriority w:val="0"/>
    <w:rPr>
      <w:rFonts w:ascii="Courier New" w:hAnsi="Courier New"/>
      <w:sz w:val="20"/>
    </w:rPr>
  </w:style>
  <w:style w:type="character" w:styleId="16">
    <w:name w:val="annotation reference"/>
    <w:basedOn w:val="12"/>
    <w:qFormat/>
    <w:uiPriority w:val="0"/>
    <w:rPr>
      <w:sz w:val="21"/>
      <w:szCs w:val="21"/>
    </w:rPr>
  </w:style>
  <w:style w:type="table" w:customStyle="1" w:styleId="17">
    <w:name w:val="Table Normal"/>
    <w:qFormat/>
    <w:uiPriority w:val="59"/>
    <w:tblPr>
      <w:tblCellMar>
        <w:top w:w="0" w:type="dxa"/>
        <w:left w:w="108" w:type="dxa"/>
        <w:bottom w:w="0" w:type="dxa"/>
        <w:right w:w="108" w:type="dxa"/>
      </w:tblCellMar>
    </w:tblPr>
  </w:style>
  <w:style w:type="paragraph" w:customStyle="1" w:styleId="18">
    <w:name w:val="font-fangsong *"/>
    <w:basedOn w:val="1"/>
    <w:qFormat/>
    <w:uiPriority w:val="0"/>
    <w:pPr>
      <w:spacing w:before="100" w:beforeAutospacing="1" w:after="100" w:afterAutospacing="1"/>
    </w:pPr>
    <w:rPr>
      <w:rFonts w:ascii="Simfang" w:hAnsi="Simfang" w:cs="Simfang"/>
    </w:rPr>
  </w:style>
  <w:style w:type="paragraph" w:customStyle="1" w:styleId="19">
    <w:name w:val="font-song *"/>
    <w:basedOn w:val="1"/>
    <w:qFormat/>
    <w:uiPriority w:val="0"/>
    <w:pPr>
      <w:spacing w:before="100" w:beforeAutospacing="1" w:after="100" w:afterAutospacing="1"/>
    </w:pPr>
    <w:rPr>
      <w:rFonts w:ascii="宋体" w:hAnsi="宋体" w:cs="宋体"/>
    </w:rPr>
  </w:style>
  <w:style w:type="paragraph" w:customStyle="1" w:styleId="20">
    <w:name w:val="font-yahei *"/>
    <w:basedOn w:val="1"/>
    <w:qFormat/>
    <w:uiPriority w:val="0"/>
    <w:pPr>
      <w:spacing w:before="100" w:beforeAutospacing="1" w:after="100" w:afterAutospacing="1"/>
    </w:pPr>
    <w:rPr>
      <w:rFonts w:ascii="Msyh" w:hAnsi="Msyh" w:cs="Msyh"/>
    </w:rPr>
  </w:style>
  <w:style w:type="paragraph" w:customStyle="1" w:styleId="21">
    <w:name w:val="修订1"/>
    <w:hidden/>
    <w:unhideWhenUsed/>
    <w:qFormat/>
    <w:uiPriority w:val="99"/>
    <w:rPr>
      <w:rFonts w:ascii="Times New Roman" w:hAnsi="Times New Roman" w:cs="Times New Roman" w:eastAsiaTheme="minorEastAsia"/>
      <w:sz w:val="24"/>
      <w:lang w:val="en-US" w:eastAsia="zh-CN" w:bidi="ar-SA"/>
    </w:rPr>
  </w:style>
  <w:style w:type="paragraph" w:customStyle="1" w:styleId="22">
    <w:name w:val="修订2"/>
    <w:hidden/>
    <w:unhideWhenUsed/>
    <w:qFormat/>
    <w:uiPriority w:val="99"/>
    <w:rPr>
      <w:rFonts w:ascii="Times New Roman" w:hAnsi="Times New Roman" w:cs="Times New Roman" w:eastAsiaTheme="minorEastAsia"/>
      <w:sz w:val="24"/>
      <w:lang w:val="en-US" w:eastAsia="zh-CN" w:bidi="ar-SA"/>
    </w:rPr>
  </w:style>
  <w:style w:type="character" w:customStyle="1" w:styleId="23">
    <w:name w:val="批注文字 字符"/>
    <w:basedOn w:val="12"/>
    <w:link w:val="5"/>
    <w:qFormat/>
    <w:uiPriority w:val="0"/>
    <w:rPr>
      <w:rFonts w:eastAsiaTheme="minorEastAsia"/>
      <w:sz w:val="24"/>
    </w:rPr>
  </w:style>
  <w:style w:type="character" w:customStyle="1" w:styleId="24">
    <w:name w:val="批注主题 字符"/>
    <w:basedOn w:val="23"/>
    <w:link w:val="9"/>
    <w:qFormat/>
    <w:uiPriority w:val="0"/>
    <w:rPr>
      <w:rFonts w:eastAsiaTheme="minorEastAsia"/>
      <w:b/>
      <w:bCs/>
      <w:sz w:val="24"/>
    </w:rPr>
  </w:style>
  <w:style w:type="character" w:customStyle="1" w:styleId="25">
    <w:name w:val="页眉 字符"/>
    <w:basedOn w:val="12"/>
    <w:link w:val="7"/>
    <w:qFormat/>
    <w:uiPriority w:val="0"/>
    <w:rPr>
      <w:rFonts w:eastAsiaTheme="minorEastAsia"/>
      <w:sz w:val="18"/>
      <w:szCs w:val="18"/>
    </w:rPr>
  </w:style>
  <w:style w:type="character" w:customStyle="1" w:styleId="26">
    <w:name w:val="页脚 字符"/>
    <w:basedOn w:val="12"/>
    <w:link w:val="6"/>
    <w:qFormat/>
    <w:uiPriority w:val="0"/>
    <w:rPr>
      <w:rFonts w:eastAsiaTheme="minorEastAsia"/>
      <w:sz w:val="18"/>
      <w:szCs w:val="18"/>
    </w:rPr>
  </w:style>
  <w:style w:type="paragraph" w:customStyle="1" w:styleId="27">
    <w:name w:val="修订3"/>
    <w:hidden/>
    <w:unhideWhenUsed/>
    <w:qFormat/>
    <w:uiPriority w:val="99"/>
    <w:rPr>
      <w:rFonts w:ascii="Times New Roman" w:hAnsi="Times New Roman" w:cs="Times New Roman" w:eastAsiaTheme="minorEastAsia"/>
      <w:sz w:val="24"/>
      <w:lang w:val="en-US" w:eastAsia="zh-CN" w:bidi="ar-SA"/>
    </w:rPr>
  </w:style>
  <w:style w:type="paragraph" w:customStyle="1" w:styleId="28">
    <w:name w:val="修订4"/>
    <w:hidden/>
    <w:unhideWhenUsed/>
    <w:qFormat/>
    <w:uiPriority w:val="99"/>
    <w:rPr>
      <w:rFonts w:ascii="Times New Roman" w:hAnsi="Times New Roman" w:cs="Times New Roman" w:eastAsiaTheme="minorEastAsia"/>
      <w:sz w:val="24"/>
      <w:lang w:val="en-US" w:eastAsia="zh-CN" w:bidi="ar-SA"/>
    </w:rPr>
  </w:style>
  <w:style w:type="paragraph" w:customStyle="1" w:styleId="29">
    <w:name w:val="修订5"/>
    <w:hidden/>
    <w:unhideWhenUsed/>
    <w:qFormat/>
    <w:uiPriority w:val="99"/>
    <w:rPr>
      <w:rFonts w:ascii="Times New Roman" w:hAnsi="Times New Roman" w:cs="Times New Roman" w:eastAsiaTheme="minorEastAsia"/>
      <w:sz w:val="24"/>
      <w:lang w:val="en-US" w:eastAsia="zh-CN" w:bidi="ar-SA"/>
    </w:rPr>
  </w:style>
  <w:style w:type="paragraph" w:styleId="30">
    <w:name w:val="List Paragraph"/>
    <w:basedOn w:val="1"/>
    <w:qFormat/>
    <w:uiPriority w:val="34"/>
    <w:pPr>
      <w:ind w:firstLine="420" w:firstLineChars="200"/>
    </w:pPr>
  </w:style>
  <w:style w:type="paragraph" w:customStyle="1" w:styleId="31">
    <w:name w:val="修订6"/>
    <w:hidden/>
    <w:unhideWhenUsed/>
    <w:qFormat/>
    <w:uiPriority w:val="99"/>
    <w:rPr>
      <w:rFonts w:ascii="Times New Roman" w:hAnsi="Times New Roman" w:cs="Times New Roman" w:eastAsiaTheme="minorEastAsia"/>
      <w:sz w:val="24"/>
      <w:lang w:val="en-US" w:eastAsia="zh-CN" w:bidi="ar-SA"/>
    </w:rPr>
  </w:style>
  <w:style w:type="paragraph" w:customStyle="1" w:styleId="32">
    <w:name w:val="Revision"/>
    <w:hidden/>
    <w:unhideWhenUsed/>
    <w:qFormat/>
    <w:uiPriority w:val="99"/>
    <w:rPr>
      <w:rFonts w:ascii="Times New Roman" w:hAnsi="Times New Roman" w:cs="Times New Roman" w:eastAsiaTheme="minorEastAsia"/>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7743</Words>
  <Characters>9425</Characters>
  <Lines>133</Lines>
  <Paragraphs>37</Paragraphs>
  <TotalTime>20</TotalTime>
  <ScaleCrop>false</ScaleCrop>
  <LinksUpToDate>false</LinksUpToDate>
  <CharactersWithSpaces>9606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2025-11-17T16:12:00Z</dcterms:created>
  <dc:creator>中科优势</dc:creator>
  <cp:lastModifiedBy>ZKYS001</cp:lastModifiedBy>
  <dcterms:modified xsi:type="dcterms:W3CDTF">2026-06-10T03:19:19Z</dcterms:modified>
  <dc:title>小型软件委托开发合同</dc:title>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eyJoZGlkIjoiMzEwNTM5NzYwMDRjMzkwZTVkZjY2ODkwMGIxNGU0OTUiLCJ1c2VySWQiOiIyNTU3Nzc2NDkifQ==</vt:lpwstr>
  </property>
  <property fmtid="{D5CDD505-2E9C-101B-9397-08002B2CF9AE}" pid="3" name="KSOProductBuildVer">
    <vt:lpwstr>2052-12.1.0.26375</vt:lpwstr>
  </property>
  <property fmtid="{D5CDD505-2E9C-101B-9397-08002B2CF9AE}" pid="4" name="ICV">
    <vt:lpwstr>405DAFCE8CF04089B047C52A06F908EF_13</vt:lpwstr>
  </property>
</Properties>
</file>