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5558B">
      <w:pPr>
        <w:spacing w:line="360" w:lineRule="auto"/>
        <w:jc w:val="center"/>
        <w:rPr>
          <w:rFonts w:ascii="Arial" w:hAnsi="Arial" w:eastAsia="黑体" w:cs="Arial"/>
          <w:b/>
          <w:sz w:val="52"/>
        </w:rPr>
      </w:pPr>
    </w:p>
    <w:p w14:paraId="616F8B4A">
      <w:pPr>
        <w:spacing w:line="360" w:lineRule="auto"/>
        <w:jc w:val="center"/>
        <w:rPr>
          <w:rFonts w:ascii="Arial" w:hAnsi="Arial" w:eastAsia="黑体" w:cs="Arial"/>
          <w:b/>
          <w:sz w:val="52"/>
        </w:rPr>
      </w:pPr>
      <w:r>
        <w:rPr>
          <w:rFonts w:ascii="黑体" w:hAnsi="黑体" w:eastAsia="黑体" w:cs="黑体"/>
          <w:b/>
          <w:sz w:val="52"/>
        </w:rPr>
        <w:t>“</w:t>
      </w:r>
      <w:r>
        <w:rPr>
          <w:rFonts w:ascii="Arial" w:hAnsi="Arial" w:eastAsia="黑体" w:cs="Arial"/>
          <w:b/>
          <w:sz w:val="52"/>
        </w:rPr>
        <w:t>大零号湾”科技创新策源功能区</w:t>
      </w:r>
    </w:p>
    <w:p w14:paraId="0F3F6EE7">
      <w:pPr>
        <w:spacing w:line="360" w:lineRule="auto"/>
        <w:jc w:val="center"/>
        <w:rPr>
          <w:rFonts w:ascii="Arial" w:hAnsi="Arial" w:eastAsia="黑体" w:cs="Arial"/>
          <w:b/>
          <w:sz w:val="52"/>
        </w:rPr>
      </w:pPr>
      <w:r>
        <w:rPr>
          <w:rFonts w:ascii="Arial" w:hAnsi="Arial" w:eastAsia="黑体" w:cs="Arial"/>
          <w:b/>
          <w:sz w:val="52"/>
        </w:rPr>
        <w:t>发展专项资金项目申请书</w:t>
      </w:r>
    </w:p>
    <w:p w14:paraId="0F8E3F4E">
      <w:pPr>
        <w:snapToGrid w:val="0"/>
        <w:spacing w:line="600" w:lineRule="exact"/>
        <w:ind w:firstLine="561"/>
        <w:jc w:val="center"/>
        <w:rPr>
          <w:rFonts w:eastAsia="仿宋_GB2312;仿宋"/>
          <w:sz w:val="28"/>
          <w:szCs w:val="28"/>
        </w:rPr>
      </w:pPr>
      <w:r>
        <w:rPr>
          <w:rFonts w:eastAsia="仿宋_GB2312;仿宋"/>
          <w:sz w:val="28"/>
          <w:szCs w:val="28"/>
        </w:rPr>
        <w:t>（支持科技企业转化高质量科技成果）</w:t>
      </w:r>
    </w:p>
    <w:p w14:paraId="5F1F4D54">
      <w:pPr>
        <w:spacing w:line="360" w:lineRule="auto"/>
        <w:jc w:val="center"/>
        <w:rPr>
          <w:rFonts w:ascii="Arial" w:hAnsi="Arial" w:eastAsia="黑体" w:cs="Arial"/>
          <w:sz w:val="36"/>
          <w:szCs w:val="36"/>
        </w:rPr>
      </w:pPr>
    </w:p>
    <w:p w14:paraId="4EE67FFB">
      <w:pPr>
        <w:spacing w:line="360" w:lineRule="auto"/>
        <w:jc w:val="center"/>
        <w:rPr>
          <w:rFonts w:ascii="Arial" w:hAnsi="Arial" w:eastAsia="黑体" w:cs="Arial"/>
          <w:sz w:val="36"/>
          <w:szCs w:val="36"/>
        </w:rPr>
      </w:pPr>
    </w:p>
    <w:p w14:paraId="7BC8B2AC">
      <w:pPr>
        <w:spacing w:line="640" w:lineRule="exact"/>
        <w:ind w:left="1157"/>
        <w:rPr>
          <w:rFonts w:eastAsia="仿宋_GB2312;仿宋"/>
          <w:sz w:val="28"/>
          <w:szCs w:val="28"/>
        </w:rPr>
      </w:pPr>
      <w:r>
        <w:rPr>
          <w:rFonts w:eastAsia="仿宋_GB2312;仿宋"/>
          <w:sz w:val="28"/>
          <w:szCs w:val="28"/>
        </w:rPr>
        <w:t>项目名称：</w:t>
      </w:r>
      <w:r>
        <w:rPr>
          <w:rFonts w:eastAsia="Times New Roman"/>
          <w:sz w:val="28"/>
          <w:szCs w:val="28"/>
          <w:u w:val="single"/>
        </w:rPr>
        <w:t xml:space="preserve"> </w:t>
      </w:r>
      <w:r>
        <w:rPr>
          <w:rFonts w:eastAsia="仿宋_GB2312;仿宋"/>
          <w:sz w:val="28"/>
          <w:szCs w:val="28"/>
          <w:u w:val="single"/>
        </w:rPr>
        <w:t>口服智能活细胞疗法用于代谢病的治疗</w:t>
      </w:r>
      <w:r>
        <w:rPr>
          <w:rFonts w:eastAsia="Times New Roman"/>
          <w:sz w:val="28"/>
          <w:szCs w:val="28"/>
          <w:u w:val="single"/>
        </w:rPr>
        <w:t xml:space="preserve">  </w:t>
      </w:r>
    </w:p>
    <w:p w14:paraId="5D7B5F4D">
      <w:pPr>
        <w:spacing w:line="640" w:lineRule="exact"/>
        <w:ind w:left="1157"/>
        <w:rPr>
          <w:rFonts w:eastAsia="仿宋_GB2312;仿宋"/>
          <w:sz w:val="28"/>
          <w:szCs w:val="28"/>
        </w:rPr>
      </w:pPr>
      <w:r>
        <w:rPr>
          <w:rFonts w:eastAsia="仿宋_GB2312;仿宋"/>
          <w:sz w:val="28"/>
          <w:szCs w:val="28"/>
        </w:rPr>
        <w:t>责任单位：</w:t>
      </w:r>
      <w:r>
        <w:rPr>
          <w:rFonts w:eastAsia="Times New Roman"/>
          <w:sz w:val="28"/>
          <w:szCs w:val="28"/>
          <w:u w:val="single"/>
        </w:rPr>
        <w:t xml:space="preserve">   </w:t>
      </w:r>
      <w:r>
        <w:rPr>
          <w:rFonts w:eastAsia="仿宋_GB2312;仿宋"/>
          <w:sz w:val="28"/>
          <w:szCs w:val="28"/>
          <w:u w:val="single"/>
        </w:rPr>
        <w:t>上海合生纪生物科技有限公司</w:t>
      </w:r>
      <w:r>
        <w:rPr>
          <w:rFonts w:eastAsia="Times New Roman"/>
          <w:sz w:val="28"/>
          <w:szCs w:val="28"/>
          <w:u w:val="single"/>
        </w:rPr>
        <w:t xml:space="preserve">     </w:t>
      </w:r>
      <w:r>
        <w:rPr>
          <w:rFonts w:eastAsia="仿宋_GB2312;仿宋"/>
          <w:szCs w:val="21"/>
        </w:rPr>
        <w:t>（盖章）</w:t>
      </w:r>
    </w:p>
    <w:p w14:paraId="6103FFB0">
      <w:pPr>
        <w:spacing w:line="640" w:lineRule="exact"/>
        <w:ind w:left="1157"/>
        <w:rPr>
          <w:rFonts w:eastAsia="仿宋_GB2312;仿宋"/>
          <w:sz w:val="28"/>
          <w:szCs w:val="28"/>
          <w:u w:val="single"/>
        </w:rPr>
      </w:pPr>
      <w:r>
        <w:rPr>
          <w:rFonts w:eastAsia="仿宋_GB2312;仿宋"/>
          <w:spacing w:val="-20"/>
          <w:sz w:val="28"/>
          <w:szCs w:val="28"/>
        </w:rPr>
        <w:t>项目责任人</w:t>
      </w:r>
      <w:r>
        <w:rPr>
          <w:rFonts w:eastAsia="仿宋_GB2312;仿宋"/>
          <w:sz w:val="28"/>
          <w:szCs w:val="28"/>
        </w:rPr>
        <w:t>：</w:t>
      </w:r>
      <w:r>
        <w:rPr>
          <w:rFonts w:eastAsia="Times New Roman"/>
          <w:sz w:val="28"/>
          <w:szCs w:val="28"/>
          <w:u w:val="single"/>
        </w:rPr>
        <w:t xml:space="preserve">   </w:t>
      </w:r>
      <w:r>
        <w:rPr>
          <w:rFonts w:eastAsia="仿宋_GB2312;仿宋"/>
          <w:sz w:val="28"/>
          <w:szCs w:val="28"/>
          <w:u w:val="single"/>
        </w:rPr>
        <w:t>叶海峰</w:t>
      </w:r>
      <w:r>
        <w:rPr>
          <w:rFonts w:eastAsia="Times New Roman"/>
          <w:sz w:val="28"/>
          <w:szCs w:val="28"/>
          <w:u w:val="single"/>
        </w:rPr>
        <w:t xml:space="preserve">   </w:t>
      </w:r>
      <w:r>
        <w:rPr>
          <w:rFonts w:eastAsia="仿宋_GB2312;仿宋"/>
          <w:sz w:val="28"/>
          <w:szCs w:val="28"/>
        </w:rPr>
        <w:t>邮政编码：</w:t>
      </w:r>
      <w:r>
        <w:rPr>
          <w:rFonts w:eastAsia="Times New Roman"/>
          <w:sz w:val="28"/>
          <w:szCs w:val="28"/>
          <w:u w:val="single"/>
        </w:rPr>
        <w:t xml:space="preserve">             </w:t>
      </w:r>
    </w:p>
    <w:p w14:paraId="7174E04C">
      <w:pPr>
        <w:spacing w:line="640" w:lineRule="exact"/>
        <w:ind w:left="1157"/>
        <w:rPr>
          <w:rFonts w:eastAsia="仿宋_GB2312;仿宋"/>
          <w:sz w:val="28"/>
          <w:szCs w:val="28"/>
        </w:rPr>
      </w:pPr>
      <w:r>
        <w:rPr>
          <w:rFonts w:eastAsia="仿宋_GB2312;仿宋"/>
          <w:sz w:val="28"/>
          <w:szCs w:val="28"/>
        </w:rPr>
        <w:t>通讯地址：</w:t>
      </w:r>
      <w:r>
        <w:rPr>
          <w:rFonts w:eastAsia="Times New Roman"/>
          <w:sz w:val="28"/>
          <w:szCs w:val="28"/>
          <w:u w:val="single"/>
        </w:rPr>
        <w:t xml:space="preserve">     </w:t>
      </w:r>
      <w:r>
        <w:rPr>
          <w:rFonts w:eastAsia="仿宋_GB2312;仿宋"/>
          <w:sz w:val="28"/>
          <w:szCs w:val="28"/>
          <w:u w:val="single"/>
        </w:rPr>
        <w:t>上海市闵行区东川路500号</w:t>
      </w:r>
      <w:r>
        <w:rPr>
          <w:rFonts w:eastAsia="Times New Roman"/>
          <w:sz w:val="28"/>
          <w:szCs w:val="28"/>
          <w:u w:val="single"/>
        </w:rPr>
        <w:t xml:space="preserve">       </w:t>
      </w:r>
    </w:p>
    <w:p w14:paraId="2BCDA9E3">
      <w:pPr>
        <w:spacing w:line="640" w:lineRule="exact"/>
        <w:ind w:left="1157"/>
        <w:rPr>
          <w:rFonts w:eastAsia="仿宋_GB2312;仿宋"/>
          <w:sz w:val="28"/>
          <w:szCs w:val="28"/>
          <w:u w:val="single"/>
        </w:rPr>
      </w:pPr>
      <w:r>
        <w:rPr>
          <w:rFonts w:eastAsia="仿宋_GB2312;仿宋"/>
          <w:sz w:val="28"/>
          <w:szCs w:val="28"/>
        </w:rPr>
        <w:t>固定电话：</w:t>
      </w:r>
      <w:r>
        <w:rPr>
          <w:rFonts w:eastAsia="Times New Roman"/>
          <w:sz w:val="28"/>
          <w:szCs w:val="28"/>
          <w:u w:val="single"/>
        </w:rPr>
        <w:t xml:space="preserve">             </w:t>
      </w:r>
      <w:r>
        <w:rPr>
          <w:rFonts w:eastAsia="仿宋_GB2312;仿宋"/>
          <w:sz w:val="28"/>
          <w:szCs w:val="28"/>
        </w:rPr>
        <w:t>手机：</w:t>
      </w:r>
      <w:r>
        <w:rPr>
          <w:rFonts w:eastAsia="Times New Roman"/>
          <w:sz w:val="28"/>
          <w:szCs w:val="28"/>
          <w:u w:val="single"/>
        </w:rPr>
        <w:t xml:space="preserve">  </w:t>
      </w:r>
      <w:r>
        <w:rPr>
          <w:rFonts w:eastAsia="仿宋_GB2312;仿宋"/>
          <w:sz w:val="28"/>
          <w:szCs w:val="28"/>
          <w:u w:val="single"/>
        </w:rPr>
        <w:t xml:space="preserve">13524575482   </w:t>
      </w:r>
    </w:p>
    <w:p w14:paraId="0BFB410F">
      <w:pPr>
        <w:spacing w:line="640" w:lineRule="exact"/>
        <w:ind w:left="1157"/>
        <w:rPr>
          <w:rFonts w:eastAsia="仿宋_GB2312;仿宋"/>
          <w:sz w:val="28"/>
          <w:szCs w:val="28"/>
          <w:u w:val="single"/>
        </w:rPr>
      </w:pPr>
      <w:r>
        <w:rPr>
          <w:rFonts w:eastAsia="仿宋_GB2312;仿宋"/>
          <w:sz w:val="28"/>
          <w:szCs w:val="28"/>
        </w:rPr>
        <w:t>电子邮件：</w:t>
      </w:r>
      <w:r>
        <w:rPr>
          <w:rFonts w:eastAsia="Times New Roman"/>
          <w:sz w:val="28"/>
          <w:szCs w:val="28"/>
          <w:u w:val="single"/>
        </w:rPr>
        <w:t xml:space="preserve">       </w:t>
      </w:r>
      <w:r>
        <w:rPr>
          <w:rFonts w:eastAsia="仿宋_GB2312;仿宋"/>
          <w:sz w:val="28"/>
          <w:szCs w:val="28"/>
          <w:u w:val="single"/>
        </w:rPr>
        <w:t xml:space="preserve">hfye@bio.ecnu.edu.cn            </w:t>
      </w:r>
    </w:p>
    <w:p w14:paraId="40FB9CE3">
      <w:pPr>
        <w:spacing w:line="640" w:lineRule="exact"/>
        <w:ind w:left="1157"/>
        <w:rPr>
          <w:rFonts w:eastAsia="仿宋_GB2312;仿宋"/>
          <w:sz w:val="28"/>
          <w:szCs w:val="28"/>
        </w:rPr>
      </w:pPr>
      <w:r>
        <w:rPr>
          <w:rFonts w:eastAsia="仿宋_GB2312;仿宋"/>
          <w:sz w:val="28"/>
          <w:szCs w:val="28"/>
        </w:rPr>
        <w:t>项目类别：</w:t>
      </w:r>
      <w:r>
        <w:rPr>
          <w:rFonts w:eastAsia="Times New Roman"/>
          <w:sz w:val="28"/>
          <w:szCs w:val="28"/>
          <w:u w:val="single"/>
        </w:rPr>
        <w:t xml:space="preserve">    </w:t>
      </w:r>
      <w:r>
        <w:rPr>
          <w:rFonts w:eastAsia="仿宋_GB2312;仿宋"/>
          <w:sz w:val="28"/>
          <w:szCs w:val="28"/>
          <w:u w:val="single"/>
        </w:rPr>
        <w:t>支持科技企业转化高质量科技成果</w:t>
      </w:r>
      <w:r>
        <w:rPr>
          <w:rFonts w:eastAsia="Times New Roman"/>
          <w:sz w:val="28"/>
          <w:szCs w:val="28"/>
          <w:u w:val="single"/>
        </w:rPr>
        <w:t xml:space="preserve">  </w:t>
      </w:r>
    </w:p>
    <w:p w14:paraId="0FBE9266">
      <w:pPr>
        <w:spacing w:line="360" w:lineRule="auto"/>
        <w:rPr>
          <w:rFonts w:ascii="Arial" w:hAnsi="Arial" w:eastAsia="仿宋_GB2312;仿宋" w:cs="Arial"/>
          <w:sz w:val="28"/>
          <w:szCs w:val="28"/>
        </w:rPr>
      </w:pPr>
    </w:p>
    <w:p w14:paraId="1D03160B">
      <w:pPr>
        <w:spacing w:line="360" w:lineRule="auto"/>
        <w:rPr>
          <w:rFonts w:ascii="Arial" w:hAnsi="Arial" w:cs="Arial"/>
        </w:rPr>
      </w:pPr>
    </w:p>
    <w:p w14:paraId="1A71664F">
      <w:pPr>
        <w:spacing w:line="360" w:lineRule="auto"/>
        <w:rPr>
          <w:rFonts w:ascii="Arial" w:hAnsi="Arial" w:cs="Arial"/>
        </w:rPr>
      </w:pPr>
    </w:p>
    <w:p w14:paraId="0B6EB507">
      <w:pPr>
        <w:spacing w:line="360" w:lineRule="auto"/>
        <w:rPr>
          <w:rFonts w:ascii="Arial" w:hAnsi="Arial" w:cs="Arial"/>
        </w:rPr>
      </w:pPr>
    </w:p>
    <w:p w14:paraId="3123763B">
      <w:pPr>
        <w:spacing w:line="360" w:lineRule="auto"/>
        <w:rPr>
          <w:rFonts w:ascii="Arial" w:hAnsi="Arial" w:cs="Arial"/>
        </w:rPr>
      </w:pPr>
    </w:p>
    <w:p w14:paraId="387B811D">
      <w:pPr>
        <w:jc w:val="center"/>
        <w:rPr>
          <w:rFonts w:eastAsia="仿宋_GB2312;仿宋"/>
          <w:sz w:val="28"/>
          <w:szCs w:val="28"/>
        </w:rPr>
      </w:pPr>
      <w:r>
        <w:rPr>
          <w:rFonts w:eastAsia="仿宋_GB2312;仿宋"/>
          <w:sz w:val="28"/>
          <w:szCs w:val="28"/>
        </w:rPr>
        <w:t>20    年</w:t>
      </w:r>
      <w:r>
        <w:rPr>
          <w:rFonts w:eastAsia="Times New Roman"/>
          <w:sz w:val="28"/>
          <w:szCs w:val="28"/>
        </w:rPr>
        <w:t xml:space="preserve">    </w:t>
      </w:r>
      <w:r>
        <w:rPr>
          <w:rFonts w:eastAsia="仿宋_GB2312;仿宋"/>
          <w:sz w:val="28"/>
          <w:szCs w:val="28"/>
        </w:rPr>
        <w:t>月</w:t>
      </w:r>
      <w:r>
        <w:rPr>
          <w:rFonts w:eastAsia="Times New Roman"/>
          <w:sz w:val="28"/>
          <w:szCs w:val="28"/>
        </w:rPr>
        <w:t xml:space="preserve">      </w:t>
      </w:r>
      <w:r>
        <w:rPr>
          <w:rFonts w:eastAsia="仿宋_GB2312;仿宋"/>
          <w:sz w:val="28"/>
          <w:szCs w:val="28"/>
        </w:rPr>
        <w:t>日订</w:t>
      </w:r>
    </w:p>
    <w:p w14:paraId="7514FA8B">
      <w:pPr>
        <w:spacing w:line="360" w:lineRule="auto"/>
        <w:rPr>
          <w:rFonts w:ascii="Arial" w:hAnsi="Arial" w:eastAsia="仿宋_GB2312;仿宋" w:cs="Arial"/>
          <w:sz w:val="28"/>
          <w:szCs w:val="28"/>
        </w:rPr>
      </w:pPr>
      <w:r>
        <w:br w:type="page"/>
      </w:r>
    </w:p>
    <w:p w14:paraId="40DC8B80">
      <w:pPr>
        <w:spacing w:line="800" w:lineRule="exact"/>
        <w:jc w:val="center"/>
        <w:rPr>
          <w:rFonts w:eastAsia="文鼎大标宋简;微软雅黑"/>
          <w:b/>
          <w:sz w:val="36"/>
        </w:rPr>
      </w:pPr>
      <w:r>
        <w:rPr>
          <w:rFonts w:eastAsia="文鼎大标宋简;微软雅黑"/>
          <w:b/>
          <w:sz w:val="36"/>
        </w:rPr>
        <w:t>填</w:t>
      </w:r>
      <w:r>
        <w:rPr>
          <w:rFonts w:eastAsia="Times New Roman"/>
          <w:b/>
          <w:sz w:val="36"/>
        </w:rPr>
        <w:t xml:space="preserve">  </w:t>
      </w:r>
      <w:r>
        <w:rPr>
          <w:rFonts w:eastAsia="文鼎大标宋简;微软雅黑"/>
          <w:b/>
          <w:sz w:val="36"/>
        </w:rPr>
        <w:t>写</w:t>
      </w:r>
      <w:r>
        <w:rPr>
          <w:rFonts w:eastAsia="Times New Roman"/>
          <w:b/>
          <w:sz w:val="36"/>
        </w:rPr>
        <w:t xml:space="preserve">  </w:t>
      </w:r>
      <w:r>
        <w:rPr>
          <w:rFonts w:eastAsia="文鼎大标宋简;微软雅黑"/>
          <w:b/>
          <w:sz w:val="36"/>
        </w:rPr>
        <w:t>说</w:t>
      </w:r>
      <w:r>
        <w:rPr>
          <w:rFonts w:eastAsia="Times New Roman"/>
          <w:b/>
          <w:sz w:val="36"/>
        </w:rPr>
        <w:t xml:space="preserve">   </w:t>
      </w:r>
      <w:r>
        <w:rPr>
          <w:rFonts w:eastAsia="文鼎大标宋简;微软雅黑"/>
          <w:b/>
          <w:sz w:val="36"/>
        </w:rPr>
        <w:t>明</w:t>
      </w:r>
    </w:p>
    <w:p w14:paraId="67E081A4">
      <w:pPr>
        <w:snapToGrid w:val="0"/>
        <w:spacing w:line="520" w:lineRule="atLeast"/>
        <w:ind w:firstLine="560"/>
        <w:rPr>
          <w:rFonts w:eastAsia="文鼎大标宋简;微软雅黑"/>
          <w:b/>
          <w:sz w:val="36"/>
        </w:rPr>
      </w:pPr>
    </w:p>
    <w:p w14:paraId="2ADA701C">
      <w:pPr>
        <w:snapToGrid w:val="0"/>
        <w:spacing w:line="600" w:lineRule="exact"/>
        <w:ind w:firstLine="561"/>
        <w:rPr>
          <w:rFonts w:eastAsia="仿宋_GB2312;仿宋"/>
          <w:sz w:val="28"/>
          <w:szCs w:val="28"/>
        </w:rPr>
      </w:pPr>
      <w:r>
        <w:rPr>
          <w:rFonts w:eastAsia="仿宋_GB2312;仿宋"/>
          <w:sz w:val="28"/>
          <w:szCs w:val="28"/>
        </w:rPr>
        <w:t>一、本申请书供申报“大零号湾”科技创新策源功能区发展专项资金使用。</w:t>
      </w:r>
    </w:p>
    <w:p w14:paraId="190B9B7F">
      <w:pPr>
        <w:snapToGrid w:val="0"/>
        <w:spacing w:line="600" w:lineRule="exact"/>
        <w:ind w:firstLine="561"/>
        <w:rPr>
          <w:rFonts w:eastAsia="仿宋_GB2312;仿宋"/>
          <w:sz w:val="28"/>
          <w:szCs w:val="28"/>
        </w:rPr>
      </w:pPr>
      <w:r>
        <w:rPr>
          <w:rFonts w:eastAsia="仿宋_GB2312;仿宋"/>
          <w:sz w:val="28"/>
          <w:szCs w:val="28"/>
        </w:rPr>
        <w:t>二、请逐项据实认真编写，无填写内容的项请填写“0”或“无”。</w:t>
      </w:r>
    </w:p>
    <w:p w14:paraId="6D5908E3">
      <w:pPr>
        <w:snapToGrid w:val="0"/>
        <w:spacing w:line="600" w:lineRule="exact"/>
        <w:ind w:firstLine="561"/>
        <w:rPr>
          <w:rFonts w:eastAsia="仿宋_GB2312;仿宋"/>
          <w:sz w:val="28"/>
          <w:szCs w:val="28"/>
        </w:rPr>
      </w:pPr>
      <w:r>
        <w:rPr>
          <w:rFonts w:eastAsia="仿宋_GB2312;仿宋"/>
          <w:sz w:val="28"/>
          <w:szCs w:val="28"/>
        </w:rPr>
        <w:t>三、对项目预算中涉及关联交易的情况应进行充分披露，并应按项目执行期间发生的与项目实施内容相关的费用编制项目预算。项目预算金额以人民币“万元”为单位。如涉及外币需按填报日的汇率折合成人民币填报。项目经费预算内容名称应填写规范、前后统一，同一种设备、材料等支出内容不得使用不同名称。</w:t>
      </w:r>
    </w:p>
    <w:p w14:paraId="0BB6DDAF">
      <w:pPr>
        <w:snapToGrid w:val="0"/>
        <w:spacing w:line="600" w:lineRule="exact"/>
        <w:ind w:firstLine="561"/>
        <w:rPr>
          <w:rFonts w:eastAsia="仿宋_GB2312;仿宋"/>
          <w:sz w:val="28"/>
          <w:szCs w:val="28"/>
        </w:rPr>
      </w:pPr>
      <w:r>
        <w:rPr>
          <w:rFonts w:eastAsia="仿宋_GB2312;仿宋"/>
          <w:sz w:val="28"/>
          <w:szCs w:val="28"/>
        </w:rPr>
        <w:t>四、本申请书中填写的内容需概括精简，如受字数限制，有未尽事宜的，请在附件项目建设方案中详细阐述。</w:t>
      </w:r>
      <w:r>
        <w:br w:type="page"/>
      </w:r>
    </w:p>
    <w:p w14:paraId="016347BD">
      <w:r>
        <w:rPr>
          <w:rStyle w:val="12"/>
          <w:rFonts w:ascii="黑体" w:hAnsi="黑体" w:eastAsia="黑体"/>
          <w:sz w:val="28"/>
          <w:szCs w:val="28"/>
        </w:rPr>
        <w:t xml:space="preserve">  一、单位（企业）基本情况表</w:t>
      </w:r>
    </w:p>
    <w:tbl>
      <w:tblPr>
        <w:tblStyle w:val="10"/>
        <w:tblW w:w="10095" w:type="dxa"/>
        <w:jc w:val="center"/>
        <w:tblLayout w:type="fixed"/>
        <w:tblCellMar>
          <w:top w:w="0" w:type="dxa"/>
          <w:left w:w="28" w:type="dxa"/>
          <w:bottom w:w="0" w:type="dxa"/>
          <w:right w:w="28" w:type="dxa"/>
        </w:tblCellMar>
      </w:tblPr>
      <w:tblGrid>
        <w:gridCol w:w="2060"/>
        <w:gridCol w:w="1079"/>
        <w:gridCol w:w="880"/>
        <w:gridCol w:w="669"/>
        <w:gridCol w:w="317"/>
        <w:gridCol w:w="834"/>
        <w:gridCol w:w="442"/>
        <w:gridCol w:w="999"/>
        <w:gridCol w:w="38"/>
        <w:gridCol w:w="501"/>
        <w:gridCol w:w="275"/>
        <w:gridCol w:w="272"/>
        <w:gridCol w:w="1729"/>
      </w:tblGrid>
      <w:tr w14:paraId="3217823C">
        <w:tblPrEx>
          <w:tblCellMar>
            <w:top w:w="0" w:type="dxa"/>
            <w:left w:w="28" w:type="dxa"/>
            <w:bottom w:w="0" w:type="dxa"/>
            <w:right w:w="28" w:type="dxa"/>
          </w:tblCellMar>
        </w:tblPrEx>
        <w:trPr>
          <w:cantSplit/>
          <w:trHeight w:val="397" w:hRule="atLeast"/>
          <w:jc w:val="center"/>
        </w:trPr>
        <w:tc>
          <w:tcPr>
            <w:tcW w:w="2060" w:type="dxa"/>
            <w:tcBorders>
              <w:top w:val="single" w:color="000000" w:sz="8" w:space="0"/>
              <w:left w:val="single" w:color="000000" w:sz="8" w:space="0"/>
              <w:bottom w:val="single" w:color="000000" w:sz="2" w:space="0"/>
              <w:right w:val="single" w:color="000000" w:sz="2" w:space="0"/>
            </w:tcBorders>
            <w:vAlign w:val="center"/>
          </w:tcPr>
          <w:p w14:paraId="58C3C3DF">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单位（企业）名称</w:t>
            </w:r>
          </w:p>
        </w:tc>
        <w:tc>
          <w:tcPr>
            <w:tcW w:w="3779" w:type="dxa"/>
            <w:gridSpan w:val="5"/>
            <w:tcBorders>
              <w:top w:val="single" w:color="000000" w:sz="8" w:space="0"/>
              <w:left w:val="single" w:color="000000" w:sz="2" w:space="0"/>
              <w:bottom w:val="single" w:color="000000" w:sz="2" w:space="0"/>
              <w:right w:val="single" w:color="000000" w:sz="2" w:space="0"/>
            </w:tcBorders>
            <w:vAlign w:val="center"/>
          </w:tcPr>
          <w:p w14:paraId="693E3447">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上海合生纪生物科技有限公司</w:t>
            </w:r>
          </w:p>
        </w:tc>
        <w:tc>
          <w:tcPr>
            <w:tcW w:w="1980" w:type="dxa"/>
            <w:gridSpan w:val="4"/>
            <w:tcBorders>
              <w:top w:val="single" w:color="000000" w:sz="8" w:space="0"/>
              <w:left w:val="single" w:color="000000" w:sz="2" w:space="0"/>
              <w:bottom w:val="single" w:color="000000" w:sz="2" w:space="0"/>
              <w:right w:val="single" w:color="000000" w:sz="2" w:space="0"/>
            </w:tcBorders>
            <w:vAlign w:val="center"/>
          </w:tcPr>
          <w:p w14:paraId="12686D2D">
            <w:pPr>
              <w:spacing w:before="100" w:after="100" w:line="200" w:lineRule="exact"/>
              <w:jc w:val="center"/>
              <w:rPr>
                <w:rFonts w:ascii="仿宋_GB2312;仿宋" w:hAnsi="仿宋_GB2312;仿宋" w:eastAsia="仿宋_GB2312;仿宋"/>
                <w:sz w:val="24"/>
              </w:rPr>
            </w:pPr>
            <w:r>
              <w:rPr>
                <w:rFonts w:eastAsia="仿宋_GB2312;仿宋"/>
                <w:sz w:val="24"/>
              </w:rPr>
              <w:t>统一社会信用代码</w:t>
            </w:r>
          </w:p>
        </w:tc>
        <w:tc>
          <w:tcPr>
            <w:tcW w:w="2276" w:type="dxa"/>
            <w:gridSpan w:val="3"/>
            <w:tcBorders>
              <w:top w:val="single" w:color="000000" w:sz="8" w:space="0"/>
              <w:left w:val="single" w:color="000000" w:sz="2" w:space="0"/>
              <w:bottom w:val="single" w:color="000000" w:sz="2" w:space="0"/>
              <w:right w:val="single" w:color="000000" w:sz="8" w:space="0"/>
            </w:tcBorders>
            <w:vAlign w:val="center"/>
          </w:tcPr>
          <w:p w14:paraId="4B31019B">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91310112MAEF0QG84T</w:t>
            </w:r>
          </w:p>
        </w:tc>
      </w:tr>
      <w:tr w14:paraId="7D0F33D9">
        <w:tblPrEx>
          <w:tblCellMar>
            <w:top w:w="0" w:type="dxa"/>
            <w:left w:w="28" w:type="dxa"/>
            <w:bottom w:w="0" w:type="dxa"/>
            <w:right w:w="28" w:type="dxa"/>
          </w:tblCellMar>
        </w:tblPrEx>
        <w:trPr>
          <w:cantSplit/>
          <w:trHeight w:val="397" w:hRule="atLeast"/>
          <w:jc w:val="center"/>
        </w:trPr>
        <w:tc>
          <w:tcPr>
            <w:tcW w:w="2060" w:type="dxa"/>
            <w:tcBorders>
              <w:top w:val="single" w:color="000000" w:sz="8" w:space="0"/>
              <w:left w:val="single" w:color="000000" w:sz="8" w:space="0"/>
              <w:bottom w:val="single" w:color="000000" w:sz="2" w:space="0"/>
              <w:right w:val="single" w:color="000000" w:sz="2" w:space="0"/>
            </w:tcBorders>
            <w:vAlign w:val="center"/>
          </w:tcPr>
          <w:p w14:paraId="4AEBF2FD">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注册时间</w:t>
            </w:r>
          </w:p>
        </w:tc>
        <w:tc>
          <w:tcPr>
            <w:tcW w:w="3779" w:type="dxa"/>
            <w:gridSpan w:val="5"/>
            <w:tcBorders>
              <w:top w:val="single" w:color="000000" w:sz="8" w:space="0"/>
              <w:left w:val="single" w:color="000000" w:sz="2" w:space="0"/>
              <w:bottom w:val="single" w:color="000000" w:sz="2" w:space="0"/>
              <w:right w:val="single" w:color="000000" w:sz="2" w:space="0"/>
            </w:tcBorders>
            <w:vAlign w:val="center"/>
          </w:tcPr>
          <w:p w14:paraId="58D5C0C8">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2025 年 3 月 26 日</w:t>
            </w:r>
          </w:p>
        </w:tc>
        <w:tc>
          <w:tcPr>
            <w:tcW w:w="1980" w:type="dxa"/>
            <w:gridSpan w:val="4"/>
            <w:tcBorders>
              <w:top w:val="single" w:color="000000" w:sz="8" w:space="0"/>
              <w:left w:val="single" w:color="000000" w:sz="2" w:space="0"/>
              <w:bottom w:val="single" w:color="000000" w:sz="2" w:space="0"/>
              <w:right w:val="single" w:color="000000" w:sz="2" w:space="0"/>
            </w:tcBorders>
            <w:vAlign w:val="center"/>
          </w:tcPr>
          <w:p w14:paraId="1B518F93">
            <w:pPr>
              <w:spacing w:before="100" w:after="100" w:line="200" w:lineRule="exact"/>
              <w:jc w:val="center"/>
              <w:rPr>
                <w:rFonts w:eastAsia="仿宋_GB2312;仿宋"/>
                <w:sz w:val="24"/>
              </w:rPr>
            </w:pPr>
            <w:r>
              <w:rPr>
                <w:rFonts w:eastAsia="仿宋_GB2312;仿宋"/>
                <w:sz w:val="24"/>
              </w:rPr>
              <w:t>注册资金</w:t>
            </w:r>
          </w:p>
        </w:tc>
        <w:tc>
          <w:tcPr>
            <w:tcW w:w="2276" w:type="dxa"/>
            <w:gridSpan w:val="3"/>
            <w:tcBorders>
              <w:top w:val="single" w:color="000000" w:sz="8" w:space="0"/>
              <w:left w:val="single" w:color="000000" w:sz="2" w:space="0"/>
              <w:bottom w:val="single" w:color="000000" w:sz="2" w:space="0"/>
              <w:right w:val="single" w:color="000000" w:sz="8" w:space="0"/>
            </w:tcBorders>
            <w:vAlign w:val="center"/>
          </w:tcPr>
          <w:p w14:paraId="22FDC8DB">
            <w:pPr>
              <w:spacing w:before="100" w:after="100" w:line="200" w:lineRule="exact"/>
              <w:jc w:val="right"/>
              <w:rPr>
                <w:rFonts w:ascii="仿宋_GB2312;仿宋" w:hAnsi="仿宋_GB2312;仿宋" w:eastAsia="仿宋_GB2312;仿宋"/>
                <w:sz w:val="24"/>
              </w:rPr>
            </w:pPr>
            <w:r>
              <w:rPr>
                <w:rFonts w:ascii="仿宋_GB2312;仿宋" w:hAnsi="仿宋_GB2312;仿宋" w:eastAsia="仿宋_GB2312;仿宋"/>
                <w:sz w:val="24"/>
              </w:rPr>
              <w:t>187.5万元</w:t>
            </w:r>
          </w:p>
        </w:tc>
      </w:tr>
      <w:tr w14:paraId="1BE9AA84">
        <w:tblPrEx>
          <w:tblCellMar>
            <w:top w:w="0" w:type="dxa"/>
            <w:left w:w="28" w:type="dxa"/>
            <w:bottom w:w="0" w:type="dxa"/>
            <w:right w:w="28" w:type="dxa"/>
          </w:tblCellMar>
        </w:tblPrEx>
        <w:trPr>
          <w:cantSplit/>
          <w:trHeight w:val="598" w:hRule="atLeast"/>
          <w:jc w:val="center"/>
        </w:trPr>
        <w:tc>
          <w:tcPr>
            <w:tcW w:w="3139" w:type="dxa"/>
            <w:gridSpan w:val="2"/>
            <w:tcBorders>
              <w:top w:val="single" w:color="000000" w:sz="8" w:space="0"/>
              <w:left w:val="single" w:color="000000" w:sz="8" w:space="0"/>
              <w:bottom w:val="single" w:color="000000" w:sz="2" w:space="0"/>
              <w:right w:val="single" w:color="000000" w:sz="2" w:space="0"/>
            </w:tcBorders>
            <w:vAlign w:val="center"/>
          </w:tcPr>
          <w:p w14:paraId="4B45182C">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单位（企业）住所地址</w:t>
            </w:r>
          </w:p>
          <w:p w14:paraId="34BD3211">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（注册地）</w:t>
            </w:r>
          </w:p>
        </w:tc>
        <w:tc>
          <w:tcPr>
            <w:tcW w:w="6956" w:type="dxa"/>
            <w:gridSpan w:val="11"/>
            <w:tcBorders>
              <w:top w:val="single" w:color="000000" w:sz="8" w:space="0"/>
              <w:left w:val="single" w:color="000000" w:sz="2" w:space="0"/>
              <w:bottom w:val="single" w:color="000000" w:sz="2" w:space="0"/>
              <w:right w:val="single" w:color="000000" w:sz="8" w:space="0"/>
            </w:tcBorders>
            <w:vAlign w:val="center"/>
          </w:tcPr>
          <w:p w14:paraId="59368719">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上海市闵行区园美路58号1幢2层203、204室</w:t>
            </w:r>
          </w:p>
        </w:tc>
      </w:tr>
      <w:tr w14:paraId="378D6121">
        <w:tblPrEx>
          <w:tblCellMar>
            <w:top w:w="0" w:type="dxa"/>
            <w:left w:w="28" w:type="dxa"/>
            <w:bottom w:w="0" w:type="dxa"/>
            <w:right w:w="28" w:type="dxa"/>
          </w:tblCellMar>
        </w:tblPrEx>
        <w:trPr>
          <w:cantSplit/>
          <w:trHeight w:val="556" w:hRule="atLeast"/>
          <w:jc w:val="center"/>
        </w:trPr>
        <w:tc>
          <w:tcPr>
            <w:tcW w:w="3139" w:type="dxa"/>
            <w:gridSpan w:val="2"/>
            <w:tcBorders>
              <w:top w:val="single" w:color="000000" w:sz="4" w:space="0"/>
              <w:left w:val="single" w:color="000000" w:sz="4" w:space="0"/>
              <w:bottom w:val="single" w:color="000000" w:sz="4" w:space="0"/>
              <w:right w:val="single" w:color="000000" w:sz="4" w:space="0"/>
            </w:tcBorders>
            <w:vAlign w:val="center"/>
          </w:tcPr>
          <w:p w14:paraId="6E3F5B06">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单位（企业）税务登记地址</w:t>
            </w:r>
          </w:p>
        </w:tc>
        <w:tc>
          <w:tcPr>
            <w:tcW w:w="6956" w:type="dxa"/>
            <w:gridSpan w:val="11"/>
            <w:tcBorders>
              <w:top w:val="single" w:color="000000" w:sz="4" w:space="0"/>
              <w:left w:val="single" w:color="000000" w:sz="4" w:space="0"/>
              <w:bottom w:val="single" w:color="000000" w:sz="4" w:space="0"/>
              <w:right w:val="single" w:color="000000" w:sz="4" w:space="0"/>
            </w:tcBorders>
            <w:vAlign w:val="center"/>
          </w:tcPr>
          <w:p w14:paraId="0F93E38D">
            <w:pPr>
              <w:spacing w:line="240" w:lineRule="auto"/>
              <w:jc w:val="center"/>
              <w:rPr>
                <w:rFonts w:ascii="仿宋_GB2312;仿宋" w:hAnsi="仿宋_GB2312;仿宋" w:eastAsia="仿宋_GB2312;仿宋"/>
                <w:sz w:val="24"/>
              </w:rPr>
              <w:pPrChange w:id="0" w:author="武小敏" w:date="2026-09-05T18:08:22Z">
                <w:pPr>
                  <w:spacing w:line="200" w:lineRule="exact"/>
                  <w:jc w:val="center"/>
                </w:pPr>
              </w:pPrChange>
            </w:pPr>
            <w:r>
              <w:rPr>
                <w:rFonts w:ascii="仿宋_GB2312;仿宋" w:hAnsi="仿宋_GB2312;仿宋" w:eastAsia="仿宋_GB2312;仿宋"/>
                <w:sz w:val="24"/>
              </w:rPr>
              <w:t>上海市闵行区园美路58号1幢2层203、204室</w:t>
            </w:r>
          </w:p>
        </w:tc>
      </w:tr>
      <w:tr w14:paraId="3BDB5CAF">
        <w:tblPrEx>
          <w:tblCellMar>
            <w:top w:w="0" w:type="dxa"/>
            <w:left w:w="28" w:type="dxa"/>
            <w:bottom w:w="0" w:type="dxa"/>
            <w:right w:w="28" w:type="dxa"/>
          </w:tblCellMar>
        </w:tblPrEx>
        <w:trPr>
          <w:cantSplit/>
          <w:trHeight w:val="556" w:hRule="atLeast"/>
          <w:jc w:val="center"/>
        </w:trPr>
        <w:tc>
          <w:tcPr>
            <w:tcW w:w="3139" w:type="dxa"/>
            <w:gridSpan w:val="2"/>
            <w:tcBorders>
              <w:top w:val="single" w:color="000000" w:sz="4" w:space="0"/>
              <w:left w:val="single" w:color="000000" w:sz="4" w:space="0"/>
              <w:bottom w:val="single" w:color="000000" w:sz="4" w:space="0"/>
              <w:right w:val="single" w:color="000000" w:sz="4" w:space="0"/>
            </w:tcBorders>
            <w:vAlign w:val="center"/>
          </w:tcPr>
          <w:p w14:paraId="45D3FEB6">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单位（企业）实际经营地址</w:t>
            </w:r>
          </w:p>
          <w:p w14:paraId="70DF7025">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（通讯地址）</w:t>
            </w:r>
          </w:p>
        </w:tc>
        <w:tc>
          <w:tcPr>
            <w:tcW w:w="4141" w:type="dxa"/>
            <w:gridSpan w:val="6"/>
            <w:tcBorders>
              <w:top w:val="single" w:color="000000" w:sz="4" w:space="0"/>
              <w:left w:val="single" w:color="000000" w:sz="4" w:space="0"/>
              <w:bottom w:val="single" w:color="000000" w:sz="4" w:space="0"/>
              <w:right w:val="single" w:color="000000" w:sz="4" w:space="0"/>
            </w:tcBorders>
            <w:vAlign w:val="center"/>
          </w:tcPr>
          <w:p w14:paraId="46DE2816">
            <w:pPr>
              <w:spacing w:line="240" w:lineRule="auto"/>
              <w:jc w:val="center"/>
              <w:rPr>
                <w:rFonts w:ascii="仿宋_GB2312;仿宋" w:hAnsi="仿宋_GB2312;仿宋" w:eastAsia="仿宋_GB2312;仿宋"/>
                <w:sz w:val="24"/>
              </w:rPr>
              <w:pPrChange w:id="1" w:author="武小敏" w:date="2026-09-05T18:08:16Z">
                <w:pPr>
                  <w:spacing w:line="200" w:lineRule="exact"/>
                  <w:jc w:val="center"/>
                </w:pPr>
              </w:pPrChange>
            </w:pPr>
            <w:r>
              <w:rPr>
                <w:rFonts w:ascii="仿宋_GB2312;仿宋" w:hAnsi="仿宋_GB2312;仿宋" w:eastAsia="仿宋_GB2312;仿宋"/>
                <w:sz w:val="24"/>
              </w:rPr>
              <w:t>上海市闵行区吴泾镇华东师范大学生命科学学院328</w:t>
            </w:r>
          </w:p>
        </w:tc>
        <w:tc>
          <w:tcPr>
            <w:tcW w:w="1086" w:type="dxa"/>
            <w:gridSpan w:val="4"/>
            <w:tcBorders>
              <w:top w:val="single" w:color="000000" w:sz="4" w:space="0"/>
              <w:left w:val="single" w:color="000000" w:sz="4" w:space="0"/>
              <w:bottom w:val="single" w:color="000000" w:sz="4" w:space="0"/>
              <w:right w:val="single" w:color="000000" w:sz="4" w:space="0"/>
            </w:tcBorders>
            <w:vAlign w:val="center"/>
          </w:tcPr>
          <w:p w14:paraId="53B4BC84">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固定电话</w:t>
            </w:r>
          </w:p>
        </w:tc>
        <w:tc>
          <w:tcPr>
            <w:tcW w:w="1729" w:type="dxa"/>
            <w:tcBorders>
              <w:top w:val="single" w:color="000000" w:sz="4" w:space="0"/>
              <w:left w:val="single" w:color="000000" w:sz="4" w:space="0"/>
              <w:bottom w:val="single" w:color="000000" w:sz="4" w:space="0"/>
              <w:right w:val="single" w:color="000000" w:sz="4" w:space="0"/>
            </w:tcBorders>
            <w:vAlign w:val="center"/>
          </w:tcPr>
          <w:p w14:paraId="57B0FCB4">
            <w:pPr>
              <w:snapToGrid w:val="0"/>
              <w:spacing w:line="200" w:lineRule="exact"/>
              <w:jc w:val="center"/>
              <w:rPr>
                <w:rFonts w:ascii="仿宋_GB2312;仿宋" w:hAnsi="仿宋_GB2312;仿宋" w:eastAsia="仿宋_GB2312;仿宋"/>
                <w:sz w:val="24"/>
              </w:rPr>
            </w:pPr>
          </w:p>
        </w:tc>
      </w:tr>
      <w:tr w14:paraId="0DBD3AF0">
        <w:tblPrEx>
          <w:tblCellMar>
            <w:top w:w="0" w:type="dxa"/>
            <w:left w:w="28" w:type="dxa"/>
            <w:bottom w:w="0" w:type="dxa"/>
            <w:right w:w="28" w:type="dxa"/>
          </w:tblCellMar>
        </w:tblPrEx>
        <w:trPr>
          <w:cantSplit/>
          <w:trHeight w:val="397" w:hRule="atLeast"/>
          <w:jc w:val="center"/>
        </w:trPr>
        <w:tc>
          <w:tcPr>
            <w:tcW w:w="2060" w:type="dxa"/>
            <w:vMerge w:val="restart"/>
            <w:tcBorders>
              <w:top w:val="single" w:color="000000" w:sz="4" w:space="0"/>
              <w:left w:val="single" w:color="000000" w:sz="8" w:space="0"/>
              <w:bottom w:val="single" w:color="000000" w:sz="2" w:space="0"/>
              <w:right w:val="single" w:color="000000" w:sz="2" w:space="0"/>
            </w:tcBorders>
            <w:vAlign w:val="center"/>
          </w:tcPr>
          <w:p w14:paraId="697F7080">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单位（企业）</w:t>
            </w:r>
          </w:p>
          <w:p w14:paraId="590BD0EA">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法人代表情况</w:t>
            </w:r>
          </w:p>
        </w:tc>
        <w:tc>
          <w:tcPr>
            <w:tcW w:w="1959" w:type="dxa"/>
            <w:gridSpan w:val="2"/>
            <w:tcBorders>
              <w:top w:val="single" w:color="000000" w:sz="4" w:space="0"/>
              <w:left w:val="single" w:color="000000" w:sz="2" w:space="0"/>
              <w:bottom w:val="single" w:color="000000" w:sz="2" w:space="0"/>
              <w:right w:val="single" w:color="000000" w:sz="2" w:space="0"/>
            </w:tcBorders>
            <w:vAlign w:val="center"/>
          </w:tcPr>
          <w:p w14:paraId="355A88DC">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姓 名</w:t>
            </w:r>
          </w:p>
        </w:tc>
        <w:tc>
          <w:tcPr>
            <w:tcW w:w="2262" w:type="dxa"/>
            <w:gridSpan w:val="4"/>
            <w:tcBorders>
              <w:top w:val="single" w:color="000000" w:sz="4" w:space="0"/>
              <w:left w:val="single" w:color="000000" w:sz="2" w:space="0"/>
              <w:bottom w:val="single" w:color="000000" w:sz="2" w:space="0"/>
              <w:right w:val="single" w:color="000000" w:sz="2" w:space="0"/>
            </w:tcBorders>
            <w:vAlign w:val="center"/>
          </w:tcPr>
          <w:p w14:paraId="6D413051">
            <w:pPr>
              <w:spacing w:line="260" w:lineRule="exact"/>
              <w:jc w:val="center"/>
              <w:rPr>
                <w:rFonts w:ascii="仿宋_GB2312;仿宋" w:hAnsi="仿宋_GB2312;仿宋" w:eastAsia="仿宋_GB2312;仿宋"/>
                <w:sz w:val="24"/>
              </w:rPr>
            </w:pPr>
            <w:r>
              <w:rPr>
                <w:rFonts w:ascii="宋体" w:hAnsi="宋体" w:cs="宋体"/>
                <w:sz w:val="18"/>
                <w:szCs w:val="18"/>
              </w:rPr>
              <w:t>☑</w:t>
            </w:r>
            <w:r>
              <w:rPr>
                <w:sz w:val="18"/>
                <w:szCs w:val="18"/>
              </w:rPr>
              <w:t>身份证号□护照□军官证</w:t>
            </w:r>
          </w:p>
        </w:tc>
        <w:tc>
          <w:tcPr>
            <w:tcW w:w="2085" w:type="dxa"/>
            <w:gridSpan w:val="5"/>
            <w:tcBorders>
              <w:top w:val="single" w:color="000000" w:sz="4" w:space="0"/>
              <w:left w:val="single" w:color="000000" w:sz="2" w:space="0"/>
              <w:bottom w:val="single" w:color="000000" w:sz="2" w:space="0"/>
              <w:right w:val="single" w:color="000000" w:sz="2" w:space="0"/>
            </w:tcBorders>
            <w:vAlign w:val="center"/>
          </w:tcPr>
          <w:p w14:paraId="78E78FCE">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现任职务</w:t>
            </w:r>
          </w:p>
        </w:tc>
        <w:tc>
          <w:tcPr>
            <w:tcW w:w="1729" w:type="dxa"/>
            <w:tcBorders>
              <w:top w:val="single" w:color="000000" w:sz="4" w:space="0"/>
              <w:left w:val="single" w:color="000000" w:sz="2" w:space="0"/>
              <w:bottom w:val="single" w:color="000000" w:sz="2" w:space="0"/>
              <w:right w:val="single" w:color="000000" w:sz="8" w:space="0"/>
            </w:tcBorders>
            <w:vAlign w:val="center"/>
          </w:tcPr>
          <w:p w14:paraId="6684BFC1">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手机</w:t>
            </w:r>
          </w:p>
        </w:tc>
      </w:tr>
      <w:tr w14:paraId="4ECA6D25">
        <w:tblPrEx>
          <w:tblCellMar>
            <w:top w:w="0" w:type="dxa"/>
            <w:left w:w="28" w:type="dxa"/>
            <w:bottom w:w="0" w:type="dxa"/>
            <w:right w:w="28" w:type="dxa"/>
          </w:tblCellMar>
        </w:tblPrEx>
        <w:trPr>
          <w:cantSplit/>
          <w:trHeight w:val="397" w:hRule="atLeast"/>
          <w:jc w:val="center"/>
        </w:trPr>
        <w:tc>
          <w:tcPr>
            <w:tcW w:w="2060" w:type="dxa"/>
            <w:vMerge w:val="continue"/>
            <w:tcBorders>
              <w:top w:val="single" w:color="000000" w:sz="4" w:space="0"/>
              <w:left w:val="single" w:color="000000" w:sz="8" w:space="0"/>
              <w:bottom w:val="single" w:color="000000" w:sz="2" w:space="0"/>
              <w:right w:val="single" w:color="000000" w:sz="2" w:space="0"/>
            </w:tcBorders>
            <w:vAlign w:val="center"/>
          </w:tcPr>
          <w:p w14:paraId="2F8ACB47">
            <w:pPr>
              <w:snapToGrid w:val="0"/>
              <w:spacing w:before="100" w:after="100" w:line="200" w:lineRule="exact"/>
              <w:jc w:val="center"/>
              <w:rPr>
                <w:rFonts w:ascii="仿宋_GB2312;仿宋" w:hAnsi="仿宋_GB2312;仿宋" w:eastAsia="仿宋_GB2312;仿宋"/>
                <w:sz w:val="24"/>
              </w:rPr>
            </w:pP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7AA51E35">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孔德强</w:t>
            </w:r>
          </w:p>
        </w:tc>
        <w:tc>
          <w:tcPr>
            <w:tcW w:w="2262" w:type="dxa"/>
            <w:gridSpan w:val="4"/>
            <w:tcBorders>
              <w:top w:val="single" w:color="000000" w:sz="2" w:space="0"/>
              <w:left w:val="single" w:color="000000" w:sz="2" w:space="0"/>
              <w:bottom w:val="single" w:color="000000" w:sz="2" w:space="0"/>
              <w:right w:val="single" w:color="000000" w:sz="2" w:space="0"/>
            </w:tcBorders>
            <w:vAlign w:val="center"/>
          </w:tcPr>
          <w:p w14:paraId="2B84D908">
            <w:pPr>
              <w:spacing w:line="260" w:lineRule="exact"/>
              <w:jc w:val="center"/>
              <w:rPr>
                <w:rFonts w:ascii="仿宋_GB2312;仿宋" w:hAnsi="仿宋_GB2312;仿宋" w:eastAsia="仿宋_GB2312;仿宋"/>
                <w:sz w:val="24"/>
                <w:szCs w:val="24"/>
                <w:rPrChange w:id="2" w:author="武小敏" w:date="2026-09-05T18:08:33Z">
                  <w:rPr>
                    <w:rFonts w:ascii="仿宋_GB2312;仿宋" w:hAnsi="仿宋_GB2312;仿宋" w:eastAsia="仿宋_GB2312;仿宋"/>
                    <w:sz w:val="18"/>
                    <w:szCs w:val="18"/>
                  </w:rPr>
                </w:rPrChange>
              </w:rPr>
            </w:pPr>
            <w:r>
              <w:rPr>
                <w:rFonts w:ascii="仿宋_GB2312;仿宋" w:hAnsi="仿宋_GB2312;仿宋" w:eastAsia="仿宋_GB2312;仿宋"/>
                <w:sz w:val="24"/>
                <w:szCs w:val="24"/>
                <w:rPrChange w:id="3" w:author="武小敏" w:date="2026-09-05T18:08:33Z">
                  <w:rPr>
                    <w:rFonts w:ascii="仿宋_GB2312;仿宋" w:hAnsi="仿宋_GB2312;仿宋" w:eastAsia="仿宋_GB2312;仿宋"/>
                    <w:sz w:val="18"/>
                    <w:szCs w:val="18"/>
                  </w:rPr>
                </w:rPrChange>
              </w:rPr>
              <w:t>372922199406080519</w:t>
            </w:r>
          </w:p>
        </w:tc>
        <w:tc>
          <w:tcPr>
            <w:tcW w:w="2085" w:type="dxa"/>
            <w:gridSpan w:val="5"/>
            <w:tcBorders>
              <w:top w:val="single" w:color="000000" w:sz="2" w:space="0"/>
              <w:left w:val="single" w:color="000000" w:sz="2" w:space="0"/>
              <w:bottom w:val="single" w:color="000000" w:sz="2" w:space="0"/>
              <w:right w:val="single" w:color="000000" w:sz="2" w:space="0"/>
            </w:tcBorders>
            <w:vAlign w:val="center"/>
          </w:tcPr>
          <w:p w14:paraId="2286D276">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CEO</w:t>
            </w:r>
          </w:p>
        </w:tc>
        <w:tc>
          <w:tcPr>
            <w:tcW w:w="1729" w:type="dxa"/>
            <w:tcBorders>
              <w:top w:val="single" w:color="000000" w:sz="2" w:space="0"/>
              <w:left w:val="single" w:color="000000" w:sz="2" w:space="0"/>
              <w:bottom w:val="single" w:color="000000" w:sz="2" w:space="0"/>
              <w:right w:val="single" w:color="000000" w:sz="8" w:space="0"/>
            </w:tcBorders>
            <w:vAlign w:val="center"/>
          </w:tcPr>
          <w:p w14:paraId="2944C871">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18601647560</w:t>
            </w:r>
          </w:p>
        </w:tc>
      </w:tr>
      <w:tr w14:paraId="25B7C6CA">
        <w:tblPrEx>
          <w:tblCellMar>
            <w:top w:w="0" w:type="dxa"/>
            <w:left w:w="28" w:type="dxa"/>
            <w:bottom w:w="0" w:type="dxa"/>
            <w:right w:w="28" w:type="dxa"/>
          </w:tblCellMar>
        </w:tblPrEx>
        <w:trPr>
          <w:cantSplit/>
          <w:trHeight w:val="546" w:hRule="atLeast"/>
          <w:jc w:val="center"/>
        </w:trPr>
        <w:tc>
          <w:tcPr>
            <w:tcW w:w="2060" w:type="dxa"/>
            <w:vMerge w:val="restart"/>
            <w:tcBorders>
              <w:top w:val="single" w:color="000000" w:sz="2" w:space="0"/>
              <w:left w:val="single" w:color="000000" w:sz="8" w:space="0"/>
              <w:bottom w:val="single" w:color="000000" w:sz="2" w:space="0"/>
              <w:right w:val="single" w:color="000000" w:sz="2" w:space="0"/>
            </w:tcBorders>
            <w:vAlign w:val="center"/>
          </w:tcPr>
          <w:p w14:paraId="46C9F2F7">
            <w:pPr>
              <w:spacing w:before="100" w:after="100" w:line="200" w:lineRule="exact"/>
              <w:jc w:val="center"/>
              <w:rPr>
                <w:sz w:val="24"/>
              </w:rPr>
            </w:pPr>
            <w:r>
              <w:rPr>
                <w:rFonts w:ascii="仿宋_GB2312;仿宋" w:hAnsi="仿宋_GB2312;仿宋" w:eastAsia="仿宋_GB2312;仿宋"/>
                <w:sz w:val="24"/>
              </w:rPr>
              <w:t>项目责任人情况</w:t>
            </w: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4C7AD55B">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姓 名</w:t>
            </w:r>
          </w:p>
        </w:tc>
        <w:tc>
          <w:tcPr>
            <w:tcW w:w="2262" w:type="dxa"/>
            <w:gridSpan w:val="4"/>
            <w:tcBorders>
              <w:top w:val="single" w:color="000000" w:sz="2" w:space="0"/>
              <w:left w:val="single" w:color="000000" w:sz="2" w:space="0"/>
              <w:bottom w:val="single" w:color="000000" w:sz="2" w:space="0"/>
              <w:right w:val="single" w:color="000000" w:sz="2" w:space="0"/>
            </w:tcBorders>
            <w:vAlign w:val="center"/>
          </w:tcPr>
          <w:p w14:paraId="1F57E5EB">
            <w:pPr>
              <w:spacing w:line="260" w:lineRule="exact"/>
              <w:jc w:val="center"/>
              <w:rPr>
                <w:sz w:val="18"/>
                <w:szCs w:val="18"/>
              </w:rPr>
            </w:pPr>
            <w:r>
              <w:rPr>
                <w:rFonts w:ascii="宋体" w:hAnsi="宋体" w:cs="宋体"/>
                <w:sz w:val="18"/>
                <w:szCs w:val="18"/>
              </w:rPr>
              <w:t>☑</w:t>
            </w:r>
            <w:r>
              <w:rPr>
                <w:sz w:val="18"/>
                <w:szCs w:val="18"/>
              </w:rPr>
              <w:t>身份证号□护照□军官证</w:t>
            </w:r>
          </w:p>
        </w:tc>
        <w:tc>
          <w:tcPr>
            <w:tcW w:w="2085" w:type="dxa"/>
            <w:gridSpan w:val="5"/>
            <w:tcBorders>
              <w:top w:val="single" w:color="000000" w:sz="2" w:space="0"/>
              <w:left w:val="single" w:color="000000" w:sz="2" w:space="0"/>
              <w:bottom w:val="single" w:color="000000" w:sz="2" w:space="0"/>
              <w:right w:val="single" w:color="000000" w:sz="2" w:space="0"/>
            </w:tcBorders>
            <w:vAlign w:val="center"/>
          </w:tcPr>
          <w:p w14:paraId="0A1C2464">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现任职务</w:t>
            </w:r>
          </w:p>
        </w:tc>
        <w:tc>
          <w:tcPr>
            <w:tcW w:w="1729" w:type="dxa"/>
            <w:tcBorders>
              <w:top w:val="single" w:color="000000" w:sz="2" w:space="0"/>
              <w:left w:val="single" w:color="000000" w:sz="2" w:space="0"/>
              <w:bottom w:val="single" w:color="000000" w:sz="2" w:space="0"/>
              <w:right w:val="single" w:color="000000" w:sz="8" w:space="0"/>
            </w:tcBorders>
            <w:vAlign w:val="center"/>
          </w:tcPr>
          <w:p w14:paraId="74ACD6C2">
            <w:pPr>
              <w:spacing w:line="260" w:lineRule="exact"/>
              <w:jc w:val="center"/>
              <w:rPr>
                <w:rFonts w:ascii="仿宋_GB2312;仿宋" w:hAnsi="仿宋_GB2312;仿宋" w:eastAsia="仿宋_GB2312;仿宋"/>
                <w:sz w:val="24"/>
              </w:rPr>
            </w:pPr>
            <w:r>
              <w:rPr>
                <w:rFonts w:ascii="仿宋_GB2312;仿宋" w:hAnsi="仿宋_GB2312;仿宋" w:eastAsia="仿宋_GB2312;仿宋"/>
                <w:sz w:val="24"/>
              </w:rPr>
              <w:t>手机</w:t>
            </w:r>
          </w:p>
        </w:tc>
      </w:tr>
      <w:tr w14:paraId="186CF7C2">
        <w:tblPrEx>
          <w:tblCellMar>
            <w:top w:w="0" w:type="dxa"/>
            <w:left w:w="28" w:type="dxa"/>
            <w:bottom w:w="0" w:type="dxa"/>
            <w:right w:w="28" w:type="dxa"/>
          </w:tblCellMar>
        </w:tblPrEx>
        <w:trPr>
          <w:cantSplit/>
          <w:trHeight w:val="476" w:hRule="atLeast"/>
          <w:jc w:val="center"/>
        </w:trPr>
        <w:tc>
          <w:tcPr>
            <w:tcW w:w="2060" w:type="dxa"/>
            <w:vMerge w:val="continue"/>
            <w:tcBorders>
              <w:top w:val="single" w:color="000000" w:sz="2" w:space="0"/>
              <w:left w:val="single" w:color="000000" w:sz="8" w:space="0"/>
              <w:bottom w:val="single" w:color="000000" w:sz="2" w:space="0"/>
              <w:right w:val="single" w:color="000000" w:sz="2" w:space="0"/>
            </w:tcBorders>
            <w:vAlign w:val="center"/>
          </w:tcPr>
          <w:p w14:paraId="16520608">
            <w:pPr>
              <w:snapToGrid w:val="0"/>
              <w:spacing w:before="100" w:after="100" w:line="200" w:lineRule="exact"/>
              <w:jc w:val="center"/>
              <w:rPr>
                <w:rFonts w:ascii="仿宋_GB2312;仿宋" w:hAnsi="仿宋_GB2312;仿宋" w:eastAsia="仿宋_GB2312;仿宋"/>
                <w:sz w:val="24"/>
              </w:rPr>
            </w:pP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63BE21CB">
            <w:pPr>
              <w:spacing w:before="100" w:after="100" w:line="200" w:lineRule="exact"/>
              <w:jc w:val="center"/>
              <w:rPr>
                <w:rFonts w:ascii="仿宋_GB2312;仿宋" w:hAnsi="仿宋_GB2312;仿宋" w:eastAsia="仿宋_GB2312;仿宋"/>
                <w:sz w:val="24"/>
                <w:rPrChange w:id="4" w:author="武小敏" w:date="2026-09-05T18:08:51Z">
                  <w:rPr>
                    <w:sz w:val="24"/>
                  </w:rPr>
                </w:rPrChange>
              </w:rPr>
            </w:pPr>
            <w:r>
              <w:rPr>
                <w:rFonts w:ascii="仿宋_GB2312;仿宋" w:hAnsi="仿宋_GB2312;仿宋" w:eastAsia="仿宋_GB2312;仿宋"/>
                <w:sz w:val="24"/>
                <w:rPrChange w:id="5" w:author="武小敏" w:date="2026-09-05T18:08:51Z">
                  <w:rPr>
                    <w:sz w:val="24"/>
                  </w:rPr>
                </w:rPrChange>
              </w:rPr>
              <w:t>叶海峰</w:t>
            </w:r>
          </w:p>
        </w:tc>
        <w:tc>
          <w:tcPr>
            <w:tcW w:w="2262" w:type="dxa"/>
            <w:gridSpan w:val="4"/>
            <w:tcBorders>
              <w:top w:val="single" w:color="000000" w:sz="2" w:space="0"/>
              <w:left w:val="single" w:color="000000" w:sz="2" w:space="0"/>
              <w:bottom w:val="single" w:color="000000" w:sz="2" w:space="0"/>
              <w:right w:val="single" w:color="000000" w:sz="2" w:space="0"/>
            </w:tcBorders>
            <w:vAlign w:val="center"/>
          </w:tcPr>
          <w:p w14:paraId="10234E21">
            <w:pPr>
              <w:spacing w:before="100" w:after="100" w:line="200" w:lineRule="exact"/>
              <w:jc w:val="center"/>
              <w:rPr>
                <w:rFonts w:ascii="仿宋_GB2312;仿宋" w:hAnsi="仿宋_GB2312;仿宋" w:eastAsia="仿宋_GB2312;仿宋"/>
                <w:sz w:val="24"/>
                <w:szCs w:val="24"/>
                <w:rPrChange w:id="7" w:author="武小敏" w:date="2026-09-05T18:08:51Z">
                  <w:rPr>
                    <w:sz w:val="18"/>
                    <w:szCs w:val="18"/>
                  </w:rPr>
                </w:rPrChange>
              </w:rPr>
              <w:pPrChange w:id="6" w:author="武小敏" w:date="2026-09-05T18:08:51Z">
                <w:pPr>
                  <w:spacing w:line="260" w:lineRule="exact"/>
                </w:pPr>
              </w:pPrChange>
            </w:pPr>
            <w:r>
              <w:rPr>
                <w:rFonts w:ascii="仿宋_GB2312;仿宋" w:hAnsi="仿宋_GB2312;仿宋" w:eastAsia="仿宋_GB2312;仿宋"/>
                <w:sz w:val="24"/>
                <w:szCs w:val="24"/>
                <w:rPrChange w:id="8" w:author="武小敏" w:date="2026-09-05T18:08:51Z">
                  <w:rPr>
                    <w:sz w:val="18"/>
                    <w:szCs w:val="18"/>
                  </w:rPr>
                </w:rPrChange>
              </w:rPr>
              <w:t>320525198107190031</w:t>
            </w:r>
          </w:p>
        </w:tc>
        <w:tc>
          <w:tcPr>
            <w:tcW w:w="2085" w:type="dxa"/>
            <w:gridSpan w:val="5"/>
            <w:tcBorders>
              <w:top w:val="single" w:color="000000" w:sz="2" w:space="0"/>
              <w:left w:val="single" w:color="000000" w:sz="2" w:space="0"/>
              <w:bottom w:val="single" w:color="000000" w:sz="2" w:space="0"/>
              <w:right w:val="single" w:color="000000" w:sz="2" w:space="0"/>
            </w:tcBorders>
            <w:vAlign w:val="center"/>
          </w:tcPr>
          <w:p w14:paraId="3578F240">
            <w:pPr>
              <w:spacing w:before="100" w:after="100" w:line="200" w:lineRule="exact"/>
              <w:jc w:val="center"/>
              <w:rPr>
                <w:rFonts w:ascii="仿宋_GB2312;仿宋" w:hAnsi="仿宋_GB2312;仿宋" w:eastAsia="仿宋_GB2312;仿宋"/>
                <w:sz w:val="24"/>
                <w:rPrChange w:id="9" w:author="武小敏" w:date="2026-09-05T18:08:51Z">
                  <w:rPr>
                    <w:sz w:val="24"/>
                  </w:rPr>
                </w:rPrChange>
              </w:rPr>
            </w:pPr>
            <w:r>
              <w:rPr>
                <w:rFonts w:ascii="仿宋_GB2312;仿宋" w:hAnsi="仿宋_GB2312;仿宋" w:eastAsia="仿宋_GB2312;仿宋"/>
                <w:sz w:val="24"/>
                <w:rPrChange w:id="10" w:author="武小敏" w:date="2026-09-05T18:08:51Z">
                  <w:rPr>
                    <w:sz w:val="24"/>
                  </w:rPr>
                </w:rPrChange>
              </w:rPr>
              <w:t>董事长</w:t>
            </w:r>
          </w:p>
        </w:tc>
        <w:tc>
          <w:tcPr>
            <w:tcW w:w="1729" w:type="dxa"/>
            <w:tcBorders>
              <w:top w:val="single" w:color="000000" w:sz="2" w:space="0"/>
              <w:left w:val="single" w:color="000000" w:sz="2" w:space="0"/>
              <w:bottom w:val="single" w:color="000000" w:sz="2" w:space="0"/>
              <w:right w:val="single" w:color="000000" w:sz="8" w:space="0"/>
            </w:tcBorders>
            <w:vAlign w:val="center"/>
          </w:tcPr>
          <w:p w14:paraId="7BF245CE">
            <w:pPr>
              <w:spacing w:before="100" w:after="100" w:line="200" w:lineRule="exact"/>
              <w:jc w:val="center"/>
              <w:rPr>
                <w:rFonts w:ascii="仿宋_GB2312;仿宋" w:hAnsi="仿宋_GB2312;仿宋" w:eastAsia="仿宋_GB2312;仿宋"/>
                <w:sz w:val="24"/>
                <w:rPrChange w:id="11" w:author="武小敏" w:date="2026-09-05T18:08:51Z">
                  <w:rPr>
                    <w:sz w:val="24"/>
                  </w:rPr>
                </w:rPrChange>
              </w:rPr>
            </w:pPr>
            <w:r>
              <w:rPr>
                <w:rFonts w:ascii="仿宋_GB2312;仿宋" w:hAnsi="仿宋_GB2312;仿宋" w:eastAsia="仿宋_GB2312;仿宋"/>
                <w:sz w:val="24"/>
                <w:rPrChange w:id="12" w:author="武小敏" w:date="2026-09-05T18:08:51Z">
                  <w:rPr>
                    <w:sz w:val="24"/>
                  </w:rPr>
                </w:rPrChange>
              </w:rPr>
              <w:t>13524575482</w:t>
            </w:r>
          </w:p>
        </w:tc>
      </w:tr>
      <w:tr w14:paraId="54D66EF1">
        <w:tblPrEx>
          <w:tblCellMar>
            <w:top w:w="0" w:type="dxa"/>
            <w:left w:w="28" w:type="dxa"/>
            <w:bottom w:w="0" w:type="dxa"/>
            <w:right w:w="28" w:type="dxa"/>
          </w:tblCellMar>
        </w:tblPrEx>
        <w:trPr>
          <w:cantSplit/>
          <w:trHeight w:val="397" w:hRule="atLeast"/>
          <w:jc w:val="center"/>
        </w:trPr>
        <w:tc>
          <w:tcPr>
            <w:tcW w:w="2060" w:type="dxa"/>
            <w:vMerge w:val="restart"/>
            <w:tcBorders>
              <w:top w:val="single" w:color="000000" w:sz="2" w:space="0"/>
              <w:left w:val="single" w:color="000000" w:sz="8" w:space="0"/>
              <w:bottom w:val="single" w:color="000000" w:sz="12" w:space="0"/>
              <w:right w:val="single" w:color="000000" w:sz="2" w:space="0"/>
            </w:tcBorders>
            <w:vAlign w:val="center"/>
          </w:tcPr>
          <w:p w14:paraId="27699423">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项目联系人情况</w:t>
            </w: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1864C135">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姓 名</w:t>
            </w:r>
          </w:p>
        </w:tc>
        <w:tc>
          <w:tcPr>
            <w:tcW w:w="2262" w:type="dxa"/>
            <w:gridSpan w:val="4"/>
            <w:tcBorders>
              <w:top w:val="single" w:color="000000" w:sz="2" w:space="0"/>
              <w:left w:val="single" w:color="000000" w:sz="2" w:space="0"/>
              <w:bottom w:val="single" w:color="000000" w:sz="2" w:space="0"/>
              <w:right w:val="single" w:color="000000" w:sz="2" w:space="0"/>
            </w:tcBorders>
            <w:vAlign w:val="center"/>
          </w:tcPr>
          <w:p w14:paraId="6C54D476">
            <w:pPr>
              <w:spacing w:before="100" w:after="100" w:line="200" w:lineRule="exact"/>
              <w:jc w:val="center"/>
              <w:rPr>
                <w:rFonts w:ascii="仿宋_GB2312;仿宋" w:hAnsi="仿宋_GB2312;仿宋" w:eastAsia="仿宋_GB2312;仿宋"/>
                <w:sz w:val="24"/>
              </w:rPr>
            </w:pPr>
            <w:r>
              <w:rPr>
                <w:rFonts w:ascii="宋体" w:hAnsi="宋体" w:cs="宋体"/>
                <w:sz w:val="18"/>
                <w:szCs w:val="18"/>
              </w:rPr>
              <w:t>☑</w:t>
            </w:r>
            <w:r>
              <w:rPr>
                <w:sz w:val="18"/>
                <w:szCs w:val="18"/>
              </w:rPr>
              <w:t>身份证号□护照□军官证</w:t>
            </w:r>
          </w:p>
        </w:tc>
        <w:tc>
          <w:tcPr>
            <w:tcW w:w="2085" w:type="dxa"/>
            <w:gridSpan w:val="5"/>
            <w:tcBorders>
              <w:top w:val="single" w:color="000000" w:sz="2" w:space="0"/>
              <w:left w:val="single" w:color="000000" w:sz="2" w:space="0"/>
              <w:bottom w:val="single" w:color="000000" w:sz="2" w:space="0"/>
              <w:right w:val="single" w:color="000000" w:sz="2" w:space="0"/>
            </w:tcBorders>
            <w:vAlign w:val="center"/>
          </w:tcPr>
          <w:p w14:paraId="0D679447">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现任职务</w:t>
            </w:r>
          </w:p>
        </w:tc>
        <w:tc>
          <w:tcPr>
            <w:tcW w:w="1729" w:type="dxa"/>
            <w:tcBorders>
              <w:top w:val="single" w:color="000000" w:sz="2" w:space="0"/>
              <w:left w:val="single" w:color="000000" w:sz="2" w:space="0"/>
              <w:bottom w:val="single" w:color="000000" w:sz="2" w:space="0"/>
              <w:right w:val="single" w:color="000000" w:sz="8" w:space="0"/>
            </w:tcBorders>
            <w:vAlign w:val="center"/>
          </w:tcPr>
          <w:p w14:paraId="59B0205D">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手 机</w:t>
            </w:r>
          </w:p>
        </w:tc>
      </w:tr>
      <w:tr w14:paraId="2D7C6395">
        <w:tblPrEx>
          <w:tblCellMar>
            <w:top w:w="0" w:type="dxa"/>
            <w:left w:w="28" w:type="dxa"/>
            <w:bottom w:w="0" w:type="dxa"/>
            <w:right w:w="28" w:type="dxa"/>
          </w:tblCellMar>
        </w:tblPrEx>
        <w:trPr>
          <w:cantSplit/>
          <w:trHeight w:val="397" w:hRule="atLeast"/>
          <w:jc w:val="center"/>
        </w:trPr>
        <w:tc>
          <w:tcPr>
            <w:tcW w:w="2060" w:type="dxa"/>
            <w:vMerge w:val="continue"/>
            <w:tcBorders>
              <w:top w:val="single" w:color="000000" w:sz="2" w:space="0"/>
              <w:left w:val="single" w:color="000000" w:sz="8" w:space="0"/>
              <w:bottom w:val="single" w:color="000000" w:sz="12" w:space="0"/>
              <w:right w:val="single" w:color="000000" w:sz="2" w:space="0"/>
            </w:tcBorders>
            <w:vAlign w:val="center"/>
          </w:tcPr>
          <w:p w14:paraId="416B079D">
            <w:pPr>
              <w:snapToGrid w:val="0"/>
              <w:spacing w:before="100" w:after="100" w:line="200" w:lineRule="exact"/>
              <w:jc w:val="center"/>
              <w:rPr>
                <w:rFonts w:ascii="仿宋_GB2312;仿宋" w:hAnsi="仿宋_GB2312;仿宋" w:eastAsia="仿宋_GB2312;仿宋"/>
                <w:sz w:val="24"/>
              </w:rPr>
            </w:pP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420FF9BC">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孔德强</w:t>
            </w:r>
          </w:p>
        </w:tc>
        <w:tc>
          <w:tcPr>
            <w:tcW w:w="2262" w:type="dxa"/>
            <w:gridSpan w:val="4"/>
            <w:tcBorders>
              <w:top w:val="single" w:color="000000" w:sz="2" w:space="0"/>
              <w:left w:val="single" w:color="000000" w:sz="2" w:space="0"/>
              <w:bottom w:val="single" w:color="000000" w:sz="2" w:space="0"/>
              <w:right w:val="single" w:color="000000" w:sz="2" w:space="0"/>
            </w:tcBorders>
            <w:vAlign w:val="center"/>
          </w:tcPr>
          <w:p w14:paraId="79EC8A1E">
            <w:pPr>
              <w:spacing w:line="260" w:lineRule="exact"/>
              <w:jc w:val="center"/>
              <w:rPr>
                <w:rFonts w:ascii="仿宋_GB2312;仿宋" w:hAnsi="仿宋_GB2312;仿宋" w:eastAsia="仿宋_GB2312;仿宋"/>
                <w:sz w:val="18"/>
                <w:szCs w:val="18"/>
              </w:rPr>
            </w:pPr>
            <w:r>
              <w:rPr>
                <w:rFonts w:ascii="仿宋_GB2312;仿宋" w:hAnsi="仿宋_GB2312;仿宋" w:eastAsia="仿宋_GB2312;仿宋"/>
                <w:sz w:val="24"/>
                <w:szCs w:val="24"/>
                <w:rPrChange w:id="13" w:author="武小敏" w:date="2026-09-05T18:08:58Z">
                  <w:rPr>
                    <w:rFonts w:ascii="仿宋_GB2312;仿宋" w:hAnsi="仿宋_GB2312;仿宋" w:eastAsia="仿宋_GB2312;仿宋"/>
                    <w:sz w:val="18"/>
                    <w:szCs w:val="18"/>
                  </w:rPr>
                </w:rPrChange>
              </w:rPr>
              <w:t>372922199406080519</w:t>
            </w:r>
          </w:p>
        </w:tc>
        <w:tc>
          <w:tcPr>
            <w:tcW w:w="2085" w:type="dxa"/>
            <w:gridSpan w:val="5"/>
            <w:tcBorders>
              <w:top w:val="single" w:color="000000" w:sz="2" w:space="0"/>
              <w:left w:val="single" w:color="000000" w:sz="2" w:space="0"/>
              <w:bottom w:val="single" w:color="000000" w:sz="2" w:space="0"/>
              <w:right w:val="single" w:color="000000" w:sz="2" w:space="0"/>
            </w:tcBorders>
            <w:vAlign w:val="center"/>
          </w:tcPr>
          <w:p w14:paraId="027BA587">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CEO</w:t>
            </w:r>
          </w:p>
        </w:tc>
        <w:tc>
          <w:tcPr>
            <w:tcW w:w="1729" w:type="dxa"/>
            <w:tcBorders>
              <w:top w:val="single" w:color="000000" w:sz="2" w:space="0"/>
              <w:left w:val="single" w:color="000000" w:sz="2" w:space="0"/>
              <w:bottom w:val="single" w:color="000000" w:sz="2" w:space="0"/>
              <w:right w:val="single" w:color="000000" w:sz="8" w:space="0"/>
            </w:tcBorders>
            <w:vAlign w:val="center"/>
          </w:tcPr>
          <w:p w14:paraId="5C89CCA3">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18601647560</w:t>
            </w:r>
          </w:p>
        </w:tc>
      </w:tr>
      <w:tr w14:paraId="2A65E0F6">
        <w:tblPrEx>
          <w:tblCellMar>
            <w:top w:w="0" w:type="dxa"/>
            <w:left w:w="28" w:type="dxa"/>
            <w:bottom w:w="0" w:type="dxa"/>
            <w:right w:w="28" w:type="dxa"/>
          </w:tblCellMar>
        </w:tblPrEx>
        <w:trPr>
          <w:cantSplit/>
          <w:trHeight w:val="397" w:hRule="atLeast"/>
          <w:jc w:val="center"/>
        </w:trPr>
        <w:tc>
          <w:tcPr>
            <w:tcW w:w="2060" w:type="dxa"/>
            <w:vMerge w:val="continue"/>
            <w:tcBorders>
              <w:top w:val="single" w:color="000000" w:sz="2" w:space="0"/>
              <w:left w:val="single" w:color="000000" w:sz="8" w:space="0"/>
              <w:bottom w:val="single" w:color="000000" w:sz="12" w:space="0"/>
              <w:right w:val="single" w:color="000000" w:sz="2" w:space="0"/>
            </w:tcBorders>
            <w:vAlign w:val="center"/>
          </w:tcPr>
          <w:p w14:paraId="180517DC">
            <w:pPr>
              <w:snapToGrid w:val="0"/>
              <w:spacing w:before="100" w:after="100" w:line="200" w:lineRule="exact"/>
              <w:jc w:val="center"/>
              <w:rPr>
                <w:rFonts w:ascii="仿宋_GB2312;仿宋" w:hAnsi="仿宋_GB2312;仿宋" w:eastAsia="仿宋_GB2312;仿宋"/>
                <w:sz w:val="24"/>
              </w:rPr>
            </w:pPr>
          </w:p>
        </w:tc>
        <w:tc>
          <w:tcPr>
            <w:tcW w:w="1959" w:type="dxa"/>
            <w:gridSpan w:val="2"/>
            <w:tcBorders>
              <w:top w:val="single" w:color="000000" w:sz="2" w:space="0"/>
              <w:left w:val="single" w:color="000000" w:sz="2" w:space="0"/>
              <w:bottom w:val="single" w:color="000000" w:sz="2" w:space="0"/>
              <w:right w:val="single" w:color="000000" w:sz="2" w:space="0"/>
            </w:tcBorders>
            <w:vAlign w:val="center"/>
          </w:tcPr>
          <w:p w14:paraId="16710667">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邮 箱</w:t>
            </w:r>
          </w:p>
        </w:tc>
        <w:tc>
          <w:tcPr>
            <w:tcW w:w="6076" w:type="dxa"/>
            <w:gridSpan w:val="10"/>
            <w:tcBorders>
              <w:top w:val="single" w:color="000000" w:sz="2" w:space="0"/>
              <w:left w:val="single" w:color="000000" w:sz="2" w:space="0"/>
              <w:bottom w:val="single" w:color="000000" w:sz="2" w:space="0"/>
              <w:right w:val="single" w:color="000000" w:sz="8" w:space="0"/>
            </w:tcBorders>
            <w:vAlign w:val="center"/>
          </w:tcPr>
          <w:p w14:paraId="090F48BB">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dqkong@bio.ecnu.edu.cn</w:t>
            </w:r>
          </w:p>
        </w:tc>
      </w:tr>
      <w:tr w14:paraId="1B34ED84">
        <w:tblPrEx>
          <w:tblCellMar>
            <w:top w:w="0" w:type="dxa"/>
            <w:left w:w="28" w:type="dxa"/>
            <w:bottom w:w="0" w:type="dxa"/>
            <w:right w:w="28" w:type="dxa"/>
          </w:tblCellMar>
        </w:tblPrEx>
        <w:trPr>
          <w:cantSplit/>
          <w:trHeight w:val="420" w:hRule="atLeast"/>
          <w:jc w:val="center"/>
        </w:trPr>
        <w:tc>
          <w:tcPr>
            <w:tcW w:w="2060" w:type="dxa"/>
            <w:vMerge w:val="restart"/>
            <w:tcBorders>
              <w:top w:val="single" w:color="000000" w:sz="2" w:space="0"/>
              <w:left w:val="single" w:color="000000" w:sz="8" w:space="0"/>
              <w:bottom w:val="single" w:color="000000" w:sz="2" w:space="0"/>
              <w:right w:val="single" w:color="000000" w:sz="2" w:space="0"/>
            </w:tcBorders>
            <w:vAlign w:val="center"/>
          </w:tcPr>
          <w:p w14:paraId="21740B98">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单位（企业）账户</w:t>
            </w:r>
          </w:p>
        </w:tc>
        <w:tc>
          <w:tcPr>
            <w:tcW w:w="2628" w:type="dxa"/>
            <w:gridSpan w:val="3"/>
            <w:tcBorders>
              <w:top w:val="single" w:color="000000" w:sz="2" w:space="0"/>
              <w:left w:val="single" w:color="000000" w:sz="2" w:space="0"/>
              <w:bottom w:val="single" w:color="000000" w:sz="2" w:space="0"/>
              <w:right w:val="single" w:color="000000" w:sz="8" w:space="0"/>
            </w:tcBorders>
            <w:vAlign w:val="center"/>
          </w:tcPr>
          <w:p w14:paraId="7BED91F8">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账户名称</w:t>
            </w:r>
          </w:p>
        </w:tc>
        <w:tc>
          <w:tcPr>
            <w:tcW w:w="2630" w:type="dxa"/>
            <w:gridSpan w:val="5"/>
            <w:tcBorders>
              <w:top w:val="single" w:color="000000" w:sz="2" w:space="0"/>
              <w:left w:val="single" w:color="000000" w:sz="2" w:space="0"/>
              <w:bottom w:val="single" w:color="000000" w:sz="2" w:space="0"/>
              <w:right w:val="single" w:color="000000" w:sz="8" w:space="0"/>
            </w:tcBorders>
            <w:vAlign w:val="center"/>
          </w:tcPr>
          <w:p w14:paraId="6405C96F">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开户银行</w:t>
            </w:r>
          </w:p>
        </w:tc>
        <w:tc>
          <w:tcPr>
            <w:tcW w:w="2777" w:type="dxa"/>
            <w:gridSpan w:val="4"/>
            <w:tcBorders>
              <w:top w:val="single" w:color="000000" w:sz="2" w:space="0"/>
              <w:left w:val="single" w:color="000000" w:sz="2" w:space="0"/>
              <w:bottom w:val="single" w:color="000000" w:sz="2" w:space="0"/>
              <w:right w:val="single" w:color="000000" w:sz="8" w:space="0"/>
            </w:tcBorders>
            <w:vAlign w:val="center"/>
          </w:tcPr>
          <w:p w14:paraId="4D0D885B">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账号</w:t>
            </w:r>
          </w:p>
        </w:tc>
      </w:tr>
      <w:tr w14:paraId="65B0D42C">
        <w:tblPrEx>
          <w:tblCellMar>
            <w:top w:w="0" w:type="dxa"/>
            <w:left w:w="28" w:type="dxa"/>
            <w:bottom w:w="0" w:type="dxa"/>
            <w:right w:w="28" w:type="dxa"/>
          </w:tblCellMar>
        </w:tblPrEx>
        <w:trPr>
          <w:cantSplit/>
          <w:trHeight w:val="326" w:hRule="atLeast"/>
          <w:jc w:val="center"/>
        </w:trPr>
        <w:tc>
          <w:tcPr>
            <w:tcW w:w="2060" w:type="dxa"/>
            <w:vMerge w:val="continue"/>
            <w:tcBorders>
              <w:top w:val="single" w:color="000000" w:sz="2" w:space="0"/>
              <w:left w:val="single" w:color="000000" w:sz="8" w:space="0"/>
              <w:bottom w:val="single" w:color="000000" w:sz="2" w:space="0"/>
              <w:right w:val="single" w:color="000000" w:sz="2" w:space="0"/>
            </w:tcBorders>
            <w:vAlign w:val="center"/>
          </w:tcPr>
          <w:p w14:paraId="5888AE5A">
            <w:pPr>
              <w:snapToGrid w:val="0"/>
              <w:spacing w:before="100" w:after="100" w:line="240" w:lineRule="exact"/>
              <w:jc w:val="center"/>
              <w:rPr>
                <w:rFonts w:ascii="仿宋_GB2312;仿宋" w:hAnsi="仿宋_GB2312;仿宋" w:eastAsia="仿宋_GB2312;仿宋"/>
                <w:sz w:val="24"/>
              </w:rPr>
            </w:pPr>
          </w:p>
        </w:tc>
        <w:tc>
          <w:tcPr>
            <w:tcW w:w="2628" w:type="dxa"/>
            <w:gridSpan w:val="3"/>
            <w:tcBorders>
              <w:top w:val="single" w:color="000000" w:sz="2" w:space="0"/>
              <w:left w:val="single" w:color="000000" w:sz="2" w:space="0"/>
              <w:bottom w:val="single" w:color="000000" w:sz="2" w:space="0"/>
              <w:right w:val="single" w:color="000000" w:sz="8" w:space="0"/>
            </w:tcBorders>
            <w:vAlign w:val="center"/>
          </w:tcPr>
          <w:p w14:paraId="0E95A4E4">
            <w:pPr>
              <w:spacing w:before="100" w:after="100" w:line="240" w:lineRule="auto"/>
              <w:jc w:val="center"/>
              <w:rPr>
                <w:rFonts w:ascii="仿宋_GB2312;仿宋" w:hAnsi="仿宋_GB2312;仿宋" w:eastAsia="仿宋_GB2312;仿宋"/>
                <w:sz w:val="24"/>
              </w:rPr>
              <w:pPrChange w:id="14" w:author="武小敏" w:date="2026-09-05T18:09:04Z">
                <w:pPr>
                  <w:spacing w:before="100" w:after="100" w:line="200" w:lineRule="exact"/>
                  <w:jc w:val="center"/>
                </w:pPr>
              </w:pPrChange>
            </w:pPr>
            <w:r>
              <w:rPr>
                <w:rFonts w:ascii="仿宋_GB2312;仿宋" w:hAnsi="仿宋_GB2312;仿宋" w:eastAsia="仿宋_GB2312;仿宋"/>
                <w:sz w:val="24"/>
              </w:rPr>
              <w:t>上海合生纪生物科技有限公司</w:t>
            </w:r>
          </w:p>
        </w:tc>
        <w:tc>
          <w:tcPr>
            <w:tcW w:w="2630" w:type="dxa"/>
            <w:gridSpan w:val="5"/>
            <w:tcBorders>
              <w:top w:val="single" w:color="000000" w:sz="2" w:space="0"/>
              <w:left w:val="single" w:color="000000" w:sz="2" w:space="0"/>
              <w:bottom w:val="single" w:color="000000" w:sz="2" w:space="0"/>
              <w:right w:val="single" w:color="000000" w:sz="8" w:space="0"/>
            </w:tcBorders>
            <w:vAlign w:val="center"/>
          </w:tcPr>
          <w:p w14:paraId="1DE36B6A">
            <w:pPr>
              <w:spacing w:before="100" w:after="100" w:line="240" w:lineRule="auto"/>
              <w:jc w:val="center"/>
              <w:rPr>
                <w:rFonts w:ascii="仿宋_GB2312;仿宋" w:hAnsi="仿宋_GB2312;仿宋" w:eastAsia="仿宋_GB2312;仿宋"/>
                <w:sz w:val="24"/>
              </w:rPr>
              <w:pPrChange w:id="15" w:author="武小敏" w:date="2026-09-05T18:09:04Z">
                <w:pPr>
                  <w:spacing w:before="100" w:after="100" w:line="200" w:lineRule="exact"/>
                  <w:jc w:val="center"/>
                </w:pPr>
              </w:pPrChange>
            </w:pPr>
            <w:r>
              <w:rPr>
                <w:rFonts w:ascii="仿宋_GB2312;仿宋" w:hAnsi="仿宋_GB2312;仿宋" w:eastAsia="仿宋_GB2312;仿宋"/>
                <w:sz w:val="24"/>
              </w:rPr>
              <w:t>招商银行股份有限公司上海分行营业部</w:t>
            </w:r>
          </w:p>
        </w:tc>
        <w:tc>
          <w:tcPr>
            <w:tcW w:w="2777" w:type="dxa"/>
            <w:gridSpan w:val="4"/>
            <w:tcBorders>
              <w:top w:val="single" w:color="000000" w:sz="2" w:space="0"/>
              <w:left w:val="single" w:color="000000" w:sz="2" w:space="0"/>
              <w:bottom w:val="single" w:color="000000" w:sz="2" w:space="0"/>
              <w:right w:val="single" w:color="000000" w:sz="8" w:space="0"/>
            </w:tcBorders>
            <w:vAlign w:val="center"/>
          </w:tcPr>
          <w:p w14:paraId="389C77E8">
            <w:pPr>
              <w:spacing w:before="100" w:after="100" w:line="200" w:lineRule="exact"/>
              <w:jc w:val="center"/>
              <w:rPr>
                <w:rFonts w:ascii="仿宋_GB2312;仿宋" w:hAnsi="仿宋_GB2312;仿宋" w:eastAsia="仿宋_GB2312;仿宋"/>
                <w:sz w:val="24"/>
              </w:rPr>
            </w:pPr>
            <w:r>
              <w:rPr>
                <w:rFonts w:ascii="仿宋_GB2312;仿宋" w:hAnsi="仿宋_GB2312;仿宋" w:eastAsia="仿宋_GB2312;仿宋"/>
                <w:sz w:val="24"/>
              </w:rPr>
              <w:t>121982677310001</w:t>
            </w:r>
          </w:p>
        </w:tc>
      </w:tr>
      <w:tr w14:paraId="0B2203D4">
        <w:tblPrEx>
          <w:tblCellMar>
            <w:top w:w="0" w:type="dxa"/>
            <w:left w:w="28" w:type="dxa"/>
            <w:bottom w:w="0" w:type="dxa"/>
            <w:right w:w="28" w:type="dxa"/>
          </w:tblCellMar>
        </w:tblPrEx>
        <w:trPr>
          <w:cantSplit/>
          <w:trHeight w:val="326" w:hRule="atLeast"/>
          <w:jc w:val="center"/>
        </w:trPr>
        <w:tc>
          <w:tcPr>
            <w:tcW w:w="2060" w:type="dxa"/>
            <w:tcBorders>
              <w:top w:val="single" w:color="000000" w:sz="2" w:space="0"/>
              <w:left w:val="single" w:color="000000" w:sz="8" w:space="0"/>
              <w:bottom w:val="single" w:color="000000" w:sz="2" w:space="0"/>
              <w:right w:val="single" w:color="000000" w:sz="2" w:space="0"/>
            </w:tcBorders>
            <w:vAlign w:val="center"/>
          </w:tcPr>
          <w:p w14:paraId="4BC89478">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信用等级</w:t>
            </w:r>
          </w:p>
        </w:tc>
        <w:tc>
          <w:tcPr>
            <w:tcW w:w="8035" w:type="dxa"/>
            <w:gridSpan w:val="12"/>
            <w:tcBorders>
              <w:top w:val="single" w:color="000000" w:sz="2" w:space="0"/>
              <w:left w:val="single" w:color="000000" w:sz="2" w:space="0"/>
              <w:bottom w:val="single" w:color="000000" w:sz="2" w:space="0"/>
              <w:right w:val="single" w:color="000000" w:sz="8" w:space="0"/>
            </w:tcBorders>
            <w:vAlign w:val="center"/>
          </w:tcPr>
          <w:p w14:paraId="68F49C6D">
            <w:pPr>
              <w:spacing w:before="100" w:after="100" w:line="200" w:lineRule="exact"/>
              <w:jc w:val="left"/>
              <w:rPr>
                <w:rFonts w:ascii="仿宋_GB2312;仿宋" w:hAnsi="仿宋_GB2312;仿宋" w:eastAsia="仿宋_GB2312;仿宋"/>
                <w:sz w:val="24"/>
              </w:rPr>
            </w:pPr>
            <w:r>
              <w:rPr>
                <w:rFonts w:ascii="仿宋_GB2312;仿宋" w:hAnsi="仿宋_GB2312;仿宋" w:eastAsia="仿宋_GB2312;仿宋"/>
                <w:sz w:val="24"/>
              </w:rPr>
              <w:t>（需提供信用报告）AAA</w:t>
            </w:r>
          </w:p>
        </w:tc>
      </w:tr>
      <w:tr w14:paraId="1042E215">
        <w:tblPrEx>
          <w:tblCellMar>
            <w:top w:w="0" w:type="dxa"/>
            <w:left w:w="28" w:type="dxa"/>
            <w:bottom w:w="0" w:type="dxa"/>
            <w:right w:w="28" w:type="dxa"/>
          </w:tblCellMar>
        </w:tblPrEx>
        <w:trPr>
          <w:cantSplit/>
          <w:trHeight w:val="326" w:hRule="atLeast"/>
          <w:jc w:val="center"/>
        </w:trPr>
        <w:tc>
          <w:tcPr>
            <w:tcW w:w="2060" w:type="dxa"/>
            <w:tcBorders>
              <w:top w:val="single" w:color="000000" w:sz="2" w:space="0"/>
              <w:left w:val="single" w:color="000000" w:sz="8" w:space="0"/>
              <w:bottom w:val="single" w:color="000000" w:sz="2" w:space="0"/>
              <w:right w:val="single" w:color="000000" w:sz="2" w:space="0"/>
            </w:tcBorders>
            <w:vAlign w:val="center"/>
          </w:tcPr>
          <w:p w14:paraId="32F983A7">
            <w:pPr>
              <w:spacing w:before="100" w:after="100" w:line="240" w:lineRule="exact"/>
              <w:jc w:val="center"/>
              <w:rPr>
                <w:rFonts w:ascii="仿宋_GB2312;仿宋" w:hAnsi="仿宋_GB2312;仿宋" w:eastAsia="仿宋_GB2312;仿宋"/>
                <w:sz w:val="24"/>
              </w:rPr>
            </w:pPr>
            <w:r>
              <w:rPr>
                <w:rFonts w:ascii="仿宋_GB2312;仿宋" w:hAnsi="仿宋_GB2312;仿宋" w:eastAsia="仿宋_GB2312;仿宋"/>
                <w:sz w:val="24"/>
              </w:rPr>
              <w:t>行业代码</w:t>
            </w:r>
          </w:p>
        </w:tc>
        <w:tc>
          <w:tcPr>
            <w:tcW w:w="8035" w:type="dxa"/>
            <w:gridSpan w:val="12"/>
            <w:tcBorders>
              <w:top w:val="single" w:color="000000" w:sz="2" w:space="0"/>
              <w:left w:val="single" w:color="000000" w:sz="2" w:space="0"/>
              <w:bottom w:val="single" w:color="000000" w:sz="2" w:space="0"/>
              <w:right w:val="single" w:color="000000" w:sz="8" w:space="0"/>
            </w:tcBorders>
            <w:vAlign w:val="center"/>
          </w:tcPr>
          <w:p w14:paraId="293C7AE1">
            <w:pPr>
              <w:spacing w:before="100" w:after="100" w:line="200" w:lineRule="exact"/>
              <w:jc w:val="left"/>
              <w:rPr>
                <w:rFonts w:ascii="仿宋_GB2312;仿宋" w:hAnsi="仿宋_GB2312;仿宋" w:eastAsia="仿宋_GB2312;仿宋"/>
                <w:sz w:val="24"/>
              </w:rPr>
            </w:pPr>
            <w:r>
              <w:rPr>
                <w:rFonts w:ascii="仿宋_GB2312;仿宋" w:hAnsi="仿宋_GB2312;仿宋" w:eastAsia="仿宋_GB2312;仿宋"/>
                <w:sz w:val="24"/>
              </w:rPr>
              <w:t>根据国民经济行业分类（GB/T 4754-2017）</w:t>
            </w:r>
            <w:r>
              <w:rPr>
                <w:rFonts w:ascii="仿宋_GB2312;仿宋" w:hAnsi="仿宋_GB2312;仿宋" w:eastAsia="仿宋_GB2312;仿宋"/>
                <w:szCs w:val="28"/>
              </w:rPr>
              <w:t xml:space="preserve">2762  </w:t>
            </w:r>
          </w:p>
        </w:tc>
      </w:tr>
      <w:tr w14:paraId="2A4D0983">
        <w:tblPrEx>
          <w:tblCellMar>
            <w:top w:w="0" w:type="dxa"/>
            <w:left w:w="28" w:type="dxa"/>
            <w:bottom w:w="0" w:type="dxa"/>
            <w:right w:w="28" w:type="dxa"/>
          </w:tblCellMar>
        </w:tblPrEx>
        <w:trPr>
          <w:cantSplit/>
          <w:trHeight w:val="442" w:hRule="atLeast"/>
          <w:jc w:val="center"/>
        </w:trPr>
        <w:tc>
          <w:tcPr>
            <w:tcW w:w="2060" w:type="dxa"/>
            <w:tcBorders>
              <w:top w:val="single" w:color="000000" w:sz="2" w:space="0"/>
              <w:left w:val="single" w:color="000000" w:sz="8" w:space="0"/>
              <w:bottom w:val="single" w:color="000000" w:sz="2" w:space="0"/>
              <w:right w:val="single" w:color="000000" w:sz="2" w:space="0"/>
            </w:tcBorders>
            <w:vAlign w:val="center"/>
          </w:tcPr>
          <w:p w14:paraId="70E7F905">
            <w:pPr>
              <w:spacing w:line="0" w:lineRule="atLeast"/>
              <w:jc w:val="center"/>
              <w:rPr>
                <w:rFonts w:ascii="仿宋_GB2312;仿宋" w:hAnsi="仿宋_GB2312;仿宋" w:eastAsia="仿宋_GB2312;仿宋"/>
                <w:color w:val="000000"/>
                <w:sz w:val="24"/>
              </w:rPr>
            </w:pPr>
            <w:r>
              <w:rPr>
                <w:rFonts w:ascii="仿宋_GB2312;仿宋" w:hAnsi="仿宋_GB2312;仿宋" w:eastAsia="仿宋_GB2312;仿宋"/>
                <w:color w:val="000000"/>
                <w:sz w:val="24"/>
              </w:rPr>
              <w:t>企业控股情况</w:t>
            </w:r>
          </w:p>
        </w:tc>
        <w:tc>
          <w:tcPr>
            <w:tcW w:w="8035" w:type="dxa"/>
            <w:gridSpan w:val="12"/>
            <w:tcBorders>
              <w:top w:val="single" w:color="000000" w:sz="2" w:space="0"/>
              <w:left w:val="single" w:color="000000" w:sz="2" w:space="0"/>
              <w:bottom w:val="single" w:color="000000" w:sz="2" w:space="0"/>
              <w:right w:val="single" w:color="000000" w:sz="8" w:space="0"/>
            </w:tcBorders>
            <w:vAlign w:val="center"/>
          </w:tcPr>
          <w:p w14:paraId="0E493A44">
            <w:pPr>
              <w:spacing w:line="0" w:lineRule="atLeast"/>
              <w:jc w:val="center"/>
              <w:rPr>
                <w:rFonts w:ascii="仿宋_GB2312;仿宋" w:hAnsi="仿宋_GB2312;仿宋" w:eastAsia="仿宋_GB2312;仿宋"/>
                <w:color w:val="000000"/>
                <w:sz w:val="24"/>
              </w:rPr>
            </w:pPr>
            <w:r>
              <w:rPr>
                <w:rFonts w:ascii="仿宋_GB2312;仿宋" w:hAnsi="仿宋_GB2312;仿宋" w:eastAsia="仿宋_GB2312;仿宋"/>
                <w:color w:val="000000"/>
                <w:szCs w:val="28"/>
              </w:rPr>
              <w:t xml:space="preserve">3☑  1.国有控股  2.集体控股  3.私人控股  4.港澳台控股  5.外商控股  9.其他   </w:t>
            </w:r>
          </w:p>
        </w:tc>
      </w:tr>
      <w:tr w14:paraId="2CD4CED0">
        <w:tblPrEx>
          <w:tblCellMar>
            <w:top w:w="0" w:type="dxa"/>
            <w:left w:w="28" w:type="dxa"/>
            <w:bottom w:w="0" w:type="dxa"/>
            <w:right w:w="28" w:type="dxa"/>
          </w:tblCellMar>
        </w:tblPrEx>
        <w:trPr>
          <w:cantSplit/>
          <w:trHeight w:val="90" w:hRule="atLeast"/>
          <w:jc w:val="center"/>
        </w:trPr>
        <w:tc>
          <w:tcPr>
            <w:tcW w:w="2060" w:type="dxa"/>
            <w:tcBorders>
              <w:top w:val="single" w:color="000000" w:sz="2" w:space="0"/>
              <w:left w:val="single" w:color="000000" w:sz="8" w:space="0"/>
              <w:bottom w:val="single" w:color="000000" w:sz="2" w:space="0"/>
              <w:right w:val="single" w:color="000000" w:sz="2" w:space="0"/>
            </w:tcBorders>
            <w:vAlign w:val="center"/>
          </w:tcPr>
          <w:p w14:paraId="6872B304">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主营业务所属产业领域（可多选）</w:t>
            </w:r>
          </w:p>
        </w:tc>
        <w:tc>
          <w:tcPr>
            <w:tcW w:w="8035" w:type="dxa"/>
            <w:gridSpan w:val="12"/>
            <w:tcBorders>
              <w:top w:val="single" w:color="000000" w:sz="2" w:space="0"/>
              <w:left w:val="single" w:color="000000" w:sz="2" w:space="0"/>
              <w:bottom w:val="single" w:color="000000" w:sz="2" w:space="0"/>
              <w:right w:val="single" w:color="000000" w:sz="8" w:space="0"/>
            </w:tcBorders>
            <w:vAlign w:val="center"/>
          </w:tcPr>
          <w:p w14:paraId="134A84C9">
            <w:pPr>
              <w:spacing w:line="0" w:lineRule="atLeast"/>
              <w:jc w:val="left"/>
              <w:rPr>
                <w:rFonts w:ascii="仿宋_GB2312;仿宋" w:hAnsi="仿宋_GB2312;仿宋" w:eastAsia="仿宋_GB2312;仿宋"/>
                <w:szCs w:val="28"/>
              </w:rPr>
            </w:pPr>
            <w:r>
              <w:rPr>
                <w:rFonts w:ascii="仿宋_GB2312;仿宋" w:hAnsi="仿宋_GB2312;仿宋" w:eastAsia="仿宋_GB2312;仿宋" w:cs="仿宋_GB2312;仿宋"/>
                <w:szCs w:val="28"/>
              </w:rPr>
              <w:t>□</w:t>
            </w:r>
            <w:r>
              <w:rPr>
                <w:rFonts w:ascii="仿宋_GB2312;仿宋" w:hAnsi="仿宋_GB2312;仿宋" w:eastAsia="仿宋_GB2312;仿宋"/>
                <w:szCs w:val="28"/>
              </w:rPr>
              <w:t>集成电路 ☑生物医药 □人工智能 □数字经济 □绿色低碳 □新能源汽车 □高端装备制造 □航空航天 □信息通信 □新材料 □生产性服务业 □其他（请用文字描述）</w:t>
            </w:r>
          </w:p>
        </w:tc>
      </w:tr>
      <w:tr w14:paraId="2D04D757">
        <w:tblPrEx>
          <w:tblCellMar>
            <w:top w:w="0" w:type="dxa"/>
            <w:left w:w="28" w:type="dxa"/>
            <w:bottom w:w="0" w:type="dxa"/>
            <w:right w:w="28" w:type="dxa"/>
          </w:tblCellMar>
        </w:tblPrEx>
        <w:trPr>
          <w:cantSplit/>
          <w:trHeight w:val="397" w:hRule="atLeast"/>
          <w:jc w:val="center"/>
        </w:trPr>
        <w:tc>
          <w:tcPr>
            <w:tcW w:w="2060" w:type="dxa"/>
            <w:tcBorders>
              <w:top w:val="single" w:color="000000" w:sz="2" w:space="0"/>
              <w:left w:val="single" w:color="000000" w:sz="8" w:space="0"/>
              <w:bottom w:val="single" w:color="000000" w:sz="2" w:space="0"/>
              <w:right w:val="single" w:color="000000" w:sz="2" w:space="0"/>
            </w:tcBorders>
            <w:vAlign w:val="center"/>
          </w:tcPr>
          <w:p w14:paraId="7B0ED973">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所属技术领域</w:t>
            </w:r>
          </w:p>
        </w:tc>
        <w:tc>
          <w:tcPr>
            <w:tcW w:w="8035" w:type="dxa"/>
            <w:gridSpan w:val="12"/>
            <w:tcBorders>
              <w:top w:val="single" w:color="000000" w:sz="2" w:space="0"/>
              <w:left w:val="single" w:color="000000" w:sz="2" w:space="0"/>
              <w:bottom w:val="single" w:color="000000" w:sz="2" w:space="0"/>
              <w:right w:val="single" w:color="000000" w:sz="8" w:space="0"/>
            </w:tcBorders>
            <w:vAlign w:val="center"/>
          </w:tcPr>
          <w:p w14:paraId="03B91375">
            <w:pPr>
              <w:spacing w:line="0" w:lineRule="atLeast"/>
              <w:jc w:val="left"/>
              <w:rPr>
                <w:rFonts w:ascii="仿宋_GB2312;仿宋" w:hAnsi="仿宋_GB2312;仿宋" w:eastAsia="仿宋_GB2312;仿宋"/>
                <w:szCs w:val="28"/>
              </w:rPr>
            </w:pPr>
            <w:r>
              <w:rPr>
                <w:rFonts w:ascii="仿宋_GB2312;仿宋" w:hAnsi="仿宋_GB2312;仿宋" w:eastAsia="仿宋_GB2312;仿宋"/>
                <w:szCs w:val="28"/>
              </w:rPr>
              <w:t>企业所属技术领域276（按照企业主营产品进行填写，只限一项）</w:t>
            </w:r>
          </w:p>
          <w:p w14:paraId="6E2C1A96">
            <w:pPr>
              <w:spacing w:line="0" w:lineRule="atLeast"/>
              <w:jc w:val="left"/>
              <w:rPr>
                <w:rFonts w:ascii="仿宋_GB2312;仿宋" w:hAnsi="仿宋_GB2312;仿宋" w:eastAsia="仿宋_GB2312;仿宋"/>
                <w:szCs w:val="28"/>
              </w:rPr>
            </w:pPr>
            <w:r>
              <w:rPr>
                <w:rFonts w:ascii="仿宋_GB2312;仿宋" w:hAnsi="仿宋_GB2312;仿宋" w:eastAsia="仿宋_GB2312;仿宋"/>
                <w:szCs w:val="28"/>
              </w:rPr>
              <w:t>企业核心技术所属《国家重点支持的高新技术领域》0701（如无，填000000）</w:t>
            </w:r>
          </w:p>
        </w:tc>
      </w:tr>
      <w:tr w14:paraId="2F230033">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2DC5FF58">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单位职工总数</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FE1AB89">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7人</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7E7512">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其中：研究开发人员</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215E0643">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5人</w:t>
            </w:r>
          </w:p>
        </w:tc>
      </w:tr>
      <w:tr w14:paraId="5118833B">
        <w:tblPrEx>
          <w:tblCellMar>
            <w:top w:w="0" w:type="dxa"/>
            <w:left w:w="28" w:type="dxa"/>
            <w:bottom w:w="0" w:type="dxa"/>
            <w:right w:w="28" w:type="dxa"/>
          </w:tblCellMar>
        </w:tblPrEx>
        <w:trPr>
          <w:cantSplit/>
          <w:trHeight w:val="490" w:hRule="atLeast"/>
          <w:jc w:val="center"/>
        </w:trPr>
        <w:tc>
          <w:tcPr>
            <w:tcW w:w="10095" w:type="dxa"/>
            <w:gridSpan w:val="13"/>
            <w:tcBorders>
              <w:top w:val="single" w:color="000000" w:sz="4" w:space="0"/>
              <w:left w:val="single" w:color="000000" w:sz="8" w:space="0"/>
              <w:bottom w:val="single" w:color="000000" w:sz="4" w:space="0"/>
              <w:right w:val="single" w:color="000000" w:sz="8" w:space="0"/>
            </w:tcBorders>
            <w:tcMar>
              <w:left w:w="108" w:type="dxa"/>
              <w:right w:w="108" w:type="dxa"/>
            </w:tcMar>
            <w:vAlign w:val="center"/>
          </w:tcPr>
          <w:p w14:paraId="6CCB5F6B">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上年末财务情况</w:t>
            </w:r>
          </w:p>
        </w:tc>
      </w:tr>
      <w:tr w14:paraId="275B9701">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346F55E9">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注册资金</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E3F9F91">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18</w:t>
            </w:r>
            <w:r>
              <w:rPr>
                <w:rFonts w:hint="eastAsia" w:ascii="仿宋_GB2312;仿宋" w:hAnsi="仿宋_GB2312;仿宋" w:eastAsia="仿宋_GB2312;仿宋"/>
                <w:sz w:val="24"/>
              </w:rPr>
              <w:t>7</w:t>
            </w:r>
            <w:r>
              <w:rPr>
                <w:rFonts w:ascii="仿宋_GB2312;仿宋" w:hAnsi="仿宋_GB2312;仿宋" w:eastAsia="仿宋_GB2312;仿宋"/>
                <w:sz w:val="24"/>
              </w:rPr>
              <w:t>.5万元</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9D941EF">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其中外资（含港澳台）比例</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7EC359DE">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w:t>
            </w:r>
          </w:p>
        </w:tc>
      </w:tr>
      <w:tr w14:paraId="45C464C0">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7FBCD6DA">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注册时间</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A8B7311">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2025年  3 月  26 日</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2CA0F0C">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总收入</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3CAFF7DB">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0万元</w:t>
            </w:r>
          </w:p>
        </w:tc>
      </w:tr>
      <w:tr w14:paraId="75EBE97D">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1A59EB93">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销售收入</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6AF275E">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0万元</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8860723">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净利润</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18CC6FDB">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0万元</w:t>
            </w:r>
          </w:p>
        </w:tc>
      </w:tr>
      <w:tr w14:paraId="311D30A2">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766964CE">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实缴税收</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4D318A">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万元</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0725AF7">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创汇总额</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1E189BC9">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0万美元</w:t>
            </w:r>
          </w:p>
        </w:tc>
      </w:tr>
      <w:tr w14:paraId="5DF006AE">
        <w:tblPrEx>
          <w:tblCellMar>
            <w:top w:w="0" w:type="dxa"/>
            <w:left w:w="28" w:type="dxa"/>
            <w:bottom w:w="0" w:type="dxa"/>
            <w:right w:w="28" w:type="dxa"/>
          </w:tblCellMar>
        </w:tblPrEx>
        <w:trPr>
          <w:cantSplit/>
          <w:trHeight w:val="490" w:hRule="atLeast"/>
          <w:jc w:val="center"/>
        </w:trPr>
        <w:tc>
          <w:tcPr>
            <w:tcW w:w="2060" w:type="dxa"/>
            <w:tcBorders>
              <w:top w:val="single" w:color="000000" w:sz="4" w:space="0"/>
              <w:left w:val="single" w:color="000000" w:sz="8" w:space="0"/>
              <w:bottom w:val="single" w:color="000000" w:sz="4" w:space="0"/>
              <w:right w:val="single" w:color="000000" w:sz="4" w:space="0"/>
            </w:tcBorders>
            <w:tcMar>
              <w:left w:w="108" w:type="dxa"/>
              <w:right w:w="108" w:type="dxa"/>
            </w:tcMar>
            <w:vAlign w:val="center"/>
          </w:tcPr>
          <w:p w14:paraId="47DF7CAF">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总资产</w:t>
            </w:r>
          </w:p>
        </w:tc>
        <w:tc>
          <w:tcPr>
            <w:tcW w:w="2945" w:type="dxa"/>
            <w:gridSpan w:val="4"/>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3BF2A80">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万元</w:t>
            </w:r>
          </w:p>
        </w:tc>
        <w:tc>
          <w:tcPr>
            <w:tcW w:w="3089" w:type="dxa"/>
            <w:gridSpan w:val="6"/>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7CE640A">
            <w:pPr>
              <w:spacing w:line="0" w:lineRule="atLeast"/>
              <w:jc w:val="center"/>
              <w:rPr>
                <w:rFonts w:ascii="仿宋_GB2312;仿宋" w:hAnsi="仿宋_GB2312;仿宋" w:eastAsia="仿宋_GB2312;仿宋"/>
                <w:sz w:val="24"/>
              </w:rPr>
            </w:pPr>
            <w:r>
              <w:rPr>
                <w:rFonts w:ascii="仿宋_GB2312;仿宋" w:hAnsi="仿宋_GB2312;仿宋" w:eastAsia="仿宋_GB2312;仿宋"/>
                <w:sz w:val="24"/>
              </w:rPr>
              <w:t>总负债</w:t>
            </w:r>
          </w:p>
        </w:tc>
        <w:tc>
          <w:tcPr>
            <w:tcW w:w="2001" w:type="dxa"/>
            <w:gridSpan w:val="2"/>
            <w:tcBorders>
              <w:top w:val="single" w:color="000000" w:sz="4" w:space="0"/>
              <w:left w:val="single" w:color="000000" w:sz="4" w:space="0"/>
              <w:bottom w:val="single" w:color="000000" w:sz="4" w:space="0"/>
              <w:right w:val="single" w:color="000000" w:sz="8" w:space="0"/>
            </w:tcBorders>
            <w:tcMar>
              <w:left w:w="108" w:type="dxa"/>
              <w:right w:w="108" w:type="dxa"/>
            </w:tcMar>
            <w:vAlign w:val="center"/>
          </w:tcPr>
          <w:p w14:paraId="03E0B0EC">
            <w:pPr>
              <w:spacing w:line="0" w:lineRule="atLeast"/>
              <w:jc w:val="right"/>
              <w:rPr>
                <w:rFonts w:ascii="仿宋_GB2312;仿宋" w:hAnsi="仿宋_GB2312;仿宋" w:eastAsia="仿宋_GB2312;仿宋"/>
                <w:sz w:val="24"/>
              </w:rPr>
            </w:pPr>
            <w:r>
              <w:rPr>
                <w:rFonts w:ascii="仿宋_GB2312;仿宋" w:hAnsi="仿宋_GB2312;仿宋" w:eastAsia="仿宋_GB2312;仿宋"/>
                <w:sz w:val="24"/>
              </w:rPr>
              <w:t>0万元</w:t>
            </w:r>
          </w:p>
        </w:tc>
      </w:tr>
      <w:tr w14:paraId="175F6FB9">
        <w:tblPrEx>
          <w:tblCellMar>
            <w:top w:w="0" w:type="dxa"/>
            <w:left w:w="28" w:type="dxa"/>
            <w:bottom w:w="0" w:type="dxa"/>
            <w:right w:w="28" w:type="dxa"/>
          </w:tblCellMar>
        </w:tblPrEx>
        <w:trPr>
          <w:cantSplit/>
          <w:trHeight w:val="3903" w:hRule="atLeast"/>
          <w:jc w:val="center"/>
        </w:trPr>
        <w:tc>
          <w:tcPr>
            <w:tcW w:w="10095" w:type="dxa"/>
            <w:gridSpan w:val="13"/>
            <w:tcBorders>
              <w:top w:val="single" w:color="000000" w:sz="2" w:space="0"/>
              <w:left w:val="single" w:color="000000" w:sz="8" w:space="0"/>
              <w:bottom w:val="single" w:color="000000" w:sz="2" w:space="0"/>
              <w:right w:val="single" w:color="000000" w:sz="8" w:space="0"/>
            </w:tcBorders>
            <w:tcMar>
              <w:left w:w="108" w:type="dxa"/>
              <w:right w:w="108" w:type="dxa"/>
            </w:tcMar>
          </w:tcPr>
          <w:p w14:paraId="5C3D1CD9">
            <w:pPr>
              <w:spacing w:before="100" w:after="100"/>
              <w:rPr>
                <w:rFonts w:ascii="仿宋_GB2312;仿宋" w:hAnsi="仿宋_GB2312;仿宋" w:eastAsia="仿宋_GB2312;仿宋"/>
                <w:sz w:val="24"/>
              </w:rPr>
            </w:pPr>
            <w:r>
              <w:rPr>
                <w:rFonts w:ascii="仿宋_GB2312;仿宋" w:hAnsi="仿宋_GB2312;仿宋" w:eastAsia="仿宋_GB2312;仿宋"/>
                <w:sz w:val="24"/>
              </w:rPr>
              <w:t xml:space="preserve">单位简介（不超过500字，包括但不限于主营业务、行业地位、获得省部级及以上荣誉、人才团队等）：  </w:t>
            </w:r>
          </w:p>
          <w:p w14:paraId="7E3023EB">
            <w:pPr>
              <w:spacing w:before="100" w:after="100"/>
              <w:ind w:firstLine="480"/>
              <w:rPr>
                <w:rFonts w:ascii="仿宋_GB2312;仿宋" w:hAnsi="仿宋_GB2312;仿宋" w:eastAsia="仿宋_GB2312;仿宋"/>
                <w:sz w:val="24"/>
              </w:rPr>
            </w:pPr>
            <w:r>
              <w:rPr>
                <w:rFonts w:ascii="仿宋_GB2312;仿宋" w:hAnsi="仿宋_GB2312;仿宋" w:eastAsia="仿宋_GB2312;仿宋"/>
                <w:sz w:val="24"/>
              </w:rPr>
              <w:t>上海合生纪生物科技有限公司由华东师范大学生命科学学院叶海峰教授团队与孔德强博士共同创立，入驻大零号湾华东</w:t>
            </w:r>
            <w:del w:id="16" w:author="武小敏" w:date="2026-09-05T18:09:30Z">
              <w:r>
                <w:rPr>
                  <w:rFonts w:hint="default" w:ascii="仿宋_GB2312;仿宋" w:hAnsi="仿宋_GB2312;仿宋" w:eastAsia="仿宋_GB2312;仿宋"/>
                  <w:sz w:val="24"/>
                  <w:lang w:val="en-US"/>
                </w:rPr>
                <w:delText>师大</w:delText>
              </w:r>
            </w:del>
            <w:ins w:id="17" w:author="武小敏" w:date="2026-09-05T18:09:32Z">
              <w:r>
                <w:rPr>
                  <w:rFonts w:hint="eastAsia" w:ascii="仿宋_GB2312;仿宋" w:hAnsi="仿宋_GB2312;仿宋" w:eastAsia="仿宋_GB2312;仿宋"/>
                  <w:sz w:val="24"/>
                  <w:lang w:val="en-US" w:eastAsia="zh-CN"/>
                </w:rPr>
                <w:t>师范大学</w:t>
              </w:r>
            </w:ins>
            <w:r>
              <w:rPr>
                <w:rFonts w:ascii="仿宋_GB2312;仿宋" w:hAnsi="仿宋_GB2312;仿宋" w:eastAsia="仿宋_GB2312;仿宋"/>
                <w:sz w:val="24"/>
              </w:rPr>
              <w:t>孵化器。</w:t>
            </w:r>
            <w:r>
              <w:rPr>
                <w:rFonts w:hint="eastAsia" w:ascii="Cambria" w:hAnsi="Cambria" w:eastAsia="仿宋_GB2312;仿宋" w:cs="Cambria"/>
                <w:sz w:val="24"/>
              </w:rPr>
              <w:t>作为</w:t>
            </w:r>
            <w:r>
              <w:rPr>
                <w:rFonts w:ascii="仿宋_GB2312;仿宋" w:hAnsi="仿宋_GB2312;仿宋" w:eastAsia="仿宋_GB2312;仿宋"/>
                <w:sz w:val="24"/>
              </w:rPr>
              <w:t>叶海峰教授团队</w:t>
            </w:r>
            <w:r>
              <w:rPr>
                <w:rFonts w:hint="eastAsia" w:ascii="Cambria" w:hAnsi="Cambria" w:eastAsia="仿宋_GB2312;仿宋" w:cs="Cambria"/>
                <w:sz w:val="24"/>
              </w:rPr>
              <w:t>知识产权转化平台公司，</w:t>
            </w:r>
            <w:r>
              <w:rPr>
                <w:rFonts w:hint="eastAsia" w:ascii="仿宋_GB2312;仿宋" w:hAnsi="仿宋_GB2312;仿宋" w:eastAsia="仿宋_GB2312;仿宋"/>
                <w:sz w:val="24"/>
              </w:rPr>
              <w:t>首条管线产品</w:t>
            </w:r>
            <w:r>
              <w:rPr>
                <w:rFonts w:hint="eastAsia" w:ascii="Cambria" w:hAnsi="Cambria" w:eastAsia="仿宋_GB2312;仿宋" w:cs="Cambria"/>
                <w:sz w:val="24"/>
              </w:rPr>
              <w:t>为</w:t>
            </w:r>
            <w:r>
              <w:rPr>
                <w:rFonts w:ascii="仿宋_GB2312;仿宋" w:hAnsi="仿宋_GB2312;仿宋" w:eastAsia="仿宋_GB2312;仿宋"/>
                <w:sz w:val="24"/>
              </w:rPr>
              <w:t>代谢性亚健康一站式解决方案，覆盖</w:t>
            </w:r>
            <w:r>
              <w:rPr>
                <w:rFonts w:hint="eastAsia" w:ascii="仿宋_GB2312;仿宋" w:hAnsi="仿宋_GB2312;仿宋" w:eastAsia="仿宋_GB2312;仿宋"/>
                <w:sz w:val="24"/>
              </w:rPr>
              <w:t>各类</w:t>
            </w:r>
            <w:r>
              <w:rPr>
                <w:rFonts w:ascii="仿宋_GB2312;仿宋" w:hAnsi="仿宋_GB2312;仿宋" w:eastAsia="仿宋_GB2312;仿宋"/>
                <w:sz w:val="24"/>
              </w:rPr>
              <w:t>天然功效益生菌和工程化智能益生菌（GRAS认证活体生物药）双赛道。核心技术</w:t>
            </w:r>
            <w:r>
              <w:rPr>
                <w:rFonts w:hint="eastAsia" w:ascii="仿宋_GB2312;仿宋" w:hAnsi="仿宋_GB2312;仿宋" w:eastAsia="仿宋_GB2312;仿宋"/>
                <w:sz w:val="24"/>
              </w:rPr>
              <w:t>包括</w:t>
            </w:r>
            <w:r>
              <w:rPr>
                <w:rFonts w:ascii="仿宋_GB2312;仿宋" w:hAnsi="仿宋_GB2312;仿宋" w:eastAsia="仿宋_GB2312;仿宋"/>
                <w:sz w:val="24"/>
              </w:rPr>
              <w:t>：①智能生物传感器设计平台；②亚洲稀缺天然益生菌菌种库；③AI赋能的蛋白定向进化平台。</w:t>
            </w:r>
          </w:p>
          <w:p w14:paraId="31188B0F">
            <w:pPr>
              <w:spacing w:before="100" w:after="100"/>
              <w:ind w:firstLine="480"/>
              <w:rPr>
                <w:rFonts w:ascii="仿宋_GB2312;仿宋" w:hAnsi="仿宋_GB2312;仿宋" w:eastAsia="仿宋_GB2312;仿宋"/>
                <w:sz w:val="24"/>
              </w:rPr>
            </w:pPr>
            <w:r>
              <w:rPr>
                <w:rFonts w:hint="eastAsia" w:ascii="Cambria" w:hAnsi="Cambria" w:eastAsia="仿宋_GB2312;仿宋" w:cs="Cambria"/>
                <w:sz w:val="24"/>
              </w:rPr>
              <w:t>项目</w:t>
            </w:r>
            <w:r>
              <w:rPr>
                <w:rFonts w:ascii="仿宋_GB2312;仿宋" w:hAnsi="仿宋_GB2312;仿宋" w:eastAsia="仿宋_GB2312;仿宋"/>
                <w:sz w:val="24"/>
              </w:rPr>
              <w:t>团队拥有国家万人计划领军人才、国家博新计划人才，承担国家重点研发计划，在Science、Nature、Nature Biotechnology等顶刊发表论文，拥有发明专利</w:t>
            </w:r>
            <w:r>
              <w:rPr>
                <w:rFonts w:hint="eastAsia" w:ascii="仿宋_GB2312;仿宋" w:hAnsi="仿宋_GB2312;仿宋" w:eastAsia="仿宋_GB2312;仿宋"/>
                <w:sz w:val="24"/>
                <w:lang w:val="en-US" w:eastAsia="zh-CN"/>
              </w:rPr>
              <w:t>2</w:t>
            </w:r>
            <w:r>
              <w:rPr>
                <w:rFonts w:ascii="仿宋_GB2312;仿宋" w:hAnsi="仿宋_GB2312;仿宋" w:eastAsia="仿宋_GB2312;仿宋"/>
                <w:sz w:val="24"/>
              </w:rPr>
              <w:t>0余项。</w:t>
            </w:r>
          </w:p>
          <w:p w14:paraId="2F88904B">
            <w:pPr>
              <w:spacing w:before="100" w:after="100"/>
              <w:ind w:firstLine="480"/>
              <w:rPr>
                <w:rFonts w:ascii="仿宋_GB2312;仿宋" w:hAnsi="仿宋_GB2312;仿宋" w:eastAsia="仿宋_GB2312;仿宋"/>
                <w:sz w:val="24"/>
              </w:rPr>
            </w:pPr>
            <w:r>
              <w:rPr>
                <w:rFonts w:hint="eastAsia" w:ascii="Cambria" w:hAnsi="Cambria" w:eastAsia="仿宋_GB2312;仿宋" w:cs="Cambria"/>
                <w:sz w:val="24"/>
              </w:rPr>
              <w:t>作为</w:t>
            </w:r>
            <w:r>
              <w:rPr>
                <w:rFonts w:ascii="仿宋_GB2312;仿宋" w:hAnsi="仿宋_GB2312;仿宋" w:eastAsia="仿宋_GB2312;仿宋"/>
                <w:sz w:val="24"/>
              </w:rPr>
              <w:t>首</w:t>
            </w:r>
            <w:r>
              <w:rPr>
                <w:rFonts w:hint="eastAsia" w:ascii="仿宋_GB2312;仿宋" w:hAnsi="仿宋_GB2312;仿宋" w:eastAsia="仿宋_GB2312;仿宋"/>
                <w:sz w:val="24"/>
              </w:rPr>
              <w:t>条管线</w:t>
            </w:r>
            <w:r>
              <w:rPr>
                <w:rFonts w:ascii="仿宋_GB2312;仿宋" w:hAnsi="仿宋_GB2312;仿宋" w:eastAsia="仿宋_GB2312;仿宋"/>
                <w:sz w:val="24"/>
              </w:rPr>
              <w:t>产品“葉田强®”天然降尿酸益生菌</w:t>
            </w:r>
            <w:r>
              <w:rPr>
                <w:rFonts w:hint="eastAsia" w:ascii="仿宋_GB2312;仿宋" w:hAnsi="仿宋_GB2312;仿宋" w:eastAsia="仿宋_GB2312;仿宋"/>
                <w:sz w:val="24"/>
                <w:lang w:val="en-US" w:eastAsia="zh-CN"/>
              </w:rPr>
              <w:t>将以普通食品形式上市，工程化降尿酸益生菌已明确FDA GRAS认证路径，有望成为国内首个获得GRAS认证的工程化益生菌产品。</w:t>
            </w:r>
          </w:p>
          <w:p w14:paraId="25145075">
            <w:pPr>
              <w:spacing w:before="100" w:after="100"/>
              <w:rPr>
                <w:rFonts w:ascii="仿宋_GB2312;仿宋" w:hAnsi="仿宋_GB2312;仿宋" w:eastAsia="仿宋_GB2312;仿宋"/>
                <w:sz w:val="24"/>
              </w:rPr>
            </w:pPr>
          </w:p>
        </w:tc>
      </w:tr>
      <w:tr w14:paraId="6C566C5D">
        <w:tblPrEx>
          <w:tblCellMar>
            <w:top w:w="0" w:type="dxa"/>
            <w:left w:w="28" w:type="dxa"/>
            <w:bottom w:w="0" w:type="dxa"/>
            <w:right w:w="28" w:type="dxa"/>
          </w:tblCellMar>
        </w:tblPrEx>
        <w:trPr>
          <w:cantSplit/>
          <w:trHeight w:val="3903" w:hRule="atLeast"/>
          <w:jc w:val="center"/>
          <w:ins w:id="18" w:author="TC-18" w:date="2026-09-04T23:32:00Z"/>
        </w:trPr>
        <w:tc>
          <w:tcPr>
            <w:tcW w:w="10095" w:type="dxa"/>
            <w:gridSpan w:val="13"/>
            <w:tcBorders>
              <w:top w:val="single" w:color="000000" w:sz="2" w:space="0"/>
              <w:left w:val="single" w:color="000000" w:sz="8" w:space="0"/>
              <w:bottom w:val="single" w:color="000000" w:sz="8" w:space="0"/>
              <w:right w:val="single" w:color="000000" w:sz="8" w:space="0"/>
            </w:tcBorders>
            <w:tcMar>
              <w:left w:w="108" w:type="dxa"/>
              <w:right w:w="108" w:type="dxa"/>
            </w:tcMar>
          </w:tcPr>
          <w:p w14:paraId="4BED5EB0">
            <w:pPr>
              <w:spacing w:before="100" w:after="100"/>
              <w:rPr>
                <w:ins w:id="19" w:author="TC-18" w:date="2026-09-04T23:32:00Z"/>
                <w:rFonts w:ascii="仿宋_GB2312;仿宋" w:hAnsi="仿宋_GB2312;仿宋" w:eastAsia="仿宋_GB2312;仿宋"/>
                <w:sz w:val="24"/>
              </w:rPr>
            </w:pPr>
          </w:p>
        </w:tc>
      </w:tr>
    </w:tbl>
    <w:p w14:paraId="434DD02B">
      <w:pPr>
        <w:sectPr>
          <w:footerReference r:id="rId3" w:type="default"/>
          <w:pgSz w:w="11906" w:h="16838"/>
          <w:pgMar w:top="1304" w:right="1191" w:bottom="1304" w:left="1191" w:header="0" w:footer="992" w:gutter="0"/>
          <w:cols w:space="720" w:num="1"/>
          <w:formProt w:val="0"/>
          <w:docGrid w:type="lines" w:linePitch="312" w:charSpace="0"/>
        </w:sectPr>
      </w:pPr>
    </w:p>
    <w:p w14:paraId="1B37D1CC">
      <w:pPr>
        <w:ind w:firstLine="281"/>
        <w:rPr>
          <w:rFonts w:eastAsia="黑体"/>
          <w:b/>
          <w:bCs/>
          <w:sz w:val="28"/>
          <w:szCs w:val="28"/>
        </w:rPr>
      </w:pPr>
      <w:r>
        <w:rPr>
          <w:rFonts w:eastAsia="黑体"/>
          <w:b/>
          <w:bCs/>
          <w:sz w:val="28"/>
          <w:szCs w:val="28"/>
        </w:rPr>
        <w:t>二、项目基本情况</w:t>
      </w:r>
    </w:p>
    <w:tbl>
      <w:tblPr>
        <w:tblStyle w:val="10"/>
        <w:tblW w:w="4950" w:type="pct"/>
        <w:jc w:val="center"/>
        <w:tblLayout w:type="fixed"/>
        <w:tblCellMar>
          <w:top w:w="0" w:type="dxa"/>
          <w:left w:w="28" w:type="dxa"/>
          <w:bottom w:w="0" w:type="dxa"/>
          <w:right w:w="28" w:type="dxa"/>
        </w:tblCellMar>
      </w:tblPr>
      <w:tblGrid>
        <w:gridCol w:w="813"/>
        <w:gridCol w:w="790"/>
        <w:gridCol w:w="1575"/>
        <w:gridCol w:w="1578"/>
        <w:gridCol w:w="1577"/>
        <w:gridCol w:w="1578"/>
        <w:gridCol w:w="1573"/>
      </w:tblGrid>
      <w:tr w14:paraId="42864AC0">
        <w:tblPrEx>
          <w:tblCellMar>
            <w:top w:w="0" w:type="dxa"/>
            <w:left w:w="28" w:type="dxa"/>
            <w:bottom w:w="0" w:type="dxa"/>
            <w:right w:w="28" w:type="dxa"/>
          </w:tblCellMar>
        </w:tblPrEx>
        <w:trPr>
          <w:cantSplit/>
          <w:trHeight w:val="609"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vAlign w:val="center"/>
          </w:tcPr>
          <w:p w14:paraId="47784039">
            <w:pPr>
              <w:spacing w:before="100" w:after="100" w:line="200" w:lineRule="exact"/>
              <w:jc w:val="center"/>
              <w:rPr>
                <w:rFonts w:eastAsia="仿宋_GB2312;仿宋"/>
                <w:sz w:val="24"/>
              </w:rPr>
            </w:pPr>
            <w:r>
              <w:rPr>
                <w:rFonts w:eastAsia="仿宋_GB2312;仿宋"/>
                <w:sz w:val="24"/>
              </w:rPr>
              <w:t>项目名称</w:t>
            </w:r>
          </w:p>
        </w:tc>
        <w:tc>
          <w:tcPr>
            <w:tcW w:w="7836" w:type="dxa"/>
            <w:gridSpan w:val="5"/>
            <w:tcBorders>
              <w:top w:val="single" w:color="000000" w:sz="8" w:space="0"/>
              <w:left w:val="single" w:color="000000" w:sz="8" w:space="0"/>
              <w:bottom w:val="single" w:color="000000" w:sz="8" w:space="0"/>
              <w:right w:val="single" w:color="000000" w:sz="8" w:space="0"/>
            </w:tcBorders>
            <w:vAlign w:val="center"/>
          </w:tcPr>
          <w:p w14:paraId="6B449EA0">
            <w:pPr>
              <w:spacing w:before="100" w:after="100" w:line="200" w:lineRule="exact"/>
              <w:jc w:val="center"/>
              <w:rPr>
                <w:rFonts w:eastAsia="仿宋_GB2312;仿宋"/>
                <w:sz w:val="24"/>
              </w:rPr>
            </w:pPr>
            <w:r>
              <w:rPr>
                <w:rFonts w:eastAsia="仿宋_GB2312;仿宋"/>
                <w:sz w:val="24"/>
              </w:rPr>
              <w:t>口服智能活细胞疗法用于代谢病的治疗</w:t>
            </w:r>
          </w:p>
        </w:tc>
      </w:tr>
      <w:tr w14:paraId="032E6517">
        <w:tblPrEx>
          <w:tblCellMar>
            <w:top w:w="0" w:type="dxa"/>
            <w:left w:w="28" w:type="dxa"/>
            <w:bottom w:w="0" w:type="dxa"/>
            <w:right w:w="28" w:type="dxa"/>
          </w:tblCellMar>
        </w:tblPrEx>
        <w:trPr>
          <w:cantSplit/>
          <w:trHeight w:val="609"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vAlign w:val="center"/>
          </w:tcPr>
          <w:p w14:paraId="34EE6D82">
            <w:pPr>
              <w:spacing w:line="400" w:lineRule="exact"/>
              <w:jc w:val="center"/>
              <w:rPr>
                <w:rFonts w:eastAsia="仿宋_GB2312;仿宋"/>
                <w:sz w:val="24"/>
              </w:rPr>
            </w:pPr>
            <w:r>
              <w:rPr>
                <w:rFonts w:eastAsia="仿宋_GB2312;仿宋"/>
                <w:sz w:val="24"/>
              </w:rPr>
              <w:t>项目起止时间</w:t>
            </w:r>
          </w:p>
          <w:p w14:paraId="39EBF230">
            <w:pPr>
              <w:spacing w:before="100" w:after="100" w:line="200" w:lineRule="exact"/>
              <w:jc w:val="center"/>
              <w:rPr>
                <w:rFonts w:eastAsia="仿宋_GB2312;仿宋"/>
                <w:sz w:val="24"/>
              </w:rPr>
            </w:pPr>
            <w:r>
              <w:rPr>
                <w:rFonts w:eastAsia="仿宋_GB2312;仿宋"/>
                <w:sz w:val="24"/>
              </w:rPr>
              <w:t>（项目期）</w:t>
            </w:r>
          </w:p>
        </w:tc>
        <w:tc>
          <w:tcPr>
            <w:tcW w:w="7836" w:type="dxa"/>
            <w:gridSpan w:val="5"/>
            <w:tcBorders>
              <w:top w:val="single" w:color="000000" w:sz="8" w:space="0"/>
              <w:left w:val="single" w:color="000000" w:sz="8" w:space="0"/>
              <w:bottom w:val="single" w:color="000000" w:sz="8" w:space="0"/>
              <w:right w:val="single" w:color="000000" w:sz="8" w:space="0"/>
            </w:tcBorders>
            <w:vAlign w:val="center"/>
          </w:tcPr>
          <w:p w14:paraId="2BB6ECBC">
            <w:pPr>
              <w:spacing w:line="320" w:lineRule="exact"/>
              <w:jc w:val="center"/>
              <w:rPr>
                <w:rFonts w:eastAsia="仿宋_GB2312;仿宋"/>
                <w:sz w:val="24"/>
              </w:rPr>
            </w:pPr>
            <w:r>
              <w:rPr>
                <w:rFonts w:eastAsia="仿宋_GB2312;仿宋"/>
                <w:sz w:val="24"/>
              </w:rPr>
              <w:t>2026年</w:t>
            </w:r>
            <w:r>
              <w:rPr>
                <w:rFonts w:eastAsia="Times New Roman"/>
                <w:sz w:val="24"/>
              </w:rPr>
              <w:t xml:space="preserve">  </w:t>
            </w:r>
            <w:r>
              <w:rPr>
                <w:rFonts w:eastAsia="仿宋_GB2312;仿宋"/>
                <w:sz w:val="24"/>
              </w:rPr>
              <w:t>9    月——</w:t>
            </w:r>
            <w:r>
              <w:rPr>
                <w:rFonts w:eastAsia="Times New Roman"/>
                <w:sz w:val="24"/>
              </w:rPr>
              <w:t xml:space="preserve">     </w:t>
            </w:r>
            <w:r>
              <w:rPr>
                <w:rFonts w:eastAsia="仿宋_GB2312;仿宋"/>
                <w:sz w:val="24"/>
              </w:rPr>
              <w:t>2029 年</w:t>
            </w:r>
            <w:r>
              <w:rPr>
                <w:rFonts w:eastAsia="Times New Roman"/>
                <w:sz w:val="24"/>
              </w:rPr>
              <w:t xml:space="preserve">   </w:t>
            </w:r>
            <w:r>
              <w:rPr>
                <w:rFonts w:eastAsia="仿宋_GB2312;仿宋"/>
                <w:sz w:val="24"/>
              </w:rPr>
              <w:t>9   月</w:t>
            </w:r>
          </w:p>
          <w:p w14:paraId="23A4C536">
            <w:pPr>
              <w:spacing w:line="320" w:lineRule="exact"/>
              <w:jc w:val="center"/>
              <w:rPr>
                <w:rFonts w:eastAsia="仿宋_GB2312;仿宋"/>
                <w:sz w:val="24"/>
              </w:rPr>
            </w:pPr>
            <w:r>
              <w:rPr>
                <w:rFonts w:eastAsia="仿宋_GB2312;仿宋"/>
                <w:sz w:val="24"/>
              </w:rPr>
              <w:t>（执行期不超过3年）</w:t>
            </w:r>
          </w:p>
        </w:tc>
      </w:tr>
      <w:tr w14:paraId="4E1292F1">
        <w:tblPrEx>
          <w:tblCellMar>
            <w:top w:w="0" w:type="dxa"/>
            <w:left w:w="28" w:type="dxa"/>
            <w:bottom w:w="0" w:type="dxa"/>
            <w:right w:w="28" w:type="dxa"/>
          </w:tblCellMar>
        </w:tblPrEx>
        <w:trPr>
          <w:cantSplit/>
          <w:trHeight w:val="3877"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vAlign w:val="center"/>
          </w:tcPr>
          <w:p w14:paraId="25E8C6E0">
            <w:pPr>
              <w:jc w:val="center"/>
              <w:rPr>
                <w:rFonts w:ascii="仿宋_GB2312;仿宋" w:hAnsi="仿宋_GB2312;仿宋" w:eastAsia="仿宋_GB2312;仿宋"/>
                <w:sz w:val="24"/>
              </w:rPr>
            </w:pPr>
            <w:r>
              <w:rPr>
                <w:rFonts w:ascii="仿宋_GB2312;仿宋" w:hAnsi="仿宋_GB2312;仿宋" w:eastAsia="仿宋_GB2312;仿宋"/>
                <w:sz w:val="24"/>
              </w:rPr>
              <w:t>项目摘要</w:t>
            </w:r>
          </w:p>
        </w:tc>
        <w:tc>
          <w:tcPr>
            <w:tcW w:w="7836" w:type="dxa"/>
            <w:gridSpan w:val="5"/>
            <w:tcBorders>
              <w:top w:val="single" w:color="000000" w:sz="8" w:space="0"/>
              <w:left w:val="single" w:color="000000" w:sz="8" w:space="0"/>
              <w:bottom w:val="single" w:color="000000" w:sz="8" w:space="0"/>
              <w:right w:val="single" w:color="000000" w:sz="8" w:space="0"/>
            </w:tcBorders>
          </w:tcPr>
          <w:p w14:paraId="6E223699">
            <w:pPr>
              <w:rPr>
                <w:rFonts w:ascii="仿宋_GB2312;仿宋" w:hAnsi="仿宋_GB2312;仿宋" w:eastAsia="仿宋_GB2312;仿宋"/>
                <w:sz w:val="24"/>
              </w:rPr>
            </w:pPr>
            <w:r>
              <w:rPr>
                <w:rFonts w:ascii="仿宋_GB2312;仿宋" w:hAnsi="仿宋_GB2312;仿宋" w:eastAsia="仿宋_GB2312;仿宋"/>
                <w:sz w:val="24"/>
              </w:rPr>
              <w:t>（项目总体描述、主要技术特点、先进性和创新性、知识产权状况；成果转化可行性以及转化支撑条件等。800字以内）</w:t>
            </w:r>
          </w:p>
          <w:p w14:paraId="31957768">
            <w:pPr>
              <w:ind w:firstLine="480"/>
              <w:rPr>
                <w:rFonts w:ascii="仿宋_GB2312;仿宋" w:hAnsi="仿宋_GB2312;仿宋" w:eastAsia="仿宋_GB2312;仿宋"/>
                <w:sz w:val="24"/>
              </w:rPr>
            </w:pPr>
            <w:r>
              <w:rPr>
                <w:rFonts w:ascii="仿宋_GB2312;仿宋" w:hAnsi="仿宋_GB2312;仿宋" w:eastAsia="仿宋_GB2312;仿宋"/>
                <w:sz w:val="24"/>
              </w:rPr>
              <w:t>本项目利用合成生物学技术，开发口服型智能工程益生菌及天然高效益生菌，用于高尿酸血症/痛风、2型糖尿病、肥胖、高血脂等代谢性亚健康问题的治疗与调理。核心技术：①构建生理信号（尿酸、葡萄糖）响应基因线路，实现益生菌对体内代谢浓度的实时感知与按需释放治疗蛋白；②AI辅助定向进化获得超高效尿酸氧化酶（酶活较市售最好产品提高264%）；③拥有自主知识产权的天然降尿酸、降糖、减肥、降脂益生菌菌株，降解能力远超市售益生菌。产品策略：采用“天然益生菌普通食品/保健品先行，工程化益生菌GRAS认证+IND双轨推进”。首款天然降尿酸益生菌将以普通食品形式上市；工程化降尿酸管线已完成</w:t>
            </w:r>
            <w:r>
              <w:rPr>
                <w:rFonts w:hint="eastAsia" w:ascii="仿宋_GB2312;仿宋" w:hAnsi="仿宋_GB2312;仿宋" w:eastAsia="仿宋_GB2312;仿宋"/>
                <w:sz w:val="24"/>
              </w:rPr>
              <w:t>基本验证</w:t>
            </w:r>
            <w:r>
              <w:rPr>
                <w:rFonts w:ascii="仿宋_GB2312;仿宋" w:hAnsi="仿宋_GB2312;仿宋" w:eastAsia="仿宋_GB2312;仿宋"/>
                <w:sz w:val="24"/>
              </w:rPr>
              <w:t>，安全性明确，预计2年内成为国内首款工程化益生菌上市产品。知识产权：已申请发明专利</w:t>
            </w:r>
            <w:r>
              <w:rPr>
                <w:rFonts w:hint="eastAsia" w:ascii="仿宋_GB2312;仿宋" w:hAnsi="仿宋_GB2312;仿宋" w:eastAsia="仿宋_GB2312;仿宋"/>
                <w:sz w:val="24"/>
              </w:rPr>
              <w:t>1</w:t>
            </w:r>
            <w:r>
              <w:rPr>
                <w:rFonts w:ascii="仿宋_GB2312;仿宋" w:hAnsi="仿宋_GB2312;仿宋" w:eastAsia="仿宋_GB2312;仿宋"/>
                <w:sz w:val="24"/>
              </w:rPr>
              <w:t>项，授权</w:t>
            </w:r>
            <w:r>
              <w:rPr>
                <w:rFonts w:hint="eastAsia" w:ascii="仿宋_GB2312;仿宋" w:hAnsi="仿宋_GB2312;仿宋" w:eastAsia="仿宋_GB2312;仿宋"/>
                <w:sz w:val="24"/>
              </w:rPr>
              <w:t>1</w:t>
            </w:r>
            <w:r>
              <w:rPr>
                <w:rFonts w:ascii="仿宋_GB2312;仿宋" w:hAnsi="仿宋_GB2312;仿宋" w:eastAsia="仿宋_GB2312;仿宋"/>
                <w:sz w:val="24"/>
              </w:rPr>
              <w:t>项，PCT专利布局中。项目执行期3年，总投入2000万元（自筹1000万元、申请专项资金1000万元），目标完成GRAS认证、</w:t>
            </w:r>
            <w:r>
              <w:rPr>
                <w:rFonts w:hint="eastAsia" w:ascii="仿宋_GB2312;仿宋" w:hAnsi="仿宋_GB2312;仿宋" w:eastAsia="仿宋_GB2312;仿宋"/>
                <w:sz w:val="24"/>
              </w:rPr>
              <w:t>2</w:t>
            </w:r>
            <w:r>
              <w:rPr>
                <w:rFonts w:ascii="仿宋_GB2312;仿宋" w:hAnsi="仿宋_GB2312;仿宋" w:eastAsia="仿宋_GB2312;仿宋"/>
                <w:sz w:val="24"/>
              </w:rPr>
              <w:t>款以上天然益生菌产品</w:t>
            </w:r>
            <w:r>
              <w:rPr>
                <w:rFonts w:hint="eastAsia" w:ascii="仿宋_GB2312;仿宋" w:hAnsi="仿宋_GB2312;仿宋" w:eastAsia="仿宋_GB2312;仿宋"/>
                <w:sz w:val="24"/>
              </w:rPr>
              <w:t>产业化前的功效验证</w:t>
            </w:r>
            <w:r>
              <w:rPr>
                <w:rFonts w:ascii="仿宋_GB2312;仿宋" w:hAnsi="仿宋_GB2312;仿宋" w:eastAsia="仿宋_GB2312;仿宋"/>
                <w:sz w:val="24"/>
              </w:rPr>
              <w:t>。</w:t>
            </w:r>
          </w:p>
        </w:tc>
      </w:tr>
      <w:tr w14:paraId="52C817D8">
        <w:tblPrEx>
          <w:tblCellMar>
            <w:top w:w="0" w:type="dxa"/>
            <w:left w:w="28" w:type="dxa"/>
            <w:bottom w:w="0" w:type="dxa"/>
            <w:right w:w="28" w:type="dxa"/>
          </w:tblCellMar>
        </w:tblPrEx>
        <w:trPr>
          <w:trHeight w:val="2747"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399C104D">
            <w:pPr>
              <w:jc w:val="center"/>
              <w:rPr>
                <w:rFonts w:eastAsia="仿宋_GB2312;仿宋"/>
                <w:sz w:val="24"/>
              </w:rPr>
            </w:pPr>
            <w:r>
              <w:rPr>
                <w:rFonts w:eastAsia="仿宋_GB2312;仿宋"/>
                <w:sz w:val="24"/>
              </w:rPr>
              <w:t>项目建设</w:t>
            </w:r>
          </w:p>
          <w:p w14:paraId="332A3144">
            <w:pPr>
              <w:jc w:val="center"/>
              <w:rPr>
                <w:rFonts w:eastAsia="仿宋_GB2312;仿宋"/>
                <w:sz w:val="24"/>
              </w:rPr>
            </w:pPr>
            <w:r>
              <w:rPr>
                <w:rFonts w:eastAsia="仿宋_GB2312;仿宋"/>
                <w:sz w:val="24"/>
              </w:rPr>
              <w:t>背景描述</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74B0C8A1">
            <w:pPr>
              <w:rPr>
                <w:rFonts w:ascii="仿宋_GB2312;仿宋" w:hAnsi="仿宋_GB2312;仿宋" w:eastAsia="仿宋_GB2312;仿宋"/>
                <w:sz w:val="24"/>
              </w:rPr>
            </w:pPr>
            <w:r>
              <w:rPr>
                <w:rFonts w:ascii="仿宋_GB2312;仿宋" w:hAnsi="仿宋_GB2312;仿宋" w:eastAsia="仿宋_GB2312;仿宋"/>
                <w:sz w:val="24"/>
              </w:rPr>
              <w:t>（项目所依据的前期成果概述，技术来源，合作方式；国内外行业现状和发展趋势；项目技术创新点、先进性及主要技术特点等。500字以内）</w:t>
            </w:r>
          </w:p>
          <w:p w14:paraId="3D0DBAE7">
            <w:pPr>
              <w:ind w:firstLine="480"/>
              <w:rPr>
                <w:rFonts w:ascii="仿宋_GB2312;仿宋" w:hAnsi="仿宋_GB2312;仿宋" w:eastAsia="仿宋_GB2312;仿宋"/>
                <w:sz w:val="24"/>
              </w:rPr>
            </w:pPr>
            <w:r>
              <w:rPr>
                <w:rFonts w:ascii="仿宋_GB2312;仿宋" w:hAnsi="仿宋_GB2312;仿宋" w:eastAsia="仿宋_GB2312;仿宋"/>
                <w:sz w:val="24"/>
              </w:rPr>
              <w:t>高尿酸血症及痛风全球患者超4.8亿，中国近2亿；糖尿病全球5.8亿，中国1.4亿；肥胖及高血脂人群庞大。现有药物存在肝肾毒性、注射给药、进口依赖等痛点。合成生物学活体药物市场2030年预计达80亿美元。本项目基于华东师大叶海峰团队十余年积累，前期成果发表于Nature、Cell Reports Medicine等。技术创新点：①尿酸氧化酶酶活国际领先（提升264%）；②全球首个完成非人灵长类模型验证的口服智能降糖益生菌（Nature</w:t>
            </w:r>
            <w:del w:id="20" w:author="武小敏" w:date="2026-09-05T18:12:42Z">
              <w:r>
                <w:rPr>
                  <w:rFonts w:hint="default" w:ascii="仿宋_GB2312;仿宋" w:hAnsi="仿宋_GB2312;仿宋" w:eastAsia="仿宋_GB2312;仿宋"/>
                  <w:sz w:val="24"/>
                  <w:lang w:val="en-US"/>
                </w:rPr>
                <w:delText>接收</w:delText>
              </w:r>
            </w:del>
            <w:ins w:id="21" w:author="武小敏" w:date="2026-09-05T18:12:44Z">
              <w:r>
                <w:rPr>
                  <w:rFonts w:hint="eastAsia" w:ascii="仿宋_GB2312;仿宋" w:hAnsi="仿宋_GB2312;仿宋" w:eastAsia="仿宋_GB2312;仿宋"/>
                  <w:sz w:val="24"/>
                  <w:lang w:val="en-US" w:eastAsia="zh-CN"/>
                </w:rPr>
                <w:t>发表</w:t>
              </w:r>
            </w:ins>
            <w:r>
              <w:rPr>
                <w:rFonts w:ascii="仿宋_GB2312;仿宋" w:hAnsi="仿宋_GB2312;仿宋" w:eastAsia="仿宋_GB2312;仿宋"/>
                <w:sz w:val="24"/>
              </w:rPr>
              <w:t>）；③天然降尿酸菌株降解能力数倍于市售产品。目前国内尚无同类产品获批，本项目具有先发优势。</w:t>
            </w:r>
          </w:p>
        </w:tc>
      </w:tr>
      <w:tr w14:paraId="0CC2394C">
        <w:tblPrEx>
          <w:tblCellMar>
            <w:top w:w="0" w:type="dxa"/>
            <w:left w:w="28" w:type="dxa"/>
            <w:bottom w:w="0" w:type="dxa"/>
            <w:right w:w="28" w:type="dxa"/>
          </w:tblCellMar>
        </w:tblPrEx>
        <w:trPr>
          <w:trHeight w:val="2336"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14790D5">
            <w:pPr>
              <w:jc w:val="center"/>
              <w:rPr>
                <w:rFonts w:eastAsia="仿宋_GB2312;仿宋"/>
                <w:sz w:val="24"/>
              </w:rPr>
            </w:pPr>
            <w:r>
              <w:rPr>
                <w:rFonts w:eastAsia="仿宋_GB2312;仿宋"/>
                <w:sz w:val="24"/>
              </w:rPr>
              <w:t>项目总体</w:t>
            </w:r>
          </w:p>
          <w:p w14:paraId="118C33A4">
            <w:pPr>
              <w:jc w:val="center"/>
              <w:rPr>
                <w:rFonts w:eastAsia="仿宋_GB2312;仿宋"/>
                <w:sz w:val="24"/>
              </w:rPr>
            </w:pPr>
            <w:r>
              <w:rPr>
                <w:rFonts w:eastAsia="仿宋_GB2312;仿宋"/>
                <w:sz w:val="24"/>
              </w:rPr>
              <w:t>目标描述</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4AA5E282">
            <w:pPr>
              <w:rPr>
                <w:rFonts w:ascii="仿宋_GB2312;仿宋" w:hAnsi="仿宋_GB2312;仿宋" w:eastAsia="仿宋_GB2312;仿宋"/>
                <w:sz w:val="24"/>
              </w:rPr>
            </w:pPr>
            <w:r>
              <w:rPr>
                <w:rFonts w:ascii="仿宋_GB2312;仿宋" w:hAnsi="仿宋_GB2312;仿宋" w:eastAsia="仿宋_GB2312;仿宋"/>
                <w:sz w:val="24"/>
              </w:rPr>
              <w:t>（建设目标和规模，500字以内）</w:t>
            </w:r>
          </w:p>
          <w:p w14:paraId="58EF7D73">
            <w:pPr>
              <w:rPr>
                <w:rFonts w:ascii="仿宋_GB2312;仿宋" w:hAnsi="仿宋_GB2312;仿宋" w:eastAsia="仿宋_GB2312;仿宋"/>
                <w:sz w:val="24"/>
              </w:rPr>
            </w:pPr>
            <w:r>
              <w:rPr>
                <w:rFonts w:ascii="仿宋_GB2312;仿宋" w:hAnsi="仿宋_GB2312;仿宋" w:eastAsia="仿宋_GB2312;仿宋"/>
                <w:sz w:val="24"/>
              </w:rPr>
              <w:t>建设目标：</w:t>
            </w:r>
          </w:p>
          <w:p w14:paraId="76AC9804">
            <w:pPr>
              <w:rPr>
                <w:rFonts w:ascii="仿宋_GB2312;仿宋" w:hAnsi="仿宋_GB2312;仿宋" w:eastAsia="仿宋_GB2312;仿宋"/>
                <w:sz w:val="24"/>
              </w:rPr>
            </w:pPr>
            <w:r>
              <w:rPr>
                <w:rFonts w:ascii="仿宋_GB2312;仿宋" w:hAnsi="仿宋_GB2312;仿宋" w:eastAsia="仿宋_GB2312;仿宋" w:cs="仿宋_GB2312;仿宋"/>
                <w:sz w:val="24"/>
              </w:rPr>
              <w:t>①</w:t>
            </w:r>
            <w:r>
              <w:rPr>
                <w:rFonts w:ascii="仿宋_GB2312;仿宋" w:hAnsi="仿宋_GB2312;仿宋" w:eastAsia="仿宋_GB2312;仿宋"/>
                <w:sz w:val="24"/>
              </w:rPr>
              <w:t>完成工程化降尿酸益生菌的菌株设计、构建；完成工程化降尿酸益生菌在细胞、高尿酸小鼠、大鼠体内的功能测试；完成工程化降尿酸益生菌的动物体内的安全性、排泄动力学等测试；完成工程化降尿酸益生菌遗传稳定性测试；完成工程化降尿酸益生菌的小试发酵工艺优化；完成工程化降尿酸益生菌的安全性和毒理测试；启动GRAS申报。</w:t>
            </w:r>
          </w:p>
          <w:p w14:paraId="5650B93A">
            <w:pPr>
              <w:rPr>
                <w:rFonts w:ascii="仿宋_GB2312;仿宋" w:hAnsi="仿宋_GB2312;仿宋" w:eastAsia="仿宋_GB2312;仿宋"/>
                <w:sz w:val="24"/>
              </w:rPr>
            </w:pPr>
            <w:r>
              <w:rPr>
                <w:rFonts w:ascii="仿宋_GB2312;仿宋" w:hAnsi="仿宋_GB2312;仿宋" w:eastAsia="仿宋_GB2312;仿宋" w:cs="仿宋_GB2312;仿宋"/>
                <w:sz w:val="24"/>
              </w:rPr>
              <w:t>②</w:t>
            </w:r>
            <w:r>
              <w:rPr>
                <w:rFonts w:ascii="仿宋_GB2312;仿宋" w:hAnsi="仿宋_GB2312;仿宋" w:eastAsia="仿宋_GB2312;仿宋"/>
                <w:sz w:val="24"/>
              </w:rPr>
              <w:t>完成天然益生菌降尿酸产品的筛选开发、细胞水平功能测试、胃酸和胆盐的耐受性、高尿酸动物模型的测试、小试工艺优化；进行初步的人体实验；完成天然降尿酸益生菌的IIT研究；</w:t>
            </w:r>
          </w:p>
          <w:p w14:paraId="71DED5EF">
            <w:pPr>
              <w:rPr>
                <w:rFonts w:ascii="仿宋_GB2312;仿宋" w:hAnsi="仿宋_GB2312;仿宋" w:eastAsia="仿宋_GB2312;仿宋"/>
                <w:sz w:val="24"/>
              </w:rPr>
            </w:pPr>
            <w:r>
              <w:rPr>
                <w:rFonts w:ascii="仿宋_GB2312;仿宋" w:hAnsi="仿宋_GB2312;仿宋" w:eastAsia="仿宋_GB2312;仿宋" w:cs="仿宋_GB2312;仿宋"/>
                <w:sz w:val="24"/>
              </w:rPr>
              <w:t>③</w:t>
            </w:r>
            <w:r>
              <w:rPr>
                <w:rFonts w:ascii="仿宋_GB2312;仿宋" w:hAnsi="仿宋_GB2312;仿宋" w:eastAsia="仿宋_GB2312;仿宋"/>
                <w:sz w:val="24"/>
              </w:rPr>
              <w:t>全职到岗人数不少于</w:t>
            </w:r>
            <w:r>
              <w:rPr>
                <w:rFonts w:hint="eastAsia" w:ascii="仿宋_GB2312;仿宋" w:hAnsi="仿宋_GB2312;仿宋" w:eastAsia="仿宋_GB2312;仿宋"/>
                <w:sz w:val="24"/>
                <w:lang w:val="en-US" w:eastAsia="zh-CN"/>
              </w:rPr>
              <w:t>3</w:t>
            </w:r>
            <w:r>
              <w:rPr>
                <w:rFonts w:ascii="仿宋_GB2312;仿宋" w:hAnsi="仿宋_GB2312;仿宋" w:eastAsia="仿宋_GB2312;仿宋"/>
                <w:sz w:val="24"/>
              </w:rPr>
              <w:t>人，兼职人数不少于5人。</w:t>
            </w:r>
          </w:p>
        </w:tc>
      </w:tr>
      <w:tr w14:paraId="5635D3CD">
        <w:tblPrEx>
          <w:tblCellMar>
            <w:top w:w="0" w:type="dxa"/>
            <w:left w:w="28" w:type="dxa"/>
            <w:bottom w:w="0" w:type="dxa"/>
            <w:right w:w="28" w:type="dxa"/>
          </w:tblCellMar>
        </w:tblPrEx>
        <w:trPr>
          <w:trHeight w:val="2791"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121CDBAC">
            <w:pPr>
              <w:jc w:val="center"/>
              <w:rPr>
                <w:rFonts w:eastAsia="仿宋_GB2312;仿宋"/>
                <w:sz w:val="24"/>
              </w:rPr>
            </w:pPr>
            <w:r>
              <w:rPr>
                <w:rFonts w:eastAsia="仿宋_GB2312;仿宋"/>
                <w:sz w:val="24"/>
              </w:rPr>
              <w:t>项目建设</w:t>
            </w:r>
          </w:p>
          <w:p w14:paraId="78241EC3">
            <w:pPr>
              <w:jc w:val="center"/>
              <w:rPr>
                <w:rFonts w:eastAsia="仿宋_GB2312;仿宋"/>
                <w:sz w:val="24"/>
              </w:rPr>
            </w:pPr>
            <w:r>
              <w:rPr>
                <w:rFonts w:eastAsia="仿宋_GB2312;仿宋"/>
                <w:sz w:val="24"/>
              </w:rPr>
              <w:t>内容描述</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1CBD1168">
            <w:pPr>
              <w:rPr>
                <w:rFonts w:ascii="仿宋_GB2312;仿宋" w:hAnsi="仿宋_GB2312;仿宋" w:eastAsia="仿宋_GB2312;仿宋"/>
                <w:sz w:val="24"/>
              </w:rPr>
            </w:pPr>
            <w:r>
              <w:rPr>
                <w:rFonts w:ascii="仿宋_GB2312;仿宋" w:hAnsi="仿宋_GB2312;仿宋" w:eastAsia="仿宋_GB2312;仿宋"/>
                <w:sz w:val="24"/>
              </w:rPr>
              <w:t>（项目当前所处转化阶段、转化实施内容、地点、工艺、技术路线等，500字以内）</w:t>
            </w:r>
          </w:p>
          <w:p w14:paraId="1C519248">
            <w:pPr>
              <w:ind w:firstLine="240"/>
              <w:rPr>
                <w:rFonts w:ascii="仿宋_GB2312;仿宋" w:hAnsi="仿宋_GB2312;仿宋" w:eastAsia="仿宋_GB2312;仿宋"/>
                <w:sz w:val="24"/>
              </w:rPr>
            </w:pPr>
            <w:r>
              <w:rPr>
                <w:rFonts w:ascii="仿宋_GB2312;仿宋" w:hAnsi="仿宋_GB2312;仿宋" w:eastAsia="仿宋_GB2312;仿宋"/>
                <w:sz w:val="24"/>
              </w:rPr>
              <w:t>转化阶段：天然降尿酸产品已开发，工程化产品正在实验室</w:t>
            </w:r>
            <w:r>
              <w:rPr>
                <w:rFonts w:hint="eastAsia" w:ascii="仿宋_GB2312;仿宋" w:hAnsi="仿宋_GB2312;仿宋" w:eastAsia="仿宋_GB2312;仿宋"/>
                <w:sz w:val="24"/>
              </w:rPr>
              <w:t>验证</w:t>
            </w:r>
            <w:r>
              <w:rPr>
                <w:rFonts w:ascii="仿宋_GB2312;仿宋" w:hAnsi="仿宋_GB2312;仿宋" w:eastAsia="仿宋_GB2312;仿宋"/>
                <w:sz w:val="24"/>
              </w:rPr>
              <w:t>完成。实施内容：①天然降尿酸产品的筛选、细胞水平功能测试、动物水平功能测试、市面上同类型产品性能比较；②工程化降尿酸益生菌的设计、构建，细胞水平测试、动物水平测试、稳定性测试等；③商标的设计、宣传单页的设计、产品定位分析、市场调研等。项目三年总投入2</w:t>
            </w:r>
            <w:r>
              <w:rPr>
                <w:rFonts w:hint="eastAsia" w:ascii="仿宋_GB2312;仿宋" w:hAnsi="仿宋_GB2312;仿宋" w:eastAsia="仿宋_GB2312;仿宋"/>
                <w:sz w:val="24"/>
                <w:lang w:val="en-US" w:eastAsia="zh-CN"/>
              </w:rPr>
              <w:t>0</w:t>
            </w:r>
            <w:r>
              <w:rPr>
                <w:rFonts w:ascii="仿宋_GB2312;仿宋" w:hAnsi="仿宋_GB2312;仿宋" w:eastAsia="仿宋_GB2312;仿宋"/>
                <w:sz w:val="24"/>
              </w:rPr>
              <w:t>00万元，其中自筹1</w:t>
            </w:r>
            <w:r>
              <w:rPr>
                <w:rFonts w:hint="eastAsia" w:ascii="仿宋_GB2312;仿宋" w:hAnsi="仿宋_GB2312;仿宋" w:eastAsia="仿宋_GB2312;仿宋"/>
                <w:sz w:val="24"/>
                <w:lang w:val="en-US" w:eastAsia="zh-CN"/>
              </w:rPr>
              <w:t>0</w:t>
            </w:r>
            <w:r>
              <w:rPr>
                <w:rFonts w:ascii="仿宋_GB2312;仿宋" w:hAnsi="仿宋_GB2312;仿宋" w:eastAsia="仿宋_GB2312;仿宋"/>
                <w:sz w:val="24"/>
              </w:rPr>
              <w:t>00万元（含股东实缴、银行贷款、股权融资、产品销售收入等），申请专项资金1000万元。</w:t>
            </w:r>
          </w:p>
          <w:p w14:paraId="0065A349">
            <w:pPr>
              <w:ind w:firstLine="240"/>
              <w:rPr>
                <w:rFonts w:ascii="仿宋_GB2312;仿宋" w:hAnsi="仿宋_GB2312;仿宋" w:eastAsia="仿宋_GB2312;仿宋"/>
                <w:sz w:val="24"/>
              </w:rPr>
            </w:pPr>
            <w:r>
              <w:rPr>
                <w:rFonts w:ascii="仿宋_GB2312;仿宋" w:hAnsi="仿宋_GB2312;仿宋" w:eastAsia="仿宋_GB2312;仿宋"/>
                <w:sz w:val="24"/>
              </w:rPr>
              <w:t>技术路线：菌株筛选/构建→工艺放大→制剂开发→GRAS/IND→</w:t>
            </w:r>
            <w:r>
              <w:rPr>
                <w:rFonts w:hint="eastAsia" w:ascii="仿宋_GB2312;仿宋" w:hAnsi="仿宋_GB2312;仿宋" w:eastAsia="仿宋_GB2312;仿宋"/>
                <w:sz w:val="24"/>
              </w:rPr>
              <w:t>转化至管线商业化公司</w:t>
            </w:r>
            <w:r>
              <w:rPr>
                <w:rFonts w:ascii="仿宋_GB2312;仿宋" w:hAnsi="仿宋_GB2312;仿宋" w:eastAsia="仿宋_GB2312;仿宋"/>
                <w:sz w:val="24"/>
              </w:rPr>
              <w:t>。</w:t>
            </w:r>
          </w:p>
        </w:tc>
      </w:tr>
      <w:tr w14:paraId="254006FE">
        <w:tblPrEx>
          <w:tblCellMar>
            <w:top w:w="0" w:type="dxa"/>
            <w:left w:w="28" w:type="dxa"/>
            <w:bottom w:w="0" w:type="dxa"/>
            <w:right w:w="28" w:type="dxa"/>
          </w:tblCellMar>
        </w:tblPrEx>
        <w:trPr>
          <w:trHeight w:val="1183" w:hRule="atLeast"/>
          <w:jc w:val="center"/>
        </w:trPr>
        <w:tc>
          <w:tcPr>
            <w:tcW w:w="807" w:type="dxa"/>
            <w:vMerge w:val="restart"/>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A0B46B9">
            <w:pPr>
              <w:spacing w:line="400" w:lineRule="exact"/>
              <w:jc w:val="center"/>
              <w:rPr>
                <w:rFonts w:eastAsia="仿宋_GB2312;仿宋"/>
                <w:sz w:val="24"/>
              </w:rPr>
            </w:pPr>
            <w:r>
              <w:rPr>
                <w:rFonts w:eastAsia="仿宋_GB2312;仿宋"/>
                <w:sz w:val="24"/>
              </w:rPr>
              <w:t>项目实施保障条件</w:t>
            </w: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4DA51AF9">
            <w:pPr>
              <w:spacing w:line="400" w:lineRule="exact"/>
              <w:jc w:val="center"/>
              <w:rPr>
                <w:rFonts w:eastAsia="仿宋_GB2312;仿宋"/>
                <w:sz w:val="24"/>
              </w:rPr>
            </w:pPr>
            <w:r>
              <w:rPr>
                <w:rFonts w:eastAsia="仿宋_GB2312;仿宋"/>
                <w:sz w:val="24"/>
              </w:rPr>
              <w:t>管理</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52088E49">
            <w:pPr>
              <w:rPr>
                <w:rFonts w:ascii="仿宋_GB2312;仿宋" w:hAnsi="仿宋_GB2312;仿宋" w:eastAsia="仿宋_GB2312;仿宋"/>
                <w:sz w:val="24"/>
              </w:rPr>
            </w:pPr>
            <w:r>
              <w:rPr>
                <w:rFonts w:ascii="仿宋_GB2312;仿宋" w:hAnsi="仿宋_GB2312;仿宋" w:eastAsia="仿宋_GB2312;仿宋"/>
                <w:sz w:val="24"/>
              </w:rPr>
              <w:t>（责任单位对项目管理机制和组织架构保障条件）</w:t>
            </w:r>
          </w:p>
          <w:p w14:paraId="2D475977">
            <w:pPr>
              <w:rPr>
                <w:rFonts w:ascii="仿宋_GB2312;仿宋" w:hAnsi="仿宋_GB2312;仿宋" w:eastAsia="仿宋_GB2312;仿宋"/>
                <w:sz w:val="24"/>
              </w:rPr>
            </w:pPr>
            <w:r>
              <w:rPr>
                <w:rFonts w:ascii="仿宋_GB2312;仿宋" w:hAnsi="仿宋_GB2312;仿宋" w:eastAsia="仿宋_GB2312;仿宋"/>
                <w:sz w:val="24"/>
              </w:rPr>
              <w:t>公司设研发部、注册部、市场部，项目负责人制，每月产学研联席会。</w:t>
            </w:r>
          </w:p>
        </w:tc>
      </w:tr>
      <w:tr w14:paraId="3A6D2305">
        <w:tblPrEx>
          <w:tblCellMar>
            <w:top w:w="0" w:type="dxa"/>
            <w:left w:w="28" w:type="dxa"/>
            <w:bottom w:w="0" w:type="dxa"/>
            <w:right w:w="28" w:type="dxa"/>
          </w:tblCellMar>
        </w:tblPrEx>
        <w:trPr>
          <w:trHeight w:val="598"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459132B">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08412ABF">
            <w:pPr>
              <w:spacing w:line="400" w:lineRule="exact"/>
              <w:jc w:val="center"/>
              <w:rPr>
                <w:rFonts w:eastAsia="仿宋_GB2312;仿宋"/>
                <w:sz w:val="24"/>
              </w:rPr>
            </w:pPr>
            <w:r>
              <w:rPr>
                <w:rFonts w:eastAsia="仿宋_GB2312;仿宋"/>
                <w:sz w:val="24"/>
              </w:rPr>
              <w:t>人员</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471197DC">
            <w:pPr>
              <w:rPr>
                <w:rFonts w:ascii="仿宋_GB2312;仿宋" w:hAnsi="仿宋_GB2312;仿宋" w:eastAsia="仿宋_GB2312;仿宋"/>
                <w:sz w:val="24"/>
              </w:rPr>
            </w:pPr>
            <w:r>
              <w:rPr>
                <w:rFonts w:ascii="仿宋_GB2312;仿宋" w:hAnsi="仿宋_GB2312;仿宋" w:eastAsia="仿宋_GB2312;仿宋"/>
                <w:sz w:val="24"/>
              </w:rPr>
              <w:t>（项目实施必要的核心团队保障条件）</w:t>
            </w:r>
          </w:p>
          <w:p w14:paraId="08FBAECA">
            <w:pPr>
              <w:rPr>
                <w:rFonts w:ascii="仿宋_GB2312;仿宋" w:hAnsi="仿宋_GB2312;仿宋" w:eastAsia="仿宋_GB2312;仿宋"/>
                <w:sz w:val="24"/>
              </w:rPr>
            </w:pPr>
            <w:r>
              <w:rPr>
                <w:rFonts w:ascii="仿宋_GB2312;仿宋" w:hAnsi="仿宋_GB2312;仿宋" w:eastAsia="仿宋_GB2312;仿宋"/>
                <w:sz w:val="24"/>
              </w:rPr>
              <w:t>叶海峰（首席科学家）、孔德强（CEO）、管宁子（CTO）、田进忠（菌种库负责人）、施周杰（AI平台负责人）、胡二营（商务总监）、武敏（董事长助理）等。</w:t>
            </w:r>
          </w:p>
        </w:tc>
      </w:tr>
      <w:tr w14:paraId="29449B76">
        <w:tblPrEx>
          <w:tblCellMar>
            <w:top w:w="0" w:type="dxa"/>
            <w:left w:w="28" w:type="dxa"/>
            <w:bottom w:w="0" w:type="dxa"/>
            <w:right w:w="28" w:type="dxa"/>
          </w:tblCellMar>
        </w:tblPrEx>
        <w:trPr>
          <w:trHeight w:val="594"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07E55408">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03D568E3">
            <w:pPr>
              <w:spacing w:line="400" w:lineRule="exact"/>
              <w:jc w:val="center"/>
              <w:rPr>
                <w:rFonts w:eastAsia="仿宋_GB2312;仿宋"/>
                <w:sz w:val="24"/>
              </w:rPr>
            </w:pPr>
            <w:r>
              <w:rPr>
                <w:rFonts w:eastAsia="仿宋_GB2312;仿宋"/>
                <w:sz w:val="24"/>
              </w:rPr>
              <w:t>场所</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D2585DD">
            <w:pPr>
              <w:rPr>
                <w:rFonts w:ascii="仿宋_GB2312;仿宋" w:hAnsi="仿宋_GB2312;仿宋" w:eastAsia="仿宋_GB2312;仿宋"/>
                <w:sz w:val="24"/>
              </w:rPr>
            </w:pPr>
            <w:r>
              <w:rPr>
                <w:rFonts w:ascii="仿宋_GB2312;仿宋" w:hAnsi="仿宋_GB2312;仿宋" w:eastAsia="仿宋_GB2312;仿宋"/>
                <w:sz w:val="24"/>
              </w:rPr>
              <w:t>（项目实施所需场地空间保障条件）</w:t>
            </w:r>
          </w:p>
          <w:p w14:paraId="138D2802">
            <w:pPr>
              <w:rPr>
                <w:rFonts w:ascii="仿宋_GB2312;仿宋" w:hAnsi="仿宋_GB2312;仿宋" w:eastAsia="仿宋_GB2312;仿宋"/>
                <w:sz w:val="24"/>
              </w:rPr>
            </w:pPr>
            <w:r>
              <w:rPr>
                <w:rFonts w:ascii="仿宋_GB2312;仿宋" w:hAnsi="仿宋_GB2312;仿宋" w:eastAsia="仿宋_GB2312;仿宋"/>
                <w:sz w:val="24"/>
                <w:highlight w:val="yellow"/>
                <w:rPrChange w:id="22" w:author="武小敏" w:date="2026-09-05T18:14:34Z">
                  <w:rPr>
                    <w:rFonts w:ascii="仿宋_GB2312;仿宋" w:hAnsi="仿宋_GB2312;仿宋" w:eastAsia="仿宋_GB2312;仿宋"/>
                    <w:sz w:val="24"/>
                  </w:rPr>
                </w:rPrChange>
              </w:rPr>
              <w:t>华东师大大零号湾200㎡研发实验室</w:t>
            </w:r>
            <w:r>
              <w:rPr>
                <w:rFonts w:ascii="仿宋_GB2312;仿宋" w:hAnsi="仿宋_GB2312;仿宋" w:eastAsia="仿宋_GB2312;仿宋"/>
                <w:sz w:val="24"/>
              </w:rPr>
              <w:t>，中试依托</w:t>
            </w:r>
            <w:r>
              <w:rPr>
                <w:rFonts w:hint="eastAsia" w:ascii="Cambria" w:hAnsi="Cambria" w:eastAsia="仿宋_GB2312;仿宋" w:cs="Cambria"/>
                <w:sz w:val="24"/>
              </w:rPr>
              <w:t>均</w:t>
            </w:r>
            <w:r>
              <w:rPr>
                <w:rFonts w:ascii="仿宋_GB2312;仿宋" w:hAnsi="仿宋_GB2312;仿宋" w:eastAsia="仿宋_GB2312;仿宋"/>
                <w:sz w:val="24"/>
              </w:rPr>
              <w:t>瑶润盈生物</w:t>
            </w:r>
            <w:r>
              <w:rPr>
                <w:rFonts w:hint="eastAsia" w:ascii="仿宋_GB2312;仿宋" w:hAnsi="仿宋_GB2312;仿宋" w:eastAsia="仿宋_GB2312;仿宋"/>
                <w:sz w:val="24"/>
              </w:rPr>
              <w:t>25000</w:t>
            </w:r>
            <w:r>
              <w:rPr>
                <w:rFonts w:ascii="仿宋_GB2312;仿宋" w:hAnsi="仿宋_GB2312;仿宋" w:eastAsia="仿宋_GB2312;仿宋"/>
                <w:sz w:val="24"/>
              </w:rPr>
              <w:t>㎡</w:t>
            </w:r>
            <w:r>
              <w:rPr>
                <w:rFonts w:hint="eastAsia" w:ascii="仿宋_GB2312;仿宋" w:hAnsi="仿宋_GB2312;仿宋" w:eastAsia="仿宋_GB2312;仿宋"/>
                <w:sz w:val="24"/>
              </w:rPr>
              <w:t>发酵</w:t>
            </w:r>
            <w:r>
              <w:rPr>
                <w:rFonts w:ascii="仿宋_GB2312;仿宋" w:hAnsi="仿宋_GB2312;仿宋" w:eastAsia="仿宋_GB2312;仿宋"/>
                <w:sz w:val="24"/>
              </w:rPr>
              <w:t>车间。</w:t>
            </w:r>
          </w:p>
        </w:tc>
      </w:tr>
      <w:tr w14:paraId="5BD56819">
        <w:tblPrEx>
          <w:tblCellMar>
            <w:top w:w="0" w:type="dxa"/>
            <w:left w:w="28" w:type="dxa"/>
            <w:bottom w:w="0" w:type="dxa"/>
            <w:right w:w="28" w:type="dxa"/>
          </w:tblCellMar>
        </w:tblPrEx>
        <w:trPr>
          <w:trHeight w:val="603"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480CC353">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CAE2F9B">
            <w:pPr>
              <w:spacing w:line="400" w:lineRule="exact"/>
              <w:jc w:val="center"/>
              <w:rPr>
                <w:rFonts w:eastAsia="仿宋_GB2312;仿宋"/>
                <w:sz w:val="24"/>
              </w:rPr>
            </w:pPr>
            <w:r>
              <w:rPr>
                <w:rFonts w:eastAsia="仿宋_GB2312;仿宋"/>
                <w:sz w:val="24"/>
              </w:rPr>
              <w:t>技术</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316508BA">
            <w:pPr>
              <w:rPr>
                <w:rFonts w:ascii="仿宋_GB2312;仿宋" w:hAnsi="仿宋_GB2312;仿宋" w:eastAsia="仿宋_GB2312;仿宋"/>
                <w:sz w:val="24"/>
              </w:rPr>
            </w:pPr>
            <w:r>
              <w:rPr>
                <w:rFonts w:ascii="仿宋_GB2312;仿宋" w:hAnsi="仿宋_GB2312;仿宋" w:eastAsia="仿宋_GB2312;仿宋"/>
                <w:sz w:val="24"/>
              </w:rPr>
              <w:t>（项目实施所需关键技术、知识产权等保障条件）</w:t>
            </w:r>
          </w:p>
          <w:p w14:paraId="0C0CA2FC">
            <w:pPr>
              <w:rPr>
                <w:rFonts w:ascii="仿宋_GB2312;仿宋" w:hAnsi="仿宋_GB2312;仿宋" w:eastAsia="仿宋_GB2312;仿宋"/>
                <w:sz w:val="24"/>
              </w:rPr>
            </w:pPr>
            <w:r>
              <w:rPr>
                <w:rFonts w:ascii="仿宋_GB2312;仿宋" w:hAnsi="仿宋_GB2312;仿宋" w:eastAsia="仿宋_GB2312;仿宋"/>
                <w:sz w:val="24"/>
              </w:rPr>
              <w:t>拥有智能传感器、定向进化、菌种库三大平台。</w:t>
            </w:r>
          </w:p>
        </w:tc>
      </w:tr>
      <w:tr w14:paraId="3C74DEBE">
        <w:tblPrEx>
          <w:tblCellMar>
            <w:top w:w="0" w:type="dxa"/>
            <w:left w:w="28" w:type="dxa"/>
            <w:bottom w:w="0" w:type="dxa"/>
            <w:right w:w="28" w:type="dxa"/>
          </w:tblCellMar>
        </w:tblPrEx>
        <w:trPr>
          <w:trHeight w:val="599"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5077D05">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B53FEE9">
            <w:pPr>
              <w:spacing w:line="400" w:lineRule="exact"/>
              <w:jc w:val="center"/>
              <w:rPr>
                <w:rFonts w:eastAsia="仿宋_GB2312;仿宋"/>
                <w:sz w:val="24"/>
              </w:rPr>
            </w:pPr>
            <w:r>
              <w:rPr>
                <w:rFonts w:eastAsia="仿宋_GB2312;仿宋"/>
                <w:sz w:val="24"/>
              </w:rPr>
              <w:t>设备</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5066FF2B">
            <w:pPr>
              <w:rPr>
                <w:rFonts w:ascii="仿宋_GB2312;仿宋" w:hAnsi="仿宋_GB2312;仿宋" w:eastAsia="仿宋_GB2312;仿宋"/>
                <w:sz w:val="24"/>
              </w:rPr>
            </w:pPr>
            <w:r>
              <w:rPr>
                <w:rFonts w:ascii="仿宋_GB2312;仿宋" w:hAnsi="仿宋_GB2312;仿宋" w:eastAsia="仿宋_GB2312;仿宋"/>
                <w:sz w:val="24"/>
              </w:rPr>
              <w:t>（项目实施所需关键设备保障条件）</w:t>
            </w:r>
          </w:p>
          <w:p w14:paraId="1A57FC40">
            <w:pPr>
              <w:rPr>
                <w:rFonts w:ascii="仿宋_GB2312;仿宋" w:hAnsi="仿宋_GB2312;仿宋" w:eastAsia="仿宋_GB2312;仿宋"/>
                <w:sz w:val="24"/>
              </w:rPr>
            </w:pPr>
            <w:r>
              <w:rPr>
                <w:rFonts w:ascii="仿宋_GB2312;仿宋" w:hAnsi="仿宋_GB2312;仿宋" w:eastAsia="仿宋_GB2312;仿宋"/>
                <w:sz w:val="24"/>
              </w:rPr>
              <w:t>小动物活体成像仪、WB检测相关仪器、凝胶电泳相关仪器等。</w:t>
            </w:r>
          </w:p>
        </w:tc>
      </w:tr>
      <w:tr w14:paraId="12642E10">
        <w:tblPrEx>
          <w:tblCellMar>
            <w:top w:w="0" w:type="dxa"/>
            <w:left w:w="28" w:type="dxa"/>
            <w:bottom w:w="0" w:type="dxa"/>
            <w:right w:w="28" w:type="dxa"/>
          </w:tblCellMar>
        </w:tblPrEx>
        <w:trPr>
          <w:trHeight w:val="570"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A920167">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7E4CB936">
            <w:pPr>
              <w:spacing w:line="400" w:lineRule="exact"/>
              <w:jc w:val="center"/>
              <w:rPr>
                <w:rFonts w:eastAsia="仿宋_GB2312;仿宋"/>
                <w:sz w:val="24"/>
              </w:rPr>
            </w:pPr>
            <w:r>
              <w:rPr>
                <w:rFonts w:eastAsia="仿宋_GB2312;仿宋"/>
                <w:sz w:val="24"/>
              </w:rPr>
              <w:t>经费</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06A42ED">
            <w:pPr>
              <w:rPr>
                <w:rFonts w:ascii="仿宋_GB2312;仿宋" w:hAnsi="仿宋_GB2312;仿宋" w:eastAsia="仿宋_GB2312;仿宋"/>
                <w:sz w:val="24"/>
              </w:rPr>
            </w:pPr>
            <w:r>
              <w:rPr>
                <w:rFonts w:ascii="仿宋_GB2312;仿宋" w:hAnsi="仿宋_GB2312;仿宋" w:eastAsia="仿宋_GB2312;仿宋"/>
                <w:sz w:val="24"/>
              </w:rPr>
              <w:t>（责任单位如何保障自筹资金落实到位）</w:t>
            </w:r>
          </w:p>
          <w:p w14:paraId="6796771B">
            <w:pPr>
              <w:rPr>
                <w:rFonts w:ascii="仿宋_GB2312;仿宋" w:hAnsi="仿宋_GB2312;仿宋" w:eastAsia="仿宋_GB2312;仿宋"/>
                <w:sz w:val="24"/>
              </w:rPr>
            </w:pPr>
            <w:r>
              <w:rPr>
                <w:rFonts w:ascii="仿宋_GB2312;仿宋" w:hAnsi="仿宋_GB2312;仿宋" w:eastAsia="仿宋_GB2312;仿宋"/>
                <w:sz w:val="24"/>
              </w:rPr>
              <w:t>自筹资金1</w:t>
            </w:r>
            <w:r>
              <w:rPr>
                <w:rFonts w:hint="eastAsia" w:ascii="仿宋_GB2312;仿宋" w:hAnsi="仿宋_GB2312;仿宋" w:eastAsia="仿宋_GB2312;仿宋"/>
                <w:sz w:val="24"/>
                <w:lang w:val="en-US" w:eastAsia="zh-CN"/>
              </w:rPr>
              <w:t>0</w:t>
            </w:r>
            <w:r>
              <w:rPr>
                <w:rFonts w:ascii="仿宋_GB2312;仿宋" w:hAnsi="仿宋_GB2312;仿宋" w:eastAsia="仿宋_GB2312;仿宋"/>
                <w:sz w:val="24"/>
              </w:rPr>
              <w:t>00万元，来源于银行贷款、天使轮等股权融资及</w:t>
            </w:r>
            <w:r>
              <w:rPr>
                <w:rFonts w:hint="eastAsia" w:ascii="仿宋_GB2312;仿宋" w:hAnsi="仿宋_GB2312;仿宋" w:eastAsia="仿宋_GB2312;仿宋"/>
                <w:sz w:val="24"/>
              </w:rPr>
              <w:t>相关管线独家授权或转让收入</w:t>
            </w:r>
            <w:r>
              <w:rPr>
                <w:rFonts w:ascii="仿宋_GB2312;仿宋" w:hAnsi="仿宋_GB2312;仿宋" w:eastAsia="仿宋_GB2312;仿宋"/>
                <w:sz w:val="24"/>
              </w:rPr>
              <w:t>。资金落实安排：第一年以银行贷款为主落实自筹</w:t>
            </w:r>
            <w:r>
              <w:rPr>
                <w:rFonts w:hint="eastAsia" w:ascii="仿宋_GB2312;仿宋" w:hAnsi="仿宋_GB2312;仿宋" w:eastAsia="仿宋_GB2312;仿宋"/>
                <w:sz w:val="24"/>
              </w:rPr>
              <w:t>3</w:t>
            </w:r>
            <w:r>
              <w:rPr>
                <w:rFonts w:ascii="仿宋_GB2312;仿宋" w:hAnsi="仿宋_GB2312;仿宋" w:eastAsia="仿宋_GB2312;仿宋"/>
                <w:sz w:val="24"/>
              </w:rPr>
              <w:t>00万元，并启动全职人员招聘；第二年通过股东增资、产品销售收入</w:t>
            </w:r>
            <w:r>
              <w:rPr>
                <w:rFonts w:hint="eastAsia" w:ascii="仿宋_GB2312;仿宋" w:hAnsi="仿宋_GB2312;仿宋" w:eastAsia="仿宋_GB2312;仿宋"/>
                <w:sz w:val="24"/>
              </w:rPr>
              <w:t>、银行贷款、股权融资</w:t>
            </w:r>
            <w:r>
              <w:rPr>
                <w:rFonts w:ascii="仿宋_GB2312;仿宋" w:hAnsi="仿宋_GB2312;仿宋" w:eastAsia="仿宋_GB2312;仿宋"/>
                <w:sz w:val="24"/>
              </w:rPr>
              <w:t>等落实自筹</w:t>
            </w:r>
            <w:r>
              <w:rPr>
                <w:rFonts w:hint="eastAsia" w:ascii="仿宋_GB2312;仿宋" w:hAnsi="仿宋_GB2312;仿宋" w:eastAsia="仿宋_GB2312;仿宋"/>
                <w:sz w:val="24"/>
              </w:rPr>
              <w:t>400</w:t>
            </w:r>
            <w:r>
              <w:rPr>
                <w:rFonts w:ascii="仿宋_GB2312;仿宋" w:hAnsi="仿宋_GB2312;仿宋" w:eastAsia="仿宋_GB2312;仿宋"/>
                <w:sz w:val="24"/>
              </w:rPr>
              <w:t>万元；第三年通过股东增资、产品销售收入</w:t>
            </w:r>
            <w:r>
              <w:rPr>
                <w:rFonts w:hint="eastAsia" w:ascii="仿宋_GB2312;仿宋" w:hAnsi="仿宋_GB2312;仿宋" w:eastAsia="仿宋_GB2312;仿宋"/>
                <w:sz w:val="24"/>
              </w:rPr>
              <w:t>、银行贷款、股权融资</w:t>
            </w:r>
            <w:r>
              <w:rPr>
                <w:rFonts w:ascii="仿宋_GB2312;仿宋" w:hAnsi="仿宋_GB2312;仿宋" w:eastAsia="仿宋_GB2312;仿宋"/>
                <w:sz w:val="24"/>
              </w:rPr>
              <w:t>等落实自筹</w:t>
            </w:r>
            <w:r>
              <w:rPr>
                <w:rFonts w:hint="eastAsia" w:ascii="仿宋_GB2312;仿宋" w:hAnsi="仿宋_GB2312;仿宋" w:eastAsia="仿宋_GB2312;仿宋"/>
                <w:sz w:val="24"/>
                <w:lang w:val="en-US" w:eastAsia="zh-CN"/>
              </w:rPr>
              <w:t>3</w:t>
            </w:r>
            <w:r>
              <w:rPr>
                <w:rFonts w:hint="eastAsia" w:ascii="仿宋_GB2312;仿宋" w:hAnsi="仿宋_GB2312;仿宋" w:eastAsia="仿宋_GB2312;仿宋"/>
                <w:sz w:val="24"/>
              </w:rPr>
              <w:t>00</w:t>
            </w:r>
            <w:r>
              <w:rPr>
                <w:rFonts w:ascii="仿宋_GB2312;仿宋" w:hAnsi="仿宋_GB2312;仿宋" w:eastAsia="仿宋_GB2312;仿宋"/>
                <w:sz w:val="24"/>
              </w:rPr>
              <w:t>万元。专项资金1000万元按年度申请300万元、400万元、300万元，主要用于设备购置、材料费、测试化验加工费、劳务费等与项目实施直接相关的支出，其中使用专项资金列支的劳务费不超过当年度申请专项资金总额的30%（第一至三年分别为90万元、120万元、90万元），其余劳务费由自筹资金承担。</w:t>
            </w:r>
          </w:p>
        </w:tc>
      </w:tr>
      <w:tr w14:paraId="625CDF16">
        <w:tblPrEx>
          <w:tblCellMar>
            <w:top w:w="0" w:type="dxa"/>
            <w:left w:w="28" w:type="dxa"/>
            <w:bottom w:w="0" w:type="dxa"/>
            <w:right w:w="28" w:type="dxa"/>
          </w:tblCellMar>
        </w:tblPrEx>
        <w:trPr>
          <w:trHeight w:val="553" w:hRule="atLeast"/>
          <w:jc w:val="center"/>
        </w:trPr>
        <w:tc>
          <w:tcPr>
            <w:tcW w:w="807" w:type="dxa"/>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2847DAD4">
            <w:pPr>
              <w:snapToGrid w:val="0"/>
              <w:spacing w:line="400" w:lineRule="exact"/>
              <w:jc w:val="center"/>
              <w:rPr>
                <w:rFonts w:ascii="仿宋_GB2312;仿宋" w:hAnsi="仿宋_GB2312;仿宋" w:eastAsia="仿宋_GB2312;仿宋"/>
                <w:sz w:val="24"/>
              </w:rPr>
            </w:pPr>
          </w:p>
        </w:tc>
        <w:tc>
          <w:tcPr>
            <w:tcW w:w="785"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7A2C7A3">
            <w:pPr>
              <w:spacing w:line="400" w:lineRule="exact"/>
              <w:jc w:val="center"/>
              <w:rPr>
                <w:rFonts w:eastAsia="仿宋_GB2312;仿宋"/>
                <w:sz w:val="24"/>
              </w:rPr>
            </w:pPr>
            <w:r>
              <w:rPr>
                <w:rFonts w:eastAsia="仿宋_GB2312;仿宋"/>
                <w:sz w:val="24"/>
              </w:rPr>
              <w:t>其他</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6AD1A323">
            <w:pPr>
              <w:rPr>
                <w:rFonts w:ascii="仿宋_GB2312;仿宋" w:hAnsi="仿宋_GB2312;仿宋" w:eastAsia="仿宋_GB2312;仿宋"/>
                <w:sz w:val="24"/>
              </w:rPr>
            </w:pPr>
            <w:r>
              <w:rPr>
                <w:rFonts w:ascii="仿宋_GB2312;仿宋" w:hAnsi="仿宋_GB2312;仿宋" w:eastAsia="仿宋_GB2312;仿宋"/>
                <w:sz w:val="24"/>
              </w:rPr>
              <w:t>（项目实施所需协调合作等其他方面的保障条件）</w:t>
            </w:r>
          </w:p>
          <w:p w14:paraId="076C5746">
            <w:pPr>
              <w:rPr>
                <w:rFonts w:ascii="仿宋_GB2312;仿宋" w:hAnsi="仿宋_GB2312;仿宋" w:eastAsia="仿宋_GB2312;仿宋"/>
                <w:sz w:val="24"/>
              </w:rPr>
            </w:pPr>
            <w:r>
              <w:rPr>
                <w:rFonts w:ascii="仿宋_GB2312;仿宋" w:hAnsi="仿宋_GB2312;仿宋" w:eastAsia="仿宋_GB2312;仿宋"/>
                <w:sz w:val="24"/>
              </w:rPr>
              <w:t>法规相关</w:t>
            </w:r>
          </w:p>
        </w:tc>
      </w:tr>
      <w:tr w14:paraId="286CD5CB">
        <w:tblPrEx>
          <w:tblCellMar>
            <w:top w:w="0" w:type="dxa"/>
            <w:left w:w="28" w:type="dxa"/>
            <w:bottom w:w="0" w:type="dxa"/>
            <w:right w:w="28" w:type="dxa"/>
          </w:tblCellMar>
        </w:tblPrEx>
        <w:trPr>
          <w:trHeight w:val="768" w:hRule="atLeast"/>
          <w:jc w:val="center"/>
        </w:trPr>
        <w:tc>
          <w:tcPr>
            <w:tcW w:w="1592" w:type="dxa"/>
            <w:gridSpan w:val="2"/>
            <w:vMerge w:val="restart"/>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1FE733D9">
            <w:pPr>
              <w:spacing w:line="400" w:lineRule="exact"/>
              <w:jc w:val="center"/>
              <w:rPr>
                <w:rFonts w:eastAsia="仿宋_GB2312;仿宋"/>
                <w:sz w:val="24"/>
              </w:rPr>
            </w:pPr>
            <w:r>
              <w:rPr>
                <w:rFonts w:eastAsia="仿宋_GB2312;仿宋"/>
                <w:sz w:val="24"/>
              </w:rPr>
              <w:t>项目知识产权情况</w:t>
            </w:r>
          </w:p>
        </w:tc>
        <w:tc>
          <w:tcPr>
            <w:tcW w:w="1566"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03BCD20B">
            <w:pPr>
              <w:rPr>
                <w:rFonts w:ascii="仿宋_GB2312;仿宋" w:hAnsi="仿宋_GB2312;仿宋" w:eastAsia="仿宋_GB2312;仿宋"/>
                <w:sz w:val="24"/>
              </w:rPr>
            </w:pPr>
            <w:r>
              <w:rPr>
                <w:rFonts w:ascii="仿宋_GB2312;仿宋" w:hAnsi="仿宋_GB2312;仿宋" w:eastAsia="仿宋_GB2312;仿宋"/>
                <w:sz w:val="24"/>
              </w:rPr>
              <w:t>专利名称</w:t>
            </w: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7DD2AB09">
            <w:pPr>
              <w:rPr>
                <w:rFonts w:ascii="仿宋_GB2312;仿宋" w:hAnsi="仿宋_GB2312;仿宋" w:eastAsia="仿宋_GB2312;仿宋"/>
                <w:sz w:val="24"/>
              </w:rPr>
            </w:pPr>
            <w:r>
              <w:rPr>
                <w:rFonts w:ascii="仿宋_GB2312;仿宋" w:hAnsi="仿宋_GB2312;仿宋" w:eastAsia="仿宋_GB2312;仿宋"/>
                <w:sz w:val="24"/>
              </w:rPr>
              <w:t>专利类型</w:t>
            </w:r>
          </w:p>
        </w:tc>
        <w:tc>
          <w:tcPr>
            <w:tcW w:w="1568"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15F87D92">
            <w:pPr>
              <w:rPr>
                <w:rFonts w:ascii="仿宋_GB2312;仿宋" w:hAnsi="仿宋_GB2312;仿宋" w:eastAsia="仿宋_GB2312;仿宋"/>
                <w:sz w:val="24"/>
              </w:rPr>
            </w:pPr>
            <w:r>
              <w:rPr>
                <w:rFonts w:ascii="仿宋_GB2312;仿宋" w:hAnsi="仿宋_GB2312;仿宋" w:eastAsia="仿宋_GB2312;仿宋"/>
                <w:sz w:val="24"/>
              </w:rPr>
              <w:t>专利号</w:t>
            </w: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78F602E8">
            <w:pPr>
              <w:rPr>
                <w:rFonts w:ascii="仿宋_GB2312;仿宋" w:hAnsi="仿宋_GB2312;仿宋" w:eastAsia="仿宋_GB2312;仿宋"/>
                <w:sz w:val="24"/>
              </w:rPr>
            </w:pPr>
            <w:r>
              <w:rPr>
                <w:rFonts w:ascii="仿宋_GB2312;仿宋" w:hAnsi="仿宋_GB2312;仿宋" w:eastAsia="仿宋_GB2312;仿宋"/>
                <w:sz w:val="24"/>
              </w:rPr>
              <w:t>申请日</w:t>
            </w:r>
          </w:p>
        </w:tc>
        <w:tc>
          <w:tcPr>
            <w:tcW w:w="1564"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10DA7951">
            <w:pPr>
              <w:rPr>
                <w:rFonts w:ascii="仿宋_GB2312;仿宋" w:hAnsi="仿宋_GB2312;仿宋" w:eastAsia="仿宋_GB2312;仿宋"/>
                <w:sz w:val="24"/>
              </w:rPr>
            </w:pPr>
            <w:r>
              <w:rPr>
                <w:rFonts w:ascii="仿宋_GB2312;仿宋" w:hAnsi="仿宋_GB2312;仿宋" w:eastAsia="仿宋_GB2312;仿宋"/>
                <w:sz w:val="24"/>
              </w:rPr>
              <w:t>授权日</w:t>
            </w:r>
          </w:p>
        </w:tc>
      </w:tr>
      <w:tr w14:paraId="5B1DA8EC">
        <w:tblPrEx>
          <w:tblCellMar>
            <w:top w:w="0" w:type="dxa"/>
            <w:left w:w="28" w:type="dxa"/>
            <w:bottom w:w="0" w:type="dxa"/>
            <w:right w:w="28" w:type="dxa"/>
          </w:tblCellMar>
        </w:tblPrEx>
        <w:trPr>
          <w:trHeight w:val="768" w:hRule="atLeast"/>
          <w:jc w:val="center"/>
        </w:trPr>
        <w:tc>
          <w:tcPr>
            <w:tcW w:w="1592" w:type="dxa"/>
            <w:gridSpan w:val="2"/>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72529D84">
            <w:pPr>
              <w:snapToGrid w:val="0"/>
              <w:spacing w:line="400" w:lineRule="exact"/>
              <w:jc w:val="center"/>
              <w:rPr>
                <w:rFonts w:ascii="仿宋_GB2312;仿宋" w:hAnsi="仿宋_GB2312;仿宋" w:eastAsia="仿宋_GB2312;仿宋"/>
                <w:sz w:val="24"/>
              </w:rPr>
            </w:pPr>
          </w:p>
        </w:tc>
        <w:tc>
          <w:tcPr>
            <w:tcW w:w="1566"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671C9CF">
            <w:pPr>
              <w:rPr>
                <w:rFonts w:ascii="仿宋_GB2312;仿宋" w:hAnsi="仿宋_GB2312;仿宋" w:eastAsia="仿宋_GB2312;仿宋"/>
                <w:sz w:val="24"/>
              </w:rPr>
            </w:pPr>
            <w:r>
              <w:rPr>
                <w:rFonts w:ascii="仿宋_GB2312;仿宋" w:hAnsi="仿宋_GB2312;仿宋" w:eastAsia="仿宋_GB2312;仿宋"/>
                <w:sz w:val="24"/>
              </w:rPr>
              <w:t>一种红光与远红光调控的基因表达开关</w:t>
            </w:r>
          </w:p>
          <w:p w14:paraId="365809F4">
            <w:pPr>
              <w:rPr>
                <w:rFonts w:ascii="仿宋_GB2312;仿宋" w:hAnsi="仿宋_GB2312;仿宋" w:eastAsia="仿宋_GB2312;仿宋"/>
                <w:sz w:val="24"/>
              </w:rPr>
            </w:pPr>
            <w:r>
              <w:rPr>
                <w:rFonts w:ascii="仿宋_GB2312;仿宋" w:hAnsi="仿宋_GB2312;仿宋" w:eastAsia="仿宋_GB2312;仿宋"/>
                <w:sz w:val="24"/>
              </w:rPr>
              <w:t>及其构建方法和应用</w:t>
            </w: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A82A3DD">
            <w:pPr>
              <w:rPr>
                <w:rFonts w:ascii="仿宋_GB2312;仿宋" w:hAnsi="仿宋_GB2312;仿宋" w:eastAsia="仿宋_GB2312;仿宋"/>
                <w:sz w:val="24"/>
              </w:rPr>
            </w:pPr>
            <w:r>
              <w:rPr>
                <w:rFonts w:ascii="仿宋_GB2312;仿宋" w:hAnsi="仿宋_GB2312;仿宋" w:eastAsia="仿宋_GB2312;仿宋"/>
                <w:sz w:val="24"/>
              </w:rPr>
              <w:t>发明专利</w:t>
            </w:r>
          </w:p>
        </w:tc>
        <w:tc>
          <w:tcPr>
            <w:tcW w:w="1568"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30D54767">
            <w:pPr>
              <w:rPr>
                <w:rFonts w:ascii="仿宋_GB2312;仿宋" w:hAnsi="仿宋_GB2312;仿宋" w:eastAsia="仿宋_GB2312;仿宋"/>
                <w:sz w:val="24"/>
              </w:rPr>
            </w:pPr>
            <w:r>
              <w:rPr>
                <w:rFonts w:ascii="仿宋_GB2312;仿宋" w:hAnsi="仿宋_GB2312;仿宋" w:eastAsia="仿宋_GB2312;仿宋"/>
                <w:sz w:val="24"/>
              </w:rPr>
              <w:t>ZL202010443080.3</w:t>
            </w: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01210666">
            <w:pPr>
              <w:rPr>
                <w:rFonts w:ascii="仿宋_GB2312;仿宋" w:hAnsi="仿宋_GB2312;仿宋" w:eastAsia="仿宋_GB2312;仿宋"/>
                <w:sz w:val="24"/>
              </w:rPr>
            </w:pPr>
            <w:r>
              <w:rPr>
                <w:rFonts w:ascii="仿宋_GB2312;仿宋" w:hAnsi="仿宋_GB2312;仿宋" w:eastAsia="仿宋_GB2312;仿宋"/>
                <w:sz w:val="24"/>
              </w:rPr>
              <w:t>2020年5月22日</w:t>
            </w:r>
          </w:p>
        </w:tc>
        <w:tc>
          <w:tcPr>
            <w:tcW w:w="1564"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AFF3192">
            <w:pPr>
              <w:rPr>
                <w:rFonts w:ascii="仿宋_GB2312;仿宋" w:hAnsi="仿宋_GB2312;仿宋" w:eastAsia="仿宋_GB2312;仿宋"/>
                <w:sz w:val="24"/>
              </w:rPr>
            </w:pPr>
            <w:r>
              <w:rPr>
                <w:rFonts w:ascii="仿宋_GB2312;仿宋" w:hAnsi="仿宋_GB2312;仿宋" w:eastAsia="仿宋_GB2312;仿宋"/>
                <w:sz w:val="24"/>
              </w:rPr>
              <w:t>2023年3月31日</w:t>
            </w:r>
          </w:p>
        </w:tc>
      </w:tr>
      <w:tr w14:paraId="45938CF1">
        <w:tblPrEx>
          <w:tblCellMar>
            <w:top w:w="0" w:type="dxa"/>
            <w:left w:w="28" w:type="dxa"/>
            <w:bottom w:w="0" w:type="dxa"/>
            <w:right w:w="28" w:type="dxa"/>
          </w:tblCellMar>
        </w:tblPrEx>
        <w:trPr>
          <w:trHeight w:val="751" w:hRule="atLeast"/>
          <w:jc w:val="center"/>
        </w:trPr>
        <w:tc>
          <w:tcPr>
            <w:tcW w:w="1592" w:type="dxa"/>
            <w:gridSpan w:val="2"/>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1BE646EB">
            <w:pPr>
              <w:snapToGrid w:val="0"/>
              <w:spacing w:line="400" w:lineRule="exact"/>
              <w:jc w:val="center"/>
              <w:rPr>
                <w:rFonts w:ascii="仿宋_GB2312;仿宋" w:hAnsi="仿宋_GB2312;仿宋" w:eastAsia="仿宋_GB2312;仿宋"/>
                <w:sz w:val="24"/>
              </w:rPr>
            </w:pPr>
          </w:p>
        </w:tc>
        <w:tc>
          <w:tcPr>
            <w:tcW w:w="1566"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C3B6F66">
            <w:pPr>
              <w:snapToGrid w:val="0"/>
              <w:rPr>
                <w:rFonts w:ascii="仿宋_GB2312;仿宋" w:hAnsi="仿宋_GB2312;仿宋" w:eastAsia="仿宋_GB2312;仿宋"/>
                <w:sz w:val="24"/>
              </w:rPr>
            </w:pP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3F2D8794">
            <w:pPr>
              <w:snapToGrid w:val="0"/>
              <w:rPr>
                <w:rFonts w:ascii="仿宋_GB2312;仿宋" w:hAnsi="仿宋_GB2312;仿宋" w:eastAsia="仿宋_GB2312;仿宋"/>
                <w:sz w:val="24"/>
              </w:rPr>
            </w:pPr>
          </w:p>
        </w:tc>
        <w:tc>
          <w:tcPr>
            <w:tcW w:w="1568"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50B7056B">
            <w:pPr>
              <w:snapToGrid w:val="0"/>
              <w:rPr>
                <w:rFonts w:ascii="仿宋_GB2312;仿宋" w:hAnsi="仿宋_GB2312;仿宋" w:eastAsia="仿宋_GB2312;仿宋"/>
                <w:sz w:val="24"/>
              </w:rPr>
            </w:pP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1857ACBF">
            <w:pPr>
              <w:snapToGrid w:val="0"/>
              <w:rPr>
                <w:rFonts w:ascii="仿宋_GB2312;仿宋" w:hAnsi="仿宋_GB2312;仿宋" w:eastAsia="仿宋_GB2312;仿宋"/>
                <w:sz w:val="24"/>
              </w:rPr>
            </w:pPr>
          </w:p>
        </w:tc>
        <w:tc>
          <w:tcPr>
            <w:tcW w:w="1564"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768ACAD0">
            <w:pPr>
              <w:snapToGrid w:val="0"/>
              <w:rPr>
                <w:rFonts w:ascii="仿宋_GB2312;仿宋" w:hAnsi="仿宋_GB2312;仿宋" w:eastAsia="仿宋_GB2312;仿宋"/>
                <w:sz w:val="24"/>
              </w:rPr>
            </w:pPr>
          </w:p>
        </w:tc>
      </w:tr>
      <w:tr w14:paraId="2420BC34">
        <w:tblPrEx>
          <w:tblCellMar>
            <w:top w:w="0" w:type="dxa"/>
            <w:left w:w="28" w:type="dxa"/>
            <w:bottom w:w="0" w:type="dxa"/>
            <w:right w:w="28" w:type="dxa"/>
          </w:tblCellMar>
        </w:tblPrEx>
        <w:trPr>
          <w:trHeight w:val="751" w:hRule="atLeast"/>
          <w:jc w:val="center"/>
        </w:trPr>
        <w:tc>
          <w:tcPr>
            <w:tcW w:w="1592" w:type="dxa"/>
            <w:gridSpan w:val="2"/>
            <w:vMerge w:val="continue"/>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4892CB4C">
            <w:pPr>
              <w:snapToGrid w:val="0"/>
              <w:spacing w:line="400" w:lineRule="exact"/>
              <w:rPr>
                <w:rFonts w:ascii="仿宋_GB2312;仿宋" w:hAnsi="仿宋_GB2312;仿宋" w:eastAsia="仿宋_GB2312;仿宋"/>
                <w:sz w:val="24"/>
              </w:rPr>
            </w:pPr>
          </w:p>
        </w:tc>
        <w:tc>
          <w:tcPr>
            <w:tcW w:w="1566"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428E02F8">
            <w:pPr>
              <w:snapToGrid w:val="0"/>
              <w:rPr>
                <w:rFonts w:ascii="仿宋_GB2312;仿宋" w:hAnsi="仿宋_GB2312;仿宋" w:eastAsia="仿宋_GB2312;仿宋"/>
                <w:sz w:val="24"/>
              </w:rPr>
            </w:pP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5D14AE32">
            <w:pPr>
              <w:snapToGrid w:val="0"/>
              <w:rPr>
                <w:rFonts w:ascii="仿宋_GB2312;仿宋" w:hAnsi="仿宋_GB2312;仿宋" w:eastAsia="仿宋_GB2312;仿宋"/>
                <w:sz w:val="24"/>
              </w:rPr>
            </w:pPr>
          </w:p>
        </w:tc>
        <w:tc>
          <w:tcPr>
            <w:tcW w:w="1568"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7D6BA6A7">
            <w:pPr>
              <w:snapToGrid w:val="0"/>
              <w:rPr>
                <w:rFonts w:ascii="仿宋_GB2312;仿宋" w:hAnsi="仿宋_GB2312;仿宋" w:eastAsia="仿宋_GB2312;仿宋"/>
                <w:sz w:val="24"/>
              </w:rPr>
            </w:pPr>
          </w:p>
        </w:tc>
        <w:tc>
          <w:tcPr>
            <w:tcW w:w="1569"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25E5437D">
            <w:pPr>
              <w:snapToGrid w:val="0"/>
              <w:rPr>
                <w:rFonts w:ascii="仿宋_GB2312;仿宋" w:hAnsi="仿宋_GB2312;仿宋" w:eastAsia="仿宋_GB2312;仿宋"/>
                <w:sz w:val="24"/>
              </w:rPr>
            </w:pPr>
          </w:p>
        </w:tc>
        <w:tc>
          <w:tcPr>
            <w:tcW w:w="1564" w:type="dxa"/>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75ADEC3">
            <w:pPr>
              <w:snapToGrid w:val="0"/>
              <w:rPr>
                <w:rFonts w:ascii="仿宋_GB2312;仿宋" w:hAnsi="仿宋_GB2312;仿宋" w:eastAsia="仿宋_GB2312;仿宋"/>
                <w:sz w:val="24"/>
              </w:rPr>
            </w:pPr>
          </w:p>
        </w:tc>
      </w:tr>
      <w:tr w14:paraId="5650FEB1">
        <w:tblPrEx>
          <w:tblCellMar>
            <w:top w:w="0" w:type="dxa"/>
            <w:left w:w="28" w:type="dxa"/>
            <w:bottom w:w="0" w:type="dxa"/>
            <w:right w:w="28" w:type="dxa"/>
          </w:tblCellMar>
        </w:tblPrEx>
        <w:trPr>
          <w:trHeight w:val="2941"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16E0D6CF">
            <w:pPr>
              <w:spacing w:line="400" w:lineRule="exact"/>
              <w:jc w:val="center"/>
              <w:rPr>
                <w:rFonts w:eastAsia="仿宋_GB2312;仿宋"/>
                <w:sz w:val="24"/>
              </w:rPr>
            </w:pPr>
            <w:r>
              <w:rPr>
                <w:rFonts w:eastAsia="仿宋_GB2312;仿宋"/>
                <w:sz w:val="24"/>
              </w:rPr>
              <w:t>市场前景预测</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4A9D745A">
            <w:pPr>
              <w:rPr>
                <w:rFonts w:ascii="仿宋_GB2312;仿宋" w:hAnsi="仿宋_GB2312;仿宋" w:eastAsia="仿宋_GB2312;仿宋"/>
                <w:sz w:val="24"/>
              </w:rPr>
            </w:pPr>
            <w:r>
              <w:rPr>
                <w:rFonts w:ascii="仿宋_GB2312;仿宋" w:hAnsi="仿宋_GB2312;仿宋" w:eastAsia="仿宋_GB2312;仿宋"/>
                <w:sz w:val="24"/>
              </w:rPr>
              <w:t>（国内外需求情况分析及市场预测，本项目产品的市场竞争能力，现有意向协议，经济和社会效益）</w:t>
            </w:r>
          </w:p>
          <w:p w14:paraId="15858088">
            <w:pPr>
              <w:rPr>
                <w:rFonts w:ascii="仿宋_GB2312;仿宋" w:hAnsi="仿宋_GB2312;仿宋" w:eastAsia="仿宋_GB2312;仿宋"/>
                <w:sz w:val="24"/>
              </w:rPr>
            </w:pPr>
          </w:p>
          <w:p w14:paraId="3DA0A119">
            <w:pPr>
              <w:rPr>
                <w:rFonts w:ascii="仿宋_GB2312;仿宋" w:hAnsi="仿宋_GB2312;仿宋" w:eastAsia="仿宋_GB2312;仿宋"/>
                <w:sz w:val="24"/>
              </w:rPr>
            </w:pPr>
            <w:r>
              <w:rPr>
                <w:rFonts w:ascii="仿宋_GB2312;仿宋" w:hAnsi="仿宋_GB2312;仿宋" w:eastAsia="仿宋_GB2312;仿宋"/>
                <w:sz w:val="24"/>
              </w:rPr>
              <w:t>高尿酸/痛风市场超150亿元/年，糖尿病超900亿元/年。本项目首款天然降尿酸益生菌将以普通食品形式上市，工程化产品GRAS路径2年内可上市，成本低、安全性高，可快速占领保健品及跨境电商业态。</w:t>
            </w:r>
            <w:r>
              <w:rPr>
                <w:rFonts w:hint="eastAsia" w:ascii="仿宋_GB2312;仿宋" w:hAnsi="仿宋_GB2312;仿宋" w:eastAsia="仿宋_GB2312;仿宋"/>
                <w:sz w:val="24"/>
              </w:rPr>
              <w:t>通过行业研究</w:t>
            </w:r>
            <w:r>
              <w:rPr>
                <w:rFonts w:hint="default" w:ascii="仿宋_GB2312;仿宋" w:hAnsi="仿宋_GB2312;仿宋" w:eastAsia="仿宋_GB2312;仿宋" w:cs="Times New Roman"/>
                <w:sz w:val="24"/>
                <w:rPrChange w:id="23" w:author="武小敏" w:date="2026-09-05T18:15:37Z">
                  <w:rPr>
                    <w:rFonts w:hint="eastAsia" w:ascii="宋体" w:hAnsi="宋体" w:cs="宋体"/>
                    <w:sz w:val="24"/>
                  </w:rPr>
                </w:rPrChange>
              </w:rPr>
              <w:t>估算，</w:t>
            </w:r>
            <w:r>
              <w:rPr>
                <w:rFonts w:hint="default" w:ascii="仿宋_GB2312;仿宋" w:hAnsi="仿宋_GB2312;仿宋" w:eastAsia="仿宋_GB2312;仿宋" w:cs="Times New Roman"/>
                <w:sz w:val="24"/>
                <w:rPrChange w:id="24" w:author="武小敏" w:date="2026-09-05T18:15:37Z">
                  <w:rPr>
                    <w:rFonts w:hint="eastAsia" w:ascii="Cambria" w:hAnsi="Cambria" w:eastAsia="仿宋_GB2312;仿宋" w:cs="Cambria"/>
                    <w:sz w:val="24"/>
                  </w:rPr>
                </w:rPrChange>
              </w:rPr>
              <w:t>未来5</w:t>
            </w:r>
            <w:r>
              <w:rPr>
                <w:rFonts w:ascii="仿宋_GB2312;仿宋" w:hAnsi="仿宋_GB2312;仿宋" w:eastAsia="仿宋_GB2312;仿宋"/>
                <w:sz w:val="24"/>
              </w:rPr>
              <w:t>年累计销售</w:t>
            </w:r>
            <w:r>
              <w:rPr>
                <w:rFonts w:hint="eastAsia" w:ascii="仿宋_GB2312;仿宋" w:hAnsi="仿宋_GB2312;仿宋" w:eastAsia="仿宋_GB2312;仿宋"/>
                <w:sz w:val="24"/>
              </w:rPr>
              <w:t>有望达</w:t>
            </w:r>
            <w:r>
              <w:rPr>
                <w:rFonts w:hint="default" w:ascii="仿宋_GB2312;仿宋" w:hAnsi="仿宋_GB2312;仿宋" w:eastAsia="仿宋_GB2312;仿宋"/>
                <w:sz w:val="24"/>
                <w:lang w:val="en-US" w:eastAsia="zh-CN"/>
                <w:rPrChange w:id="25" w:author="武小敏" w:date="2026-09-05T18:15:37Z">
                  <w:rPr>
                    <w:rFonts w:hint="eastAsia" w:ascii="仿宋_GB2312;仿宋" w:hAnsi="仿宋_GB2312;仿宋" w:eastAsia="仿宋_GB2312;仿宋"/>
                    <w:sz w:val="24"/>
                    <w:lang w:val="en-US" w:eastAsia="zh-CN"/>
                  </w:rPr>
                </w:rPrChange>
              </w:rPr>
              <w:t>1</w:t>
            </w:r>
            <w:r>
              <w:rPr>
                <w:rFonts w:ascii="仿宋_GB2312;仿宋" w:hAnsi="仿宋_GB2312;仿宋" w:eastAsia="仿宋_GB2312;仿宋"/>
                <w:sz w:val="24"/>
              </w:rPr>
              <w:t>000万元。目前已通过均瑶健康集团收到菌粉订单，除此之外有</w:t>
            </w:r>
            <w:r>
              <w:rPr>
                <w:rFonts w:hint="default" w:ascii="仿宋_GB2312;仿宋" w:hAnsi="仿宋_GB2312;仿宋" w:eastAsia="仿宋_GB2312;仿宋" w:cs="Times New Roman"/>
                <w:sz w:val="24"/>
                <w:rPrChange w:id="26" w:author="武小敏" w:date="2026-09-05T18:15:37Z">
                  <w:rPr>
                    <w:rFonts w:hint="eastAsia" w:ascii="Cambria" w:hAnsi="Cambria" w:eastAsia="仿宋_GB2312;仿宋" w:cs="Cambria"/>
                    <w:sz w:val="24"/>
                  </w:rPr>
                </w:rPrChange>
              </w:rPr>
              <w:t>相关</w:t>
            </w:r>
            <w:r>
              <w:rPr>
                <w:rFonts w:hint="eastAsia" w:ascii="仿宋_GB2312;仿宋" w:hAnsi="仿宋_GB2312;仿宋" w:eastAsia="仿宋_GB2312;仿宋"/>
                <w:sz w:val="24"/>
              </w:rPr>
              <w:t>三甲</w:t>
            </w:r>
            <w:r>
              <w:rPr>
                <w:rFonts w:ascii="仿宋_GB2312;仿宋" w:hAnsi="仿宋_GB2312;仿宋" w:eastAsia="仿宋_GB2312;仿宋"/>
                <w:sz w:val="24"/>
              </w:rPr>
              <w:t>医院、药房渠道、</w:t>
            </w:r>
            <w:r>
              <w:rPr>
                <w:rFonts w:hint="default" w:ascii="仿宋_GB2312;仿宋" w:hAnsi="仿宋_GB2312;仿宋" w:eastAsia="仿宋_GB2312;仿宋" w:cs="Times New Roman"/>
                <w:sz w:val="24"/>
                <w:rPrChange w:id="27" w:author="武小敏" w:date="2026-09-05T18:15:37Z">
                  <w:rPr>
                    <w:rFonts w:hint="eastAsia" w:ascii="Cambria" w:hAnsi="Cambria" w:eastAsia="仿宋_GB2312;仿宋" w:cs="Cambria"/>
                    <w:sz w:val="24"/>
                  </w:rPr>
                </w:rPrChange>
              </w:rPr>
              <w:t>线上跨境保健品销售渠道、</w:t>
            </w:r>
            <w:r>
              <w:rPr>
                <w:rFonts w:ascii="仿宋_GB2312;仿宋" w:hAnsi="仿宋_GB2312;仿宋" w:eastAsia="仿宋_GB2312;仿宋"/>
                <w:sz w:val="24"/>
              </w:rPr>
              <w:t>线下保健品实体门店渠道、银行客户群渠道等渠道</w:t>
            </w:r>
            <w:r>
              <w:rPr>
                <w:rFonts w:hint="eastAsia" w:ascii="仿宋_GB2312;仿宋" w:hAnsi="仿宋_GB2312;仿宋" w:eastAsia="仿宋_GB2312;仿宋"/>
                <w:sz w:val="24"/>
              </w:rPr>
              <w:t>方</w:t>
            </w:r>
            <w:r>
              <w:rPr>
                <w:rFonts w:ascii="仿宋_GB2312;仿宋" w:hAnsi="仿宋_GB2312;仿宋" w:eastAsia="仿宋_GB2312;仿宋"/>
                <w:sz w:val="24"/>
              </w:rPr>
              <w:t>达成了初步的代理</w:t>
            </w:r>
            <w:r>
              <w:rPr>
                <w:rFonts w:hint="eastAsia" w:ascii="仿宋_GB2312;仿宋" w:hAnsi="仿宋_GB2312;仿宋" w:eastAsia="仿宋_GB2312;仿宋"/>
                <w:sz w:val="24"/>
              </w:rPr>
              <w:t>和</w:t>
            </w:r>
            <w:r>
              <w:rPr>
                <w:rFonts w:hint="default" w:ascii="仿宋_GB2312;仿宋" w:hAnsi="仿宋_GB2312;仿宋" w:eastAsia="仿宋_GB2312;仿宋" w:cs="Times New Roman"/>
                <w:sz w:val="24"/>
                <w:rPrChange w:id="28" w:author="武小敏" w:date="2026-09-05T18:15:37Z">
                  <w:rPr>
                    <w:rFonts w:hint="eastAsia" w:ascii="Cambria" w:hAnsi="Cambria" w:eastAsia="仿宋_GB2312;仿宋" w:cs="Cambria"/>
                    <w:sz w:val="24"/>
                  </w:rPr>
                </w:rPrChange>
              </w:rPr>
              <w:t>销售意向</w:t>
            </w:r>
            <w:r>
              <w:rPr>
                <w:rFonts w:hint="eastAsia" w:ascii="仿宋_GB2312;仿宋" w:hAnsi="仿宋_GB2312;仿宋" w:eastAsia="仿宋_GB2312;仿宋"/>
                <w:sz w:val="24"/>
              </w:rPr>
              <w:t>协</w:t>
            </w:r>
            <w:r>
              <w:rPr>
                <w:rFonts w:ascii="仿宋_GB2312;仿宋" w:hAnsi="仿宋_GB2312;仿宋" w:eastAsia="仿宋_GB2312;仿宋"/>
                <w:sz w:val="24"/>
              </w:rPr>
              <w:t>议。</w:t>
            </w:r>
          </w:p>
        </w:tc>
      </w:tr>
      <w:tr w14:paraId="4D23C6AC">
        <w:tblPrEx>
          <w:tblCellMar>
            <w:top w:w="0" w:type="dxa"/>
            <w:left w:w="28" w:type="dxa"/>
            <w:bottom w:w="0" w:type="dxa"/>
            <w:right w:w="28" w:type="dxa"/>
          </w:tblCellMar>
        </w:tblPrEx>
        <w:trPr>
          <w:trHeight w:val="1164" w:hRule="atLeast"/>
          <w:jc w:val="center"/>
        </w:trPr>
        <w:tc>
          <w:tcPr>
            <w:tcW w:w="1592" w:type="dxa"/>
            <w:gridSpan w:val="2"/>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vAlign w:val="center"/>
          </w:tcPr>
          <w:p w14:paraId="7C47B87E">
            <w:pPr>
              <w:spacing w:line="400" w:lineRule="exact"/>
              <w:jc w:val="center"/>
              <w:rPr>
                <w:rFonts w:eastAsia="仿宋_GB2312;仿宋"/>
                <w:sz w:val="24"/>
              </w:rPr>
            </w:pPr>
            <w:r>
              <w:rPr>
                <w:rFonts w:eastAsia="仿宋_GB2312;仿宋"/>
                <w:sz w:val="24"/>
              </w:rPr>
              <w:t>成果形式和考核指标</w:t>
            </w:r>
          </w:p>
        </w:tc>
        <w:tc>
          <w:tcPr>
            <w:tcW w:w="7836" w:type="dxa"/>
            <w:gridSpan w:val="5"/>
            <w:tcBorders>
              <w:top w:val="single" w:color="000000" w:sz="8" w:space="0"/>
              <w:left w:val="single" w:color="000000" w:sz="8" w:space="0"/>
              <w:bottom w:val="single" w:color="000000" w:sz="8" w:space="0"/>
              <w:right w:val="single" w:color="000000" w:sz="8" w:space="0"/>
            </w:tcBorders>
            <w:tcMar>
              <w:top w:w="45" w:type="dxa"/>
              <w:left w:w="45" w:type="dxa"/>
              <w:bottom w:w="45" w:type="dxa"/>
              <w:right w:w="45" w:type="dxa"/>
            </w:tcMar>
          </w:tcPr>
          <w:p w14:paraId="667DC510">
            <w:pPr>
              <w:rPr>
                <w:rFonts w:ascii="仿宋_GB2312;仿宋" w:hAnsi="仿宋_GB2312;仿宋" w:eastAsia="仿宋_GB2312;仿宋"/>
                <w:sz w:val="24"/>
              </w:rPr>
            </w:pPr>
            <w:r>
              <w:rPr>
                <w:rFonts w:ascii="仿宋_GB2312;仿宋" w:hAnsi="仿宋_GB2312;仿宋" w:eastAsia="仿宋_GB2312;仿宋"/>
                <w:sz w:val="24"/>
              </w:rPr>
              <w:t>（围绕项目总体定位与目标，在项目期内取得的新产品、新装置，达到的性能指标、中试线、生产线及其规模，经济考核指标等）</w:t>
            </w:r>
          </w:p>
          <w:p w14:paraId="01FDEA6E">
            <w:pPr>
              <w:rPr>
                <w:rFonts w:ascii="仿宋_GB2312;仿宋" w:hAnsi="仿宋_GB2312;仿宋" w:eastAsia="仿宋_GB2312;仿宋"/>
                <w:sz w:val="24"/>
              </w:rPr>
            </w:pPr>
          </w:p>
          <w:p w14:paraId="05173BDB">
            <w:pPr>
              <w:rPr>
                <w:rFonts w:ascii="仿宋_GB2312;仿宋" w:hAnsi="仿宋_GB2312;仿宋" w:eastAsia="仿宋_GB2312;仿宋"/>
                <w:sz w:val="24"/>
              </w:rPr>
            </w:pPr>
            <w:r>
              <w:rPr>
                <w:rFonts w:ascii="仿宋_GB2312;仿宋" w:hAnsi="仿宋_GB2312;仿宋" w:eastAsia="仿宋_GB2312;仿宋"/>
                <w:sz w:val="24"/>
              </w:rPr>
              <w:t>天然降尿酸益生菌产品≥1款；工程化降尿酸益生菌GRAS认证申请书1项。</w:t>
            </w:r>
          </w:p>
          <w:p w14:paraId="675FF562">
            <w:pPr>
              <w:rPr>
                <w:rFonts w:ascii="仿宋_GB2312;仿宋" w:hAnsi="仿宋_GB2312;仿宋" w:eastAsia="仿宋_GB2312;仿宋"/>
                <w:sz w:val="24"/>
              </w:rPr>
            </w:pPr>
            <w:r>
              <w:rPr>
                <w:rFonts w:ascii="仿宋_GB2312;仿宋" w:hAnsi="仿宋_GB2312;仿宋" w:eastAsia="仿宋_GB2312;仿宋"/>
                <w:sz w:val="24"/>
              </w:rPr>
              <w:t>天然菌细胞水平实验、毒理报告、动物实验报告整合报告≥1份；IIT临床实验报告≥1份；工程菌改造方案、测试报告≥1份；生产工艺≥1份；申请发明专利≥1项；商标注册成功报告≥1份；成品包装设计方案≥</w:t>
            </w:r>
            <w:r>
              <w:rPr>
                <w:rFonts w:hint="eastAsia" w:ascii="仿宋_GB2312;仿宋" w:hAnsi="仿宋_GB2312;仿宋" w:eastAsia="仿宋_GB2312;仿宋"/>
                <w:sz w:val="24"/>
              </w:rPr>
              <w:t>3</w:t>
            </w:r>
            <w:r>
              <w:rPr>
                <w:rFonts w:ascii="仿宋_GB2312;仿宋" w:hAnsi="仿宋_GB2312;仿宋" w:eastAsia="仿宋_GB2312;仿宋"/>
                <w:sz w:val="24"/>
              </w:rPr>
              <w:t>份。</w:t>
            </w:r>
          </w:p>
          <w:p w14:paraId="6755A39B">
            <w:pPr>
              <w:rPr>
                <w:rFonts w:ascii="仿宋_GB2312;仿宋" w:hAnsi="仿宋_GB2312;仿宋" w:eastAsia="仿宋_GB2312;仿宋"/>
                <w:sz w:val="24"/>
              </w:rPr>
            </w:pPr>
          </w:p>
          <w:p w14:paraId="5B725B41">
            <w:pPr>
              <w:rPr>
                <w:rFonts w:ascii="仿宋_GB2312;仿宋" w:hAnsi="仿宋_GB2312;仿宋" w:eastAsia="仿宋_GB2312;仿宋"/>
                <w:sz w:val="24"/>
              </w:rPr>
            </w:pPr>
          </w:p>
        </w:tc>
      </w:tr>
    </w:tbl>
    <w:p w14:paraId="70898A33">
      <w:pPr>
        <w:rPr>
          <w:rFonts w:eastAsia="黑体"/>
          <w:b/>
          <w:bCs/>
          <w:sz w:val="28"/>
          <w:szCs w:val="28"/>
        </w:rPr>
      </w:pPr>
      <w:r>
        <w:br w:type="page"/>
      </w:r>
      <w:r>
        <w:rPr>
          <w:rFonts w:eastAsia="黑体"/>
          <w:b/>
          <w:bCs/>
          <w:sz w:val="28"/>
          <w:szCs w:val="28"/>
        </w:rPr>
        <w:t xml:space="preserve">  三、项目进度计划和阶段性目标</w:t>
      </w:r>
    </w:p>
    <w:tbl>
      <w:tblPr>
        <w:tblStyle w:val="10"/>
        <w:tblW w:w="4950" w:type="pct"/>
        <w:jc w:val="center"/>
        <w:tblLayout w:type="fixed"/>
        <w:tblCellMar>
          <w:top w:w="45" w:type="dxa"/>
          <w:left w:w="45" w:type="dxa"/>
          <w:bottom w:w="45" w:type="dxa"/>
          <w:right w:w="45" w:type="dxa"/>
        </w:tblCellMar>
      </w:tblPr>
      <w:tblGrid>
        <w:gridCol w:w="1606"/>
        <w:gridCol w:w="1978"/>
        <w:gridCol w:w="1978"/>
        <w:gridCol w:w="1978"/>
        <w:gridCol w:w="1978"/>
      </w:tblGrid>
      <w:tr w14:paraId="4212B159">
        <w:tblPrEx>
          <w:tblCellMar>
            <w:top w:w="45" w:type="dxa"/>
            <w:left w:w="45" w:type="dxa"/>
            <w:bottom w:w="45" w:type="dxa"/>
            <w:right w:w="45" w:type="dxa"/>
          </w:tblCellMar>
        </w:tblPrEx>
        <w:trPr>
          <w:trHeight w:val="5240" w:hRule="atLeast"/>
          <w:jc w:val="center"/>
        </w:trPr>
        <w:tc>
          <w:tcPr>
            <w:tcW w:w="1606" w:type="dxa"/>
            <w:tcBorders>
              <w:top w:val="single" w:color="000000" w:sz="8" w:space="0"/>
              <w:left w:val="single" w:color="000000" w:sz="8" w:space="0"/>
              <w:bottom w:val="single" w:color="000000" w:sz="8" w:space="0"/>
              <w:right w:val="single" w:color="000000" w:sz="8" w:space="0"/>
            </w:tcBorders>
            <w:vAlign w:val="center"/>
          </w:tcPr>
          <w:p w14:paraId="6787BEEF">
            <w:pPr>
              <w:spacing w:line="400" w:lineRule="exact"/>
              <w:jc w:val="center"/>
              <w:rPr>
                <w:rFonts w:eastAsia="仿宋_GB2312;仿宋"/>
                <w:sz w:val="24"/>
              </w:rPr>
            </w:pPr>
            <w:r>
              <w:rPr>
                <w:rFonts w:eastAsia="仿宋_GB2312;仿宋"/>
                <w:sz w:val="24"/>
              </w:rPr>
              <w:t>项目实施计划</w:t>
            </w:r>
          </w:p>
        </w:tc>
        <w:tc>
          <w:tcPr>
            <w:tcW w:w="7912" w:type="dxa"/>
            <w:gridSpan w:val="4"/>
            <w:tcBorders>
              <w:top w:val="single" w:color="000000" w:sz="8" w:space="0"/>
              <w:left w:val="single" w:color="000000" w:sz="8" w:space="0"/>
              <w:bottom w:val="single" w:color="000000" w:sz="8" w:space="0"/>
              <w:right w:val="single" w:color="000000" w:sz="8" w:space="0"/>
            </w:tcBorders>
          </w:tcPr>
          <w:p w14:paraId="5DB4D321">
            <w:pPr>
              <w:spacing w:line="400" w:lineRule="exact"/>
              <w:rPr>
                <w:rFonts w:ascii="仿宋_GB2312;仿宋" w:hAnsi="仿宋_GB2312;仿宋" w:eastAsia="仿宋_GB2312;仿宋"/>
                <w:sz w:val="24"/>
              </w:rPr>
            </w:pPr>
            <w:r>
              <w:rPr>
                <w:rFonts w:ascii="仿宋_GB2312;仿宋" w:hAnsi="仿宋_GB2312;仿宋" w:eastAsia="仿宋_GB2312;仿宋"/>
                <w:sz w:val="24"/>
              </w:rPr>
              <w:t>（项目实施计划进度及具体分工）</w:t>
            </w:r>
          </w:p>
          <w:p w14:paraId="7D147FF0">
            <w:pPr>
              <w:spacing w:line="400" w:lineRule="exact"/>
              <w:ind w:firstLine="480"/>
              <w:rPr>
                <w:rFonts w:ascii="仿宋_GB2312;仿宋" w:hAnsi="仿宋_GB2312;仿宋" w:eastAsia="仿宋_GB2312;仿宋"/>
                <w:sz w:val="24"/>
              </w:rPr>
            </w:pPr>
            <w:r>
              <w:rPr>
                <w:rFonts w:ascii="仿宋_GB2312;仿宋" w:hAnsi="仿宋_GB2312;仿宋" w:eastAsia="仿宋_GB2312;仿宋"/>
                <w:sz w:val="24"/>
              </w:rPr>
              <w:t>项目实施计划以三</w:t>
            </w:r>
            <w:r>
              <w:rPr>
                <w:rFonts w:hint="eastAsia" w:ascii="仿宋_GB2312;仿宋" w:hAnsi="仿宋_GB2312;仿宋" w:eastAsia="仿宋_GB2312;仿宋"/>
                <w:sz w:val="24"/>
              </w:rPr>
              <w:t>个里程碑</w:t>
            </w:r>
            <w:r>
              <w:rPr>
                <w:rFonts w:ascii="仿宋_GB2312;仿宋" w:hAnsi="仿宋_GB2312;仿宋" w:eastAsia="仿宋_GB2312;仿宋"/>
                <w:sz w:val="24"/>
              </w:rPr>
              <w:t>为周期，分阶段推进。</w:t>
            </w:r>
          </w:p>
          <w:p w14:paraId="167D0A0F">
            <w:pPr>
              <w:spacing w:line="400" w:lineRule="exact"/>
              <w:ind w:firstLine="480"/>
              <w:rPr>
                <w:rFonts w:ascii="仿宋_GB2312;仿宋" w:hAnsi="仿宋_GB2312;仿宋" w:eastAsia="仿宋_GB2312;仿宋"/>
                <w:sz w:val="24"/>
              </w:rPr>
            </w:pPr>
            <w:r>
              <w:rPr>
                <w:rFonts w:ascii="仿宋_GB2312;仿宋" w:hAnsi="仿宋_GB2312;仿宋" w:eastAsia="仿宋_GB2312;仿宋"/>
                <w:sz w:val="24"/>
              </w:rPr>
              <w:t>第一</w:t>
            </w:r>
            <w:r>
              <w:rPr>
                <w:rFonts w:hint="eastAsia" w:ascii="仿宋_GB2312;仿宋" w:hAnsi="仿宋_GB2312;仿宋" w:eastAsia="仿宋_GB2312;仿宋"/>
                <w:sz w:val="24"/>
              </w:rPr>
              <w:t>个里程碑</w:t>
            </w:r>
            <w:r>
              <w:rPr>
                <w:rFonts w:ascii="仿宋_GB2312;仿宋" w:hAnsi="仿宋_GB2312;仿宋" w:eastAsia="仿宋_GB2312;仿宋"/>
                <w:sz w:val="24"/>
              </w:rPr>
              <w:t>（总投入</w:t>
            </w:r>
            <w:r>
              <w:rPr>
                <w:rFonts w:hint="eastAsia" w:ascii="仿宋_GB2312;仿宋" w:hAnsi="仿宋_GB2312;仿宋" w:eastAsia="仿宋_GB2312;仿宋"/>
                <w:sz w:val="24"/>
                <w:lang w:val="en-US" w:eastAsia="zh-CN"/>
              </w:rPr>
              <w:t>6</w:t>
            </w:r>
            <w:r>
              <w:rPr>
                <w:rFonts w:ascii="仿宋_GB2312;仿宋" w:hAnsi="仿宋_GB2312;仿宋" w:eastAsia="仿宋_GB2312;仿宋"/>
                <w:sz w:val="24"/>
              </w:rPr>
              <w:t>00万元，自筹</w:t>
            </w:r>
            <w:r>
              <w:rPr>
                <w:rFonts w:hint="eastAsia" w:ascii="仿宋_GB2312;仿宋" w:hAnsi="仿宋_GB2312;仿宋" w:eastAsia="仿宋_GB2312;仿宋"/>
                <w:sz w:val="24"/>
                <w:lang w:val="en-US" w:eastAsia="zh-CN"/>
              </w:rPr>
              <w:t>3</w:t>
            </w:r>
            <w:r>
              <w:rPr>
                <w:rFonts w:ascii="仿宋_GB2312;仿宋" w:hAnsi="仿宋_GB2312;仿宋" w:eastAsia="仿宋_GB2312;仿宋"/>
                <w:sz w:val="24"/>
              </w:rPr>
              <w:t>00万元+专项300万元）：完成兼职人员团队的搭建，启动全职人员的招聘，自主开发天然益生菌的筛选，细胞水平降尿酸的性能检测，胃酸和胆盐的耐受性、高尿酸动物模型的测试。工程化降尿酸益生菌完成设计构建和优化，并在细胞水平以及高尿酸小鼠模型体内测试其安全性和有效性；</w:t>
            </w:r>
          </w:p>
          <w:p w14:paraId="55F79C44">
            <w:pPr>
              <w:spacing w:line="400" w:lineRule="exact"/>
              <w:ind w:firstLine="480"/>
              <w:rPr>
                <w:rFonts w:ascii="仿宋_GB2312;仿宋" w:hAnsi="仿宋_GB2312;仿宋" w:eastAsia="仿宋_GB2312;仿宋"/>
                <w:sz w:val="24"/>
              </w:rPr>
            </w:pPr>
            <w:r>
              <w:rPr>
                <w:rFonts w:ascii="仿宋_GB2312;仿宋" w:hAnsi="仿宋_GB2312;仿宋" w:eastAsia="仿宋_GB2312;仿宋"/>
                <w:sz w:val="24"/>
              </w:rPr>
              <w:t>第二</w:t>
            </w:r>
            <w:r>
              <w:rPr>
                <w:rFonts w:hint="eastAsia" w:ascii="仿宋_GB2312;仿宋" w:hAnsi="仿宋_GB2312;仿宋" w:eastAsia="仿宋_GB2312;仿宋"/>
                <w:sz w:val="24"/>
              </w:rPr>
              <w:t>个里程碑</w:t>
            </w:r>
            <w:r>
              <w:rPr>
                <w:rFonts w:ascii="仿宋_GB2312;仿宋" w:hAnsi="仿宋_GB2312;仿宋" w:eastAsia="仿宋_GB2312;仿宋"/>
                <w:sz w:val="24"/>
              </w:rPr>
              <w:t>（总投入</w:t>
            </w:r>
            <w:r>
              <w:rPr>
                <w:rFonts w:hint="eastAsia" w:ascii="仿宋_GB2312;仿宋" w:hAnsi="仿宋_GB2312;仿宋" w:eastAsia="仿宋_GB2312;仿宋"/>
                <w:sz w:val="24"/>
                <w:lang w:val="en-US" w:eastAsia="zh-CN"/>
              </w:rPr>
              <w:t>8</w:t>
            </w:r>
            <w:r>
              <w:rPr>
                <w:rFonts w:ascii="仿宋_GB2312;仿宋" w:hAnsi="仿宋_GB2312;仿宋" w:eastAsia="仿宋_GB2312;仿宋"/>
                <w:sz w:val="24"/>
              </w:rPr>
              <w:t>00万元，自筹</w:t>
            </w:r>
            <w:r>
              <w:rPr>
                <w:rFonts w:hint="eastAsia" w:ascii="仿宋_GB2312;仿宋" w:hAnsi="仿宋_GB2312;仿宋" w:eastAsia="仿宋_GB2312;仿宋"/>
                <w:sz w:val="24"/>
                <w:lang w:val="en-US" w:eastAsia="zh-CN"/>
              </w:rPr>
              <w:t>4</w:t>
            </w:r>
            <w:r>
              <w:rPr>
                <w:rFonts w:ascii="仿宋_GB2312;仿宋" w:hAnsi="仿宋_GB2312;仿宋" w:eastAsia="仿宋_GB2312;仿宋"/>
                <w:sz w:val="24"/>
              </w:rPr>
              <w:t>00万元+专项400万元）：招聘至少3人的兼职团队，全职人员到岗</w:t>
            </w:r>
            <w:r>
              <w:rPr>
                <w:rFonts w:hint="eastAsia" w:ascii="仿宋_GB2312;仿宋" w:hAnsi="仿宋_GB2312;仿宋" w:eastAsia="仿宋_GB2312;仿宋"/>
                <w:sz w:val="24"/>
              </w:rPr>
              <w:t>不少于</w:t>
            </w:r>
            <w:r>
              <w:rPr>
                <w:rFonts w:ascii="仿宋_GB2312;仿宋" w:hAnsi="仿宋_GB2312;仿宋" w:eastAsia="仿宋_GB2312;仿宋"/>
                <w:sz w:val="24"/>
              </w:rPr>
              <w:t>1人以上；天然益生菌完成小试、中试工艺，发酵体量至少1吨，完成初步的人体试食实验；工程化益生菌完成高尿酸大鼠模型的功能测试，完成动物体内的安全性和排泄动力学测试，完成遗传稳定性测试；</w:t>
            </w:r>
          </w:p>
          <w:p w14:paraId="1732CD19">
            <w:pPr>
              <w:spacing w:line="400" w:lineRule="exact"/>
              <w:ind w:firstLine="480"/>
              <w:rPr>
                <w:rFonts w:ascii="仿宋_GB2312;仿宋" w:hAnsi="仿宋_GB2312;仿宋" w:eastAsia="仿宋_GB2312;仿宋"/>
                <w:sz w:val="24"/>
              </w:rPr>
            </w:pPr>
            <w:r>
              <w:rPr>
                <w:rFonts w:ascii="仿宋_GB2312;仿宋" w:hAnsi="仿宋_GB2312;仿宋" w:eastAsia="仿宋_GB2312;仿宋"/>
                <w:sz w:val="24"/>
              </w:rPr>
              <w:t>第三</w:t>
            </w:r>
            <w:r>
              <w:rPr>
                <w:rFonts w:hint="eastAsia" w:ascii="仿宋_GB2312;仿宋" w:hAnsi="仿宋_GB2312;仿宋" w:eastAsia="仿宋_GB2312;仿宋"/>
                <w:sz w:val="24"/>
              </w:rPr>
              <w:t>个里程碑</w:t>
            </w:r>
            <w:r>
              <w:rPr>
                <w:rFonts w:ascii="仿宋_GB2312;仿宋" w:hAnsi="仿宋_GB2312;仿宋" w:eastAsia="仿宋_GB2312;仿宋"/>
                <w:sz w:val="24"/>
              </w:rPr>
              <w:t>（总投入</w:t>
            </w:r>
            <w:r>
              <w:rPr>
                <w:rFonts w:hint="eastAsia" w:ascii="仿宋_GB2312;仿宋" w:hAnsi="仿宋_GB2312;仿宋" w:eastAsia="仿宋_GB2312;仿宋"/>
                <w:sz w:val="24"/>
                <w:lang w:val="en-US" w:eastAsia="zh-CN"/>
              </w:rPr>
              <w:t>6</w:t>
            </w:r>
            <w:r>
              <w:rPr>
                <w:rFonts w:ascii="仿宋_GB2312;仿宋" w:hAnsi="仿宋_GB2312;仿宋" w:eastAsia="仿宋_GB2312;仿宋"/>
                <w:sz w:val="24"/>
              </w:rPr>
              <w:t>00万元，自筹</w:t>
            </w:r>
            <w:r>
              <w:rPr>
                <w:rFonts w:hint="eastAsia" w:ascii="仿宋_GB2312;仿宋" w:hAnsi="仿宋_GB2312;仿宋" w:eastAsia="仿宋_GB2312;仿宋"/>
                <w:sz w:val="24"/>
                <w:lang w:val="en-US" w:eastAsia="zh-CN"/>
              </w:rPr>
              <w:t>3</w:t>
            </w:r>
            <w:r>
              <w:rPr>
                <w:rFonts w:ascii="仿宋_GB2312;仿宋" w:hAnsi="仿宋_GB2312;仿宋" w:eastAsia="仿宋_GB2312;仿宋"/>
                <w:sz w:val="24"/>
              </w:rPr>
              <w:t>00万元+专项300万元）：完成团队搭建，兼职人数大于5人，全职人数大于3人；天然益生菌完成IIT伦理申请并启动IIT研究，参与志愿者不少于20人，完成香港代工厂的确认，并启动第一款胶囊装的天然益生菌的制备；工程化益生菌完成安全性和毒理测试，启动GRAS申报；完成商标的注册。</w:t>
            </w:r>
          </w:p>
          <w:p w14:paraId="12F2FD3E">
            <w:pPr>
              <w:spacing w:line="400" w:lineRule="exact"/>
              <w:ind w:firstLine="480"/>
              <w:rPr>
                <w:rFonts w:ascii="仿宋_GB2312;仿宋" w:hAnsi="仿宋_GB2312;仿宋" w:eastAsia="仿宋_GB2312;仿宋"/>
                <w:sz w:val="24"/>
              </w:rPr>
            </w:pPr>
          </w:p>
          <w:p w14:paraId="0EEA001A">
            <w:pPr>
              <w:spacing w:line="400" w:lineRule="exact"/>
              <w:ind w:firstLine="480"/>
              <w:rPr>
                <w:rFonts w:ascii="仿宋_GB2312;仿宋" w:hAnsi="仿宋_GB2312;仿宋" w:eastAsia="仿宋_GB2312;仿宋"/>
                <w:sz w:val="24"/>
              </w:rPr>
            </w:pPr>
          </w:p>
        </w:tc>
      </w:tr>
      <w:tr w14:paraId="7AEF4983">
        <w:tblPrEx>
          <w:tblCellMar>
            <w:top w:w="45" w:type="dxa"/>
            <w:left w:w="45" w:type="dxa"/>
            <w:bottom w:w="45" w:type="dxa"/>
            <w:right w:w="45" w:type="dxa"/>
          </w:tblCellMar>
        </w:tblPrEx>
        <w:trPr>
          <w:trHeight w:val="600" w:hRule="atLeast"/>
          <w:jc w:val="center"/>
        </w:trPr>
        <w:tc>
          <w:tcPr>
            <w:tcW w:w="1606" w:type="dxa"/>
            <w:vMerge w:val="restart"/>
            <w:tcBorders>
              <w:top w:val="single" w:color="000000" w:sz="8" w:space="0"/>
              <w:left w:val="single" w:color="000000" w:sz="8" w:space="0"/>
              <w:bottom w:val="single" w:color="000000" w:sz="8" w:space="0"/>
              <w:right w:val="single" w:color="000000" w:sz="8" w:space="0"/>
            </w:tcBorders>
            <w:vAlign w:val="center"/>
          </w:tcPr>
          <w:p w14:paraId="622A7D3F">
            <w:pPr>
              <w:spacing w:line="400" w:lineRule="exact"/>
              <w:jc w:val="center"/>
              <w:rPr>
                <w:rFonts w:eastAsia="仿宋_GB2312;仿宋"/>
                <w:sz w:val="24"/>
              </w:rPr>
            </w:pPr>
            <w:r>
              <w:rPr>
                <w:rFonts w:eastAsia="仿宋_GB2312;仿宋"/>
                <w:sz w:val="24"/>
              </w:rPr>
              <w:t>阶段性目标（绩效考核指标）</w:t>
            </w:r>
          </w:p>
        </w:tc>
        <w:tc>
          <w:tcPr>
            <w:tcW w:w="1978" w:type="dxa"/>
            <w:tcBorders>
              <w:top w:val="single" w:color="000000" w:sz="8" w:space="0"/>
              <w:left w:val="single" w:color="000000" w:sz="8" w:space="0"/>
              <w:bottom w:val="single" w:color="000000" w:sz="8" w:space="0"/>
              <w:right w:val="single" w:color="000000" w:sz="8" w:space="0"/>
            </w:tcBorders>
            <w:vAlign w:val="center"/>
          </w:tcPr>
          <w:p w14:paraId="1313B288">
            <w:pPr>
              <w:spacing w:line="400" w:lineRule="exact"/>
              <w:jc w:val="center"/>
              <w:rPr>
                <w:rFonts w:eastAsia="仿宋_GB2312;仿宋"/>
                <w:sz w:val="24"/>
              </w:rPr>
            </w:pPr>
            <w:r>
              <w:rPr>
                <w:rFonts w:eastAsia="仿宋_GB2312;仿宋"/>
                <w:sz w:val="24"/>
              </w:rPr>
              <w:t>绩效指标内容</w:t>
            </w:r>
          </w:p>
        </w:tc>
        <w:tc>
          <w:tcPr>
            <w:tcW w:w="1978" w:type="dxa"/>
            <w:tcBorders>
              <w:top w:val="single" w:color="000000" w:sz="8" w:space="0"/>
              <w:left w:val="single" w:color="000000" w:sz="8" w:space="0"/>
              <w:bottom w:val="single" w:color="000000" w:sz="8" w:space="0"/>
              <w:right w:val="single" w:color="000000" w:sz="8" w:space="0"/>
            </w:tcBorders>
            <w:vAlign w:val="center"/>
          </w:tcPr>
          <w:p w14:paraId="75B4BA4F">
            <w:pPr>
              <w:spacing w:line="400" w:lineRule="exact"/>
              <w:jc w:val="center"/>
              <w:rPr>
                <w:rFonts w:hint="default" w:eastAsia="仿宋_GB2312;仿宋"/>
                <w:sz w:val="24"/>
                <w:lang w:val="en-US" w:eastAsia="zh-CN"/>
              </w:rPr>
            </w:pPr>
            <w:r>
              <w:rPr>
                <w:rFonts w:hint="eastAsia" w:eastAsia="仿宋_GB2312;仿宋"/>
                <w:sz w:val="24"/>
                <w:lang w:val="en-US" w:eastAsia="zh-CN"/>
              </w:rPr>
              <w:t>2026.9.1-2027.8.31</w:t>
            </w:r>
          </w:p>
        </w:tc>
        <w:tc>
          <w:tcPr>
            <w:tcW w:w="1978" w:type="dxa"/>
            <w:tcBorders>
              <w:top w:val="single" w:color="000000" w:sz="8" w:space="0"/>
              <w:left w:val="single" w:color="000000" w:sz="8" w:space="0"/>
              <w:bottom w:val="single" w:color="000000" w:sz="8" w:space="0"/>
              <w:right w:val="single" w:color="000000" w:sz="8" w:space="0"/>
            </w:tcBorders>
            <w:vAlign w:val="center"/>
          </w:tcPr>
          <w:p w14:paraId="315C5DAA">
            <w:pPr>
              <w:spacing w:line="400" w:lineRule="exact"/>
              <w:jc w:val="center"/>
              <w:rPr>
                <w:rFonts w:hint="default" w:eastAsia="仿宋_GB2312;仿宋"/>
                <w:sz w:val="24"/>
                <w:lang w:val="en-US" w:eastAsia="zh-CN"/>
              </w:rPr>
            </w:pPr>
            <w:r>
              <w:rPr>
                <w:rFonts w:hint="eastAsia" w:eastAsia="仿宋_GB2312;仿宋"/>
                <w:sz w:val="24"/>
                <w:lang w:val="en-US" w:eastAsia="zh-CN"/>
              </w:rPr>
              <w:t>2027.9.1-2028.8.31</w:t>
            </w:r>
          </w:p>
        </w:tc>
        <w:tc>
          <w:tcPr>
            <w:tcW w:w="1978" w:type="dxa"/>
            <w:tcBorders>
              <w:top w:val="single" w:color="000000" w:sz="8" w:space="0"/>
              <w:left w:val="single" w:color="000000" w:sz="8" w:space="0"/>
              <w:bottom w:val="single" w:color="000000" w:sz="8" w:space="0"/>
              <w:right w:val="single" w:color="000000" w:sz="8" w:space="0"/>
            </w:tcBorders>
            <w:vAlign w:val="center"/>
          </w:tcPr>
          <w:p w14:paraId="3F820B10">
            <w:pPr>
              <w:spacing w:line="400" w:lineRule="exact"/>
              <w:jc w:val="center"/>
              <w:rPr>
                <w:rFonts w:hint="default" w:eastAsia="仿宋_GB2312;仿宋"/>
                <w:sz w:val="24"/>
                <w:lang w:val="en-US" w:eastAsia="zh-CN"/>
              </w:rPr>
            </w:pPr>
            <w:r>
              <w:rPr>
                <w:rFonts w:hint="eastAsia" w:eastAsia="仿宋_GB2312;仿宋"/>
                <w:sz w:val="24"/>
                <w:lang w:val="en-US" w:eastAsia="zh-CN"/>
              </w:rPr>
              <w:t>2028.9.1-2029.8.31</w:t>
            </w:r>
          </w:p>
        </w:tc>
      </w:tr>
      <w:tr w14:paraId="4ACC37F9">
        <w:tblPrEx>
          <w:tblCellMar>
            <w:top w:w="45" w:type="dxa"/>
            <w:left w:w="45" w:type="dxa"/>
            <w:bottom w:w="45" w:type="dxa"/>
            <w:right w:w="45" w:type="dxa"/>
          </w:tblCellMar>
        </w:tblPrEx>
        <w:trPr>
          <w:trHeight w:val="600" w:hRule="atLeast"/>
          <w:jc w:val="center"/>
        </w:trPr>
        <w:tc>
          <w:tcPr>
            <w:tcW w:w="1606" w:type="dxa"/>
            <w:vMerge w:val="continue"/>
            <w:tcBorders>
              <w:top w:val="single" w:color="000000" w:sz="8" w:space="0"/>
              <w:left w:val="single" w:color="000000" w:sz="8" w:space="0"/>
              <w:bottom w:val="single" w:color="000000" w:sz="8" w:space="0"/>
              <w:right w:val="single" w:color="000000" w:sz="8" w:space="0"/>
            </w:tcBorders>
            <w:vAlign w:val="center"/>
          </w:tcPr>
          <w:p w14:paraId="48E42B96">
            <w:pPr>
              <w:snapToGrid w:val="0"/>
              <w:spacing w:line="400" w:lineRule="exact"/>
              <w:jc w:val="center"/>
              <w:rPr>
                <w:rFonts w:eastAsia="仿宋_GB2312;仿宋"/>
                <w:sz w:val="24"/>
              </w:rPr>
            </w:pPr>
          </w:p>
        </w:tc>
        <w:tc>
          <w:tcPr>
            <w:tcW w:w="1978" w:type="dxa"/>
            <w:tcBorders>
              <w:top w:val="single" w:color="000000" w:sz="8" w:space="0"/>
              <w:left w:val="single" w:color="000000" w:sz="8" w:space="0"/>
              <w:bottom w:val="single" w:color="000000" w:sz="8" w:space="0"/>
              <w:right w:val="single" w:color="000000" w:sz="8" w:space="0"/>
            </w:tcBorders>
            <w:vAlign w:val="center"/>
          </w:tcPr>
          <w:p w14:paraId="74690337">
            <w:pPr>
              <w:widowControl/>
              <w:spacing w:line="400" w:lineRule="exact"/>
              <w:jc w:val="center"/>
              <w:rPr>
                <w:rFonts w:ascii="Times New Roman" w:hAnsi="Times New Roman" w:eastAsia="仿宋_GB2312;仿宋" w:cs="Times New Roman"/>
                <w:color w:val="auto"/>
                <w:kern w:val="2"/>
                <w:sz w:val="24"/>
                <w:szCs w:val="24"/>
                <w:lang w:bidi="ar"/>
                <w:rPrChange w:id="30" w:author="武小敏" w:date="2026-09-05T18:16:56Z">
                  <w:rPr>
                    <w:rFonts w:ascii="Segoe UI" w:hAnsi="Segoe UI" w:eastAsia="Segoe UI" w:cs="Segoe UI"/>
                    <w:color w:val="0F1115"/>
                    <w:kern w:val="0"/>
                    <w:sz w:val="18"/>
                    <w:szCs w:val="18"/>
                    <w:lang w:bidi="ar"/>
                  </w:rPr>
                </w:rPrChange>
              </w:rPr>
              <w:pPrChange w:id="29"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31" w:author="武小敏" w:date="2026-09-05T18:16:56Z">
                  <w:rPr>
                    <w:rFonts w:ascii="Segoe UI" w:hAnsi="Segoe UI" w:eastAsia="Segoe UI" w:cs="Segoe UI"/>
                    <w:color w:val="0F1115"/>
                    <w:kern w:val="0"/>
                    <w:sz w:val="18"/>
                    <w:szCs w:val="18"/>
                    <w:lang w:bidi="ar"/>
                  </w:rPr>
                </w:rPrChange>
              </w:rPr>
              <w:t>融资进展</w:t>
            </w:r>
          </w:p>
        </w:tc>
        <w:tc>
          <w:tcPr>
            <w:tcW w:w="1978" w:type="dxa"/>
            <w:tcBorders>
              <w:top w:val="single" w:color="000000" w:sz="8" w:space="0"/>
              <w:left w:val="single" w:color="000000" w:sz="8" w:space="0"/>
              <w:bottom w:val="single" w:color="000000" w:sz="8" w:space="0"/>
              <w:right w:val="single" w:color="000000" w:sz="8" w:space="0"/>
            </w:tcBorders>
            <w:vAlign w:val="center"/>
          </w:tcPr>
          <w:p w14:paraId="7BAD3A21">
            <w:pPr>
              <w:widowControl/>
              <w:spacing w:line="400" w:lineRule="exact"/>
              <w:jc w:val="center"/>
              <w:rPr>
                <w:rFonts w:ascii="Times New Roman" w:hAnsi="Times New Roman" w:eastAsia="仿宋_GB2312;仿宋" w:cs="Times New Roman"/>
                <w:color w:val="auto"/>
                <w:kern w:val="2"/>
                <w:sz w:val="24"/>
                <w:szCs w:val="24"/>
                <w:lang w:bidi="ar"/>
                <w:rPrChange w:id="33" w:author="武小敏" w:date="2026-09-05T18:16:56Z">
                  <w:rPr>
                    <w:rFonts w:ascii="Segoe UI" w:hAnsi="Segoe UI" w:eastAsia="Segoe UI" w:cs="Segoe UI"/>
                    <w:color w:val="0F1115"/>
                    <w:kern w:val="0"/>
                    <w:sz w:val="18"/>
                    <w:szCs w:val="18"/>
                    <w:lang w:bidi="ar"/>
                  </w:rPr>
                </w:rPrChange>
              </w:rPr>
              <w:pPrChange w:id="32"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34" w:author="武小敏" w:date="2026-09-05T18:16:56Z">
                  <w:rPr>
                    <w:rFonts w:ascii="Segoe UI" w:hAnsi="Segoe UI" w:eastAsia="Segoe UI" w:cs="Segoe UI"/>
                    <w:color w:val="0F1115"/>
                    <w:kern w:val="0"/>
                    <w:sz w:val="18"/>
                    <w:szCs w:val="18"/>
                    <w:lang w:bidi="ar"/>
                  </w:rPr>
                </w:rPrChange>
              </w:rPr>
              <w:t>-</w:t>
            </w:r>
          </w:p>
        </w:tc>
        <w:tc>
          <w:tcPr>
            <w:tcW w:w="1978" w:type="dxa"/>
            <w:tcBorders>
              <w:top w:val="single" w:color="000000" w:sz="8" w:space="0"/>
              <w:left w:val="single" w:color="000000" w:sz="8" w:space="0"/>
              <w:bottom w:val="single" w:color="000000" w:sz="8" w:space="0"/>
              <w:right w:val="single" w:color="000000" w:sz="8" w:space="0"/>
            </w:tcBorders>
            <w:vAlign w:val="center"/>
          </w:tcPr>
          <w:p w14:paraId="3F9C0C95">
            <w:pPr>
              <w:widowControl/>
              <w:spacing w:line="400" w:lineRule="exact"/>
              <w:jc w:val="center"/>
              <w:rPr>
                <w:rFonts w:ascii="Times New Roman" w:hAnsi="Times New Roman" w:eastAsia="仿宋_GB2312;仿宋" w:cs="Times New Roman"/>
                <w:color w:val="auto"/>
                <w:kern w:val="2"/>
                <w:sz w:val="24"/>
                <w:szCs w:val="24"/>
                <w:lang w:bidi="ar"/>
                <w:rPrChange w:id="36" w:author="武小敏" w:date="2026-09-05T18:16:56Z">
                  <w:rPr>
                    <w:rFonts w:ascii="Segoe UI" w:hAnsi="Segoe UI" w:eastAsia="Segoe UI" w:cs="Segoe UI"/>
                    <w:color w:val="0F1115"/>
                    <w:kern w:val="0"/>
                    <w:sz w:val="18"/>
                    <w:szCs w:val="18"/>
                    <w:lang w:bidi="ar"/>
                  </w:rPr>
                </w:rPrChange>
              </w:rPr>
              <w:pPrChange w:id="35"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37" w:author="武小敏" w:date="2026-09-05T18:16:56Z">
                  <w:rPr>
                    <w:rFonts w:ascii="Segoe UI" w:hAnsi="Segoe UI" w:eastAsia="Segoe UI" w:cs="Segoe UI"/>
                    <w:color w:val="0F1115"/>
                    <w:kern w:val="0"/>
                    <w:sz w:val="18"/>
                    <w:szCs w:val="18"/>
                    <w:lang w:bidi="ar"/>
                  </w:rPr>
                </w:rPrChange>
              </w:rPr>
              <w:t>启动天使</w:t>
            </w:r>
            <w:r>
              <w:rPr>
                <w:rFonts w:hint="default" w:ascii="Times New Roman" w:hAnsi="Times New Roman" w:eastAsia="仿宋_GB2312;仿宋" w:cs="Times New Roman"/>
                <w:color w:val="auto"/>
                <w:kern w:val="2"/>
                <w:sz w:val="24"/>
                <w:szCs w:val="24"/>
                <w:lang w:bidi="ar"/>
                <w:rPrChange w:id="38" w:author="武小敏" w:date="2026-09-05T18:16:56Z">
                  <w:rPr>
                    <w:rFonts w:hint="eastAsia" w:ascii="Segoe UI" w:hAnsi="Segoe UI" w:eastAsia="Segoe UI" w:cs="Segoe UI"/>
                    <w:color w:val="0F1115"/>
                    <w:kern w:val="0"/>
                    <w:sz w:val="18"/>
                    <w:szCs w:val="18"/>
                    <w:lang w:bidi="ar"/>
                  </w:rPr>
                </w:rPrChange>
              </w:rPr>
              <w:t>轮</w:t>
            </w:r>
            <w:r>
              <w:rPr>
                <w:rFonts w:ascii="Times New Roman" w:hAnsi="Times New Roman" w:eastAsia="仿宋_GB2312;仿宋" w:cs="Times New Roman"/>
                <w:color w:val="auto"/>
                <w:kern w:val="2"/>
                <w:sz w:val="24"/>
                <w:szCs w:val="24"/>
                <w:lang w:bidi="ar"/>
                <w:rPrChange w:id="39" w:author="武小敏" w:date="2026-09-05T18:16:56Z">
                  <w:rPr>
                    <w:rFonts w:ascii="Segoe UI" w:hAnsi="Segoe UI" w:eastAsia="Segoe UI" w:cs="Segoe UI"/>
                    <w:color w:val="0F1115"/>
                    <w:kern w:val="0"/>
                    <w:sz w:val="18"/>
                    <w:szCs w:val="18"/>
                    <w:lang w:bidi="ar"/>
                  </w:rPr>
                </w:rPrChange>
              </w:rPr>
              <w:t>融资</w:t>
            </w:r>
          </w:p>
        </w:tc>
        <w:tc>
          <w:tcPr>
            <w:tcW w:w="1978" w:type="dxa"/>
            <w:tcBorders>
              <w:top w:val="single" w:color="000000" w:sz="8" w:space="0"/>
              <w:left w:val="single" w:color="000000" w:sz="8" w:space="0"/>
              <w:bottom w:val="single" w:color="000000" w:sz="8" w:space="0"/>
              <w:right w:val="single" w:color="000000" w:sz="8" w:space="0"/>
            </w:tcBorders>
            <w:vAlign w:val="center"/>
          </w:tcPr>
          <w:p w14:paraId="609B8F10">
            <w:pPr>
              <w:widowControl/>
              <w:spacing w:line="400" w:lineRule="exact"/>
              <w:jc w:val="center"/>
              <w:rPr>
                <w:rFonts w:ascii="Times New Roman" w:hAnsi="Times New Roman" w:eastAsia="仿宋_GB2312;仿宋" w:cs="Times New Roman"/>
                <w:color w:val="auto"/>
                <w:kern w:val="2"/>
                <w:sz w:val="24"/>
                <w:szCs w:val="24"/>
                <w:lang w:bidi="ar"/>
                <w:rPrChange w:id="41" w:author="武小敏" w:date="2026-09-05T18:16:56Z">
                  <w:rPr>
                    <w:rFonts w:ascii="Segoe UI" w:hAnsi="Segoe UI" w:eastAsia="Segoe UI" w:cs="Segoe UI"/>
                    <w:color w:val="0F1115"/>
                    <w:kern w:val="0"/>
                    <w:sz w:val="18"/>
                    <w:szCs w:val="18"/>
                    <w:lang w:bidi="ar"/>
                  </w:rPr>
                </w:rPrChange>
              </w:rPr>
              <w:pPrChange w:id="40"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42" w:author="武小敏" w:date="2026-09-05T18:16:56Z">
                  <w:rPr>
                    <w:rFonts w:ascii="Segoe UI" w:hAnsi="Segoe UI" w:eastAsia="Segoe UI" w:cs="Segoe UI"/>
                    <w:color w:val="0F1115"/>
                    <w:kern w:val="0"/>
                    <w:sz w:val="18"/>
                    <w:szCs w:val="18"/>
                    <w:lang w:bidi="ar"/>
                  </w:rPr>
                </w:rPrChange>
              </w:rPr>
              <w:t>完成天使轮融资</w:t>
            </w:r>
          </w:p>
        </w:tc>
      </w:tr>
      <w:tr w14:paraId="58B65F69">
        <w:tblPrEx>
          <w:tblCellMar>
            <w:top w:w="45" w:type="dxa"/>
            <w:left w:w="45" w:type="dxa"/>
            <w:bottom w:w="45" w:type="dxa"/>
            <w:right w:w="45" w:type="dxa"/>
          </w:tblCellMar>
        </w:tblPrEx>
        <w:trPr>
          <w:trHeight w:val="600" w:hRule="atLeast"/>
          <w:jc w:val="center"/>
        </w:trPr>
        <w:tc>
          <w:tcPr>
            <w:tcW w:w="1606" w:type="dxa"/>
            <w:vMerge w:val="continue"/>
            <w:tcBorders>
              <w:top w:val="single" w:color="000000" w:sz="8" w:space="0"/>
              <w:left w:val="single" w:color="000000" w:sz="8" w:space="0"/>
              <w:bottom w:val="single" w:color="000000" w:sz="8" w:space="0"/>
              <w:right w:val="single" w:color="000000" w:sz="8" w:space="0"/>
            </w:tcBorders>
            <w:vAlign w:val="center"/>
          </w:tcPr>
          <w:p w14:paraId="178C1929">
            <w:pPr>
              <w:snapToGrid w:val="0"/>
              <w:spacing w:line="400" w:lineRule="exact"/>
              <w:jc w:val="center"/>
              <w:rPr>
                <w:rFonts w:ascii="Segoe UI" w:hAnsi="Segoe UI" w:eastAsia="仿宋_GB2312;仿宋" w:cs="Segoe UI"/>
                <w:color w:val="0F1115"/>
                <w:kern w:val="0"/>
                <w:sz w:val="24"/>
                <w:szCs w:val="18"/>
                <w:lang w:bidi="ar"/>
              </w:rPr>
            </w:pPr>
          </w:p>
        </w:tc>
        <w:tc>
          <w:tcPr>
            <w:tcW w:w="1978" w:type="dxa"/>
            <w:tcBorders>
              <w:top w:val="single" w:color="000000" w:sz="8" w:space="0"/>
              <w:left w:val="single" w:color="000000" w:sz="8" w:space="0"/>
              <w:bottom w:val="single" w:color="000000" w:sz="8" w:space="0"/>
              <w:right w:val="single" w:color="000000" w:sz="8" w:space="0"/>
            </w:tcBorders>
            <w:vAlign w:val="center"/>
          </w:tcPr>
          <w:p w14:paraId="74ADFB3B">
            <w:pPr>
              <w:widowControl/>
              <w:spacing w:line="400" w:lineRule="exact"/>
              <w:jc w:val="center"/>
              <w:rPr>
                <w:rFonts w:ascii="Times New Roman" w:hAnsi="Times New Roman" w:eastAsia="仿宋_GB2312;仿宋" w:cs="Times New Roman"/>
                <w:color w:val="auto"/>
                <w:kern w:val="2"/>
                <w:sz w:val="24"/>
                <w:szCs w:val="24"/>
                <w:lang w:bidi="ar"/>
                <w:rPrChange w:id="44" w:author="武小敏" w:date="2026-09-05T18:16:56Z">
                  <w:rPr>
                    <w:rFonts w:ascii="Segoe UI" w:hAnsi="Segoe UI" w:eastAsia="Segoe UI" w:cs="Segoe UI"/>
                    <w:color w:val="0F1115"/>
                    <w:kern w:val="0"/>
                    <w:sz w:val="18"/>
                    <w:szCs w:val="18"/>
                    <w:lang w:bidi="ar"/>
                  </w:rPr>
                </w:rPrChange>
              </w:rPr>
              <w:pPrChange w:id="43"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45" w:author="武小敏" w:date="2026-09-05T18:16:56Z">
                  <w:rPr>
                    <w:rFonts w:ascii="Segoe UI" w:hAnsi="Segoe UI" w:eastAsia="Segoe UI" w:cs="Segoe UI"/>
                    <w:color w:val="0F1115"/>
                    <w:kern w:val="0"/>
                    <w:sz w:val="18"/>
                    <w:szCs w:val="18"/>
                    <w:lang w:bidi="ar"/>
                  </w:rPr>
                </w:rPrChange>
              </w:rPr>
              <w:t>团队搭建</w:t>
            </w:r>
          </w:p>
        </w:tc>
        <w:tc>
          <w:tcPr>
            <w:tcW w:w="1978" w:type="dxa"/>
            <w:tcBorders>
              <w:top w:val="single" w:color="000000" w:sz="8" w:space="0"/>
              <w:left w:val="single" w:color="000000" w:sz="8" w:space="0"/>
              <w:bottom w:val="single" w:color="000000" w:sz="8" w:space="0"/>
              <w:right w:val="single" w:color="000000" w:sz="8" w:space="0"/>
            </w:tcBorders>
            <w:vAlign w:val="center"/>
          </w:tcPr>
          <w:p w14:paraId="518BEF42">
            <w:pPr>
              <w:widowControl/>
              <w:spacing w:line="400" w:lineRule="exact"/>
              <w:jc w:val="center"/>
              <w:rPr>
                <w:rFonts w:ascii="Times New Roman" w:hAnsi="Times New Roman" w:eastAsia="仿宋_GB2312;仿宋" w:cs="Times New Roman"/>
                <w:color w:val="auto"/>
                <w:kern w:val="2"/>
                <w:sz w:val="24"/>
                <w:szCs w:val="24"/>
                <w:lang w:bidi="ar"/>
                <w:rPrChange w:id="47" w:author="武小敏" w:date="2026-09-05T18:16:56Z">
                  <w:rPr>
                    <w:rFonts w:ascii="Segoe UI" w:hAnsi="Segoe UI" w:eastAsia="Segoe UI" w:cs="Segoe UI"/>
                    <w:color w:val="0F1115"/>
                    <w:kern w:val="0"/>
                    <w:sz w:val="18"/>
                    <w:szCs w:val="18"/>
                    <w:lang w:bidi="ar"/>
                  </w:rPr>
                </w:rPrChange>
              </w:rPr>
              <w:pPrChange w:id="46"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48" w:author="武小敏" w:date="2026-09-05T18:16:56Z">
                  <w:rPr>
                    <w:rFonts w:ascii="Segoe UI" w:hAnsi="Segoe UI" w:eastAsia="Segoe UI" w:cs="Segoe UI"/>
                    <w:color w:val="0F1115"/>
                    <w:kern w:val="0"/>
                    <w:sz w:val="18"/>
                    <w:szCs w:val="18"/>
                    <w:lang w:bidi="ar"/>
                  </w:rPr>
                </w:rPrChange>
              </w:rPr>
              <w:t>启动搭建兼职队伍，人数不少于3人，启动全职人员的招聘</w:t>
            </w:r>
          </w:p>
        </w:tc>
        <w:tc>
          <w:tcPr>
            <w:tcW w:w="1978" w:type="dxa"/>
            <w:tcBorders>
              <w:top w:val="single" w:color="000000" w:sz="8" w:space="0"/>
              <w:left w:val="single" w:color="000000" w:sz="8" w:space="0"/>
              <w:bottom w:val="single" w:color="000000" w:sz="8" w:space="0"/>
              <w:right w:val="single" w:color="000000" w:sz="8" w:space="0"/>
            </w:tcBorders>
            <w:vAlign w:val="center"/>
          </w:tcPr>
          <w:p w14:paraId="00669551">
            <w:pPr>
              <w:widowControl/>
              <w:spacing w:line="400" w:lineRule="exact"/>
              <w:jc w:val="center"/>
              <w:rPr>
                <w:rFonts w:ascii="Times New Roman" w:hAnsi="Times New Roman" w:eastAsia="仿宋_GB2312;仿宋" w:cs="Times New Roman"/>
                <w:color w:val="auto"/>
                <w:kern w:val="2"/>
                <w:sz w:val="24"/>
                <w:szCs w:val="24"/>
                <w:lang w:bidi="ar"/>
                <w:rPrChange w:id="50" w:author="武小敏" w:date="2026-09-05T18:16:56Z">
                  <w:rPr>
                    <w:rFonts w:ascii="Segoe UI" w:hAnsi="Segoe UI" w:eastAsia="Segoe UI" w:cs="Segoe UI"/>
                    <w:color w:val="0F1115"/>
                    <w:kern w:val="0"/>
                    <w:sz w:val="18"/>
                    <w:szCs w:val="18"/>
                    <w:lang w:bidi="ar"/>
                  </w:rPr>
                </w:rPrChange>
              </w:rPr>
              <w:pPrChange w:id="49"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51" w:author="武小敏" w:date="2026-09-05T18:16:56Z">
                  <w:rPr>
                    <w:rFonts w:ascii="Segoe UI" w:hAnsi="Segoe UI" w:eastAsia="Segoe UI" w:cs="Segoe UI"/>
                    <w:color w:val="0F1115"/>
                    <w:kern w:val="0"/>
                    <w:sz w:val="18"/>
                    <w:szCs w:val="18"/>
                    <w:lang w:bidi="ar"/>
                  </w:rPr>
                </w:rPrChange>
              </w:rPr>
              <w:t>招聘至少3人的兼职团队，全职人员到岗1人以上</w:t>
            </w:r>
          </w:p>
        </w:tc>
        <w:tc>
          <w:tcPr>
            <w:tcW w:w="1978" w:type="dxa"/>
            <w:tcBorders>
              <w:top w:val="single" w:color="000000" w:sz="8" w:space="0"/>
              <w:left w:val="single" w:color="000000" w:sz="8" w:space="0"/>
              <w:bottom w:val="single" w:color="000000" w:sz="8" w:space="0"/>
              <w:right w:val="single" w:color="000000" w:sz="8" w:space="0"/>
            </w:tcBorders>
            <w:vAlign w:val="center"/>
          </w:tcPr>
          <w:p w14:paraId="7A7AEBD6">
            <w:pPr>
              <w:widowControl/>
              <w:spacing w:line="400" w:lineRule="exact"/>
              <w:jc w:val="center"/>
              <w:rPr>
                <w:rFonts w:ascii="Times New Roman" w:hAnsi="Times New Roman" w:eastAsia="仿宋_GB2312;仿宋" w:cs="Times New Roman"/>
                <w:color w:val="auto"/>
                <w:kern w:val="2"/>
                <w:sz w:val="24"/>
                <w:szCs w:val="24"/>
                <w:lang w:bidi="ar"/>
                <w:rPrChange w:id="53" w:author="武小敏" w:date="2026-09-05T18:16:56Z">
                  <w:rPr>
                    <w:rFonts w:ascii="Segoe UI" w:hAnsi="Segoe UI" w:eastAsia="Segoe UI" w:cs="Segoe UI"/>
                    <w:color w:val="0F1115"/>
                    <w:kern w:val="0"/>
                    <w:sz w:val="18"/>
                    <w:szCs w:val="18"/>
                    <w:lang w:bidi="ar"/>
                  </w:rPr>
                </w:rPrChange>
              </w:rPr>
              <w:pPrChange w:id="52"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54" w:author="武小敏" w:date="2026-09-05T18:16:56Z">
                  <w:rPr>
                    <w:rFonts w:ascii="Segoe UI" w:hAnsi="Segoe UI" w:eastAsia="Segoe UI" w:cs="Segoe UI"/>
                    <w:color w:val="0F1115"/>
                    <w:kern w:val="0"/>
                    <w:sz w:val="18"/>
                    <w:szCs w:val="18"/>
                    <w:lang w:bidi="ar"/>
                  </w:rPr>
                </w:rPrChange>
              </w:rPr>
              <w:t>完成团队搭建，兼职人数大于5人，全职人数大于3人</w:t>
            </w:r>
          </w:p>
        </w:tc>
      </w:tr>
      <w:tr w14:paraId="2B437CAE">
        <w:tblPrEx>
          <w:tblCellMar>
            <w:top w:w="45" w:type="dxa"/>
            <w:left w:w="45" w:type="dxa"/>
            <w:bottom w:w="45" w:type="dxa"/>
            <w:right w:w="45" w:type="dxa"/>
          </w:tblCellMar>
        </w:tblPrEx>
        <w:trPr>
          <w:trHeight w:val="600" w:hRule="atLeast"/>
          <w:jc w:val="center"/>
        </w:trPr>
        <w:tc>
          <w:tcPr>
            <w:tcW w:w="1606" w:type="dxa"/>
            <w:vMerge w:val="continue"/>
            <w:tcBorders>
              <w:top w:val="single" w:color="000000" w:sz="8" w:space="0"/>
              <w:left w:val="single" w:color="000000" w:sz="8" w:space="0"/>
              <w:bottom w:val="single" w:color="000000" w:sz="8" w:space="0"/>
              <w:right w:val="single" w:color="000000" w:sz="8" w:space="0"/>
            </w:tcBorders>
            <w:vAlign w:val="center"/>
          </w:tcPr>
          <w:p w14:paraId="6777324F">
            <w:pPr>
              <w:snapToGrid w:val="0"/>
              <w:spacing w:line="400" w:lineRule="exact"/>
              <w:jc w:val="center"/>
              <w:rPr>
                <w:rFonts w:ascii="Segoe UI" w:hAnsi="Segoe UI" w:eastAsia="仿宋_GB2312;仿宋" w:cs="Segoe UI"/>
                <w:color w:val="0F1115"/>
                <w:kern w:val="0"/>
                <w:sz w:val="24"/>
                <w:szCs w:val="18"/>
                <w:lang w:bidi="ar"/>
              </w:rPr>
            </w:pPr>
          </w:p>
        </w:tc>
        <w:tc>
          <w:tcPr>
            <w:tcW w:w="1978" w:type="dxa"/>
            <w:tcBorders>
              <w:top w:val="single" w:color="000000" w:sz="8" w:space="0"/>
              <w:left w:val="single" w:color="000000" w:sz="8" w:space="0"/>
              <w:bottom w:val="single" w:color="000000" w:sz="8" w:space="0"/>
              <w:right w:val="single" w:color="000000" w:sz="8" w:space="0"/>
            </w:tcBorders>
            <w:vAlign w:val="center"/>
          </w:tcPr>
          <w:p w14:paraId="62D1E181">
            <w:pPr>
              <w:widowControl/>
              <w:spacing w:line="400" w:lineRule="exact"/>
              <w:jc w:val="center"/>
              <w:rPr>
                <w:rFonts w:ascii="Times New Roman" w:hAnsi="Times New Roman" w:eastAsia="仿宋_GB2312;仿宋" w:cs="Times New Roman"/>
                <w:color w:val="auto"/>
                <w:kern w:val="2"/>
                <w:sz w:val="24"/>
                <w:szCs w:val="24"/>
                <w:lang w:bidi="ar"/>
                <w:rPrChange w:id="56" w:author="武小敏" w:date="2026-09-05T18:16:56Z">
                  <w:rPr>
                    <w:rFonts w:ascii="Segoe UI" w:hAnsi="Segoe UI" w:eastAsia="Segoe UI" w:cs="Segoe UI"/>
                    <w:color w:val="0F1115"/>
                    <w:kern w:val="0"/>
                    <w:sz w:val="18"/>
                    <w:szCs w:val="18"/>
                    <w:lang w:bidi="ar"/>
                  </w:rPr>
                </w:rPrChange>
              </w:rPr>
              <w:pPrChange w:id="55"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57" w:author="武小敏" w:date="2026-09-05T18:16:56Z">
                  <w:rPr>
                    <w:rFonts w:ascii="Segoe UI" w:hAnsi="Segoe UI" w:eastAsia="Segoe UI" w:cs="Segoe UI"/>
                    <w:color w:val="0F1115"/>
                    <w:kern w:val="0"/>
                    <w:sz w:val="18"/>
                    <w:szCs w:val="18"/>
                    <w:lang w:bidi="ar"/>
                  </w:rPr>
                </w:rPrChange>
              </w:rPr>
              <w:t>天然益生菌</w:t>
            </w:r>
          </w:p>
        </w:tc>
        <w:tc>
          <w:tcPr>
            <w:tcW w:w="1978" w:type="dxa"/>
            <w:tcBorders>
              <w:top w:val="single" w:color="000000" w:sz="8" w:space="0"/>
              <w:left w:val="single" w:color="000000" w:sz="8" w:space="0"/>
              <w:bottom w:val="single" w:color="000000" w:sz="8" w:space="0"/>
              <w:right w:val="single" w:color="000000" w:sz="8" w:space="0"/>
            </w:tcBorders>
            <w:vAlign w:val="center"/>
          </w:tcPr>
          <w:p w14:paraId="28C505C7">
            <w:pPr>
              <w:widowControl/>
              <w:spacing w:line="400" w:lineRule="exact"/>
              <w:jc w:val="center"/>
              <w:rPr>
                <w:rFonts w:ascii="Times New Roman" w:hAnsi="Times New Roman" w:eastAsia="仿宋_GB2312;仿宋" w:cs="Times New Roman"/>
                <w:color w:val="auto"/>
                <w:kern w:val="2"/>
                <w:sz w:val="24"/>
                <w:szCs w:val="24"/>
                <w:lang w:bidi="ar"/>
                <w:rPrChange w:id="59" w:author="武小敏" w:date="2026-09-05T18:16:56Z">
                  <w:rPr>
                    <w:rFonts w:ascii="Segoe UI" w:hAnsi="Segoe UI" w:eastAsia="Segoe UI" w:cs="Segoe UI"/>
                    <w:color w:val="0F1115"/>
                    <w:kern w:val="0"/>
                    <w:sz w:val="18"/>
                    <w:szCs w:val="18"/>
                    <w:lang w:bidi="ar"/>
                  </w:rPr>
                </w:rPrChange>
              </w:rPr>
              <w:pPrChange w:id="58"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60" w:author="武小敏" w:date="2026-09-05T18:16:56Z">
                  <w:rPr>
                    <w:rFonts w:ascii="Segoe UI" w:hAnsi="Segoe UI" w:eastAsia="Segoe UI" w:cs="Segoe UI"/>
                    <w:color w:val="0F1115"/>
                    <w:kern w:val="0"/>
                    <w:sz w:val="18"/>
                    <w:szCs w:val="18"/>
                    <w:lang w:bidi="ar"/>
                  </w:rPr>
                </w:rPrChange>
              </w:rPr>
              <w:t>自主开发天然益生菌的筛选，细胞水平降尿酸的性能检测，胃酸和胆盐的耐受性、高尿酸动物模型的测试</w:t>
            </w:r>
          </w:p>
        </w:tc>
        <w:tc>
          <w:tcPr>
            <w:tcW w:w="1978" w:type="dxa"/>
            <w:tcBorders>
              <w:top w:val="single" w:color="000000" w:sz="8" w:space="0"/>
              <w:left w:val="single" w:color="000000" w:sz="8" w:space="0"/>
              <w:bottom w:val="single" w:color="000000" w:sz="8" w:space="0"/>
              <w:right w:val="single" w:color="000000" w:sz="8" w:space="0"/>
            </w:tcBorders>
            <w:vAlign w:val="center"/>
          </w:tcPr>
          <w:p w14:paraId="297B7D0F">
            <w:pPr>
              <w:widowControl/>
              <w:spacing w:line="400" w:lineRule="exact"/>
              <w:jc w:val="center"/>
              <w:rPr>
                <w:rFonts w:ascii="Times New Roman" w:hAnsi="Times New Roman" w:eastAsia="仿宋_GB2312;仿宋" w:cs="Times New Roman"/>
                <w:color w:val="auto"/>
                <w:kern w:val="2"/>
                <w:sz w:val="24"/>
                <w:szCs w:val="24"/>
                <w:lang w:bidi="ar"/>
                <w:rPrChange w:id="62" w:author="武小敏" w:date="2026-09-05T18:16:56Z">
                  <w:rPr>
                    <w:rFonts w:ascii="Segoe UI" w:hAnsi="Segoe UI" w:eastAsia="Segoe UI" w:cs="Segoe UI"/>
                    <w:color w:val="0F1115"/>
                    <w:kern w:val="0"/>
                    <w:sz w:val="18"/>
                    <w:szCs w:val="18"/>
                    <w:lang w:bidi="ar"/>
                  </w:rPr>
                </w:rPrChange>
              </w:rPr>
              <w:pPrChange w:id="61"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63" w:author="武小敏" w:date="2026-09-05T18:16:56Z">
                  <w:rPr>
                    <w:rFonts w:ascii="Segoe UI" w:hAnsi="Segoe UI" w:eastAsia="Segoe UI" w:cs="Segoe UI"/>
                    <w:color w:val="0F1115"/>
                    <w:kern w:val="0"/>
                    <w:sz w:val="18"/>
                    <w:szCs w:val="18"/>
                    <w:lang w:bidi="ar"/>
                  </w:rPr>
                </w:rPrChange>
              </w:rPr>
              <w:t>天然益生菌完成小试、中试工艺，发酵体量至少1吨，完成初步的人体试食实验</w:t>
            </w:r>
          </w:p>
        </w:tc>
        <w:tc>
          <w:tcPr>
            <w:tcW w:w="1978" w:type="dxa"/>
            <w:tcBorders>
              <w:top w:val="single" w:color="000000" w:sz="8" w:space="0"/>
              <w:left w:val="single" w:color="000000" w:sz="8" w:space="0"/>
              <w:bottom w:val="single" w:color="000000" w:sz="8" w:space="0"/>
              <w:right w:val="single" w:color="000000" w:sz="8" w:space="0"/>
            </w:tcBorders>
            <w:vAlign w:val="center"/>
          </w:tcPr>
          <w:p w14:paraId="01797328">
            <w:pPr>
              <w:widowControl/>
              <w:spacing w:line="400" w:lineRule="exact"/>
              <w:jc w:val="center"/>
              <w:rPr>
                <w:rFonts w:ascii="Times New Roman" w:hAnsi="Times New Roman" w:eastAsia="仿宋_GB2312;仿宋" w:cs="Times New Roman"/>
                <w:color w:val="auto"/>
                <w:kern w:val="2"/>
                <w:sz w:val="24"/>
                <w:szCs w:val="24"/>
                <w:lang w:bidi="ar"/>
                <w:rPrChange w:id="65" w:author="武小敏" w:date="2026-09-05T18:16:56Z">
                  <w:rPr>
                    <w:rFonts w:ascii="Segoe UI" w:hAnsi="Segoe UI" w:eastAsia="Segoe UI" w:cs="Segoe UI"/>
                    <w:color w:val="0F1115"/>
                    <w:kern w:val="0"/>
                    <w:sz w:val="18"/>
                    <w:szCs w:val="18"/>
                    <w:lang w:bidi="ar"/>
                  </w:rPr>
                </w:rPrChange>
              </w:rPr>
              <w:pPrChange w:id="64"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66" w:author="武小敏" w:date="2026-09-05T18:16:56Z">
                  <w:rPr>
                    <w:rFonts w:ascii="Segoe UI" w:hAnsi="Segoe UI" w:eastAsia="Segoe UI" w:cs="Segoe UI"/>
                    <w:color w:val="0F1115"/>
                    <w:kern w:val="0"/>
                    <w:sz w:val="18"/>
                    <w:szCs w:val="18"/>
                    <w:lang w:bidi="ar"/>
                  </w:rPr>
                </w:rPrChange>
              </w:rPr>
              <w:t>天然益生菌完成IIT伦理申请并启动IIT研究，参与志愿者不少于20人，完成香港代工厂的确认，并启动第一款胶囊装的天然益生菌的制备</w:t>
            </w:r>
          </w:p>
        </w:tc>
      </w:tr>
      <w:tr w14:paraId="74893C0C">
        <w:tblPrEx>
          <w:tblCellMar>
            <w:top w:w="45" w:type="dxa"/>
            <w:left w:w="45" w:type="dxa"/>
            <w:bottom w:w="45" w:type="dxa"/>
            <w:right w:w="45" w:type="dxa"/>
          </w:tblCellMar>
        </w:tblPrEx>
        <w:trPr>
          <w:trHeight w:val="600" w:hRule="atLeast"/>
          <w:jc w:val="center"/>
        </w:trPr>
        <w:tc>
          <w:tcPr>
            <w:tcW w:w="1606" w:type="dxa"/>
            <w:vMerge w:val="continue"/>
            <w:tcBorders>
              <w:top w:val="single" w:color="000000" w:sz="8" w:space="0"/>
              <w:left w:val="single" w:color="000000" w:sz="8" w:space="0"/>
              <w:bottom w:val="single" w:color="000000" w:sz="8" w:space="0"/>
              <w:right w:val="single" w:color="000000" w:sz="8" w:space="0"/>
            </w:tcBorders>
            <w:vAlign w:val="center"/>
          </w:tcPr>
          <w:p w14:paraId="5712ED10">
            <w:pPr>
              <w:snapToGrid w:val="0"/>
              <w:spacing w:line="400" w:lineRule="exact"/>
              <w:jc w:val="center"/>
              <w:rPr>
                <w:rFonts w:ascii="Segoe UI" w:hAnsi="Segoe UI" w:eastAsia="仿宋_GB2312;仿宋" w:cs="Segoe UI"/>
                <w:color w:val="0F1115"/>
                <w:kern w:val="0"/>
                <w:sz w:val="24"/>
                <w:szCs w:val="18"/>
                <w:lang w:bidi="ar"/>
              </w:rPr>
            </w:pPr>
          </w:p>
        </w:tc>
        <w:tc>
          <w:tcPr>
            <w:tcW w:w="1978" w:type="dxa"/>
            <w:tcBorders>
              <w:top w:val="single" w:color="000000" w:sz="8" w:space="0"/>
              <w:left w:val="single" w:color="000000" w:sz="8" w:space="0"/>
              <w:bottom w:val="single" w:color="000000" w:sz="8" w:space="0"/>
              <w:right w:val="single" w:color="000000" w:sz="8" w:space="0"/>
            </w:tcBorders>
            <w:vAlign w:val="center"/>
          </w:tcPr>
          <w:p w14:paraId="0C1D5997">
            <w:pPr>
              <w:widowControl/>
              <w:spacing w:line="400" w:lineRule="exact"/>
              <w:jc w:val="center"/>
              <w:rPr>
                <w:rFonts w:ascii="Times New Roman" w:hAnsi="Times New Roman" w:eastAsia="仿宋_GB2312;仿宋" w:cs="Times New Roman"/>
                <w:color w:val="auto"/>
                <w:kern w:val="2"/>
                <w:sz w:val="24"/>
                <w:szCs w:val="24"/>
                <w:lang w:bidi="ar"/>
                <w:rPrChange w:id="68" w:author="武小敏" w:date="2026-09-05T18:16:56Z">
                  <w:rPr>
                    <w:rFonts w:ascii="Segoe UI" w:hAnsi="Segoe UI" w:eastAsia="Segoe UI" w:cs="Segoe UI"/>
                    <w:color w:val="0F1115"/>
                    <w:kern w:val="0"/>
                    <w:sz w:val="18"/>
                    <w:szCs w:val="18"/>
                    <w:lang w:bidi="ar"/>
                  </w:rPr>
                </w:rPrChange>
              </w:rPr>
              <w:pPrChange w:id="67"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69" w:author="武小敏" w:date="2026-09-05T18:16:56Z">
                  <w:rPr>
                    <w:rFonts w:ascii="Segoe UI" w:hAnsi="Segoe UI" w:eastAsia="Segoe UI" w:cs="Segoe UI"/>
                    <w:color w:val="0F1115"/>
                    <w:kern w:val="0"/>
                    <w:sz w:val="18"/>
                    <w:szCs w:val="18"/>
                    <w:lang w:bidi="ar"/>
                  </w:rPr>
                </w:rPrChange>
              </w:rPr>
              <w:t>工程化益生菌</w:t>
            </w:r>
          </w:p>
        </w:tc>
        <w:tc>
          <w:tcPr>
            <w:tcW w:w="1978" w:type="dxa"/>
            <w:tcBorders>
              <w:top w:val="single" w:color="000000" w:sz="8" w:space="0"/>
              <w:left w:val="single" w:color="000000" w:sz="8" w:space="0"/>
              <w:bottom w:val="single" w:color="000000" w:sz="8" w:space="0"/>
              <w:right w:val="single" w:color="000000" w:sz="8" w:space="0"/>
            </w:tcBorders>
            <w:vAlign w:val="center"/>
          </w:tcPr>
          <w:p w14:paraId="5D02BEAF">
            <w:pPr>
              <w:widowControl/>
              <w:spacing w:line="400" w:lineRule="exact"/>
              <w:jc w:val="center"/>
              <w:rPr>
                <w:rFonts w:ascii="Times New Roman" w:hAnsi="Times New Roman" w:eastAsia="仿宋_GB2312;仿宋" w:cs="Times New Roman"/>
                <w:color w:val="auto"/>
                <w:kern w:val="2"/>
                <w:sz w:val="24"/>
                <w:szCs w:val="24"/>
                <w:lang w:bidi="ar"/>
                <w:rPrChange w:id="71" w:author="武小敏" w:date="2026-09-05T18:16:56Z">
                  <w:rPr>
                    <w:rFonts w:ascii="Segoe UI" w:hAnsi="Segoe UI" w:eastAsia="Segoe UI" w:cs="Segoe UI"/>
                    <w:color w:val="0F1115"/>
                    <w:kern w:val="0"/>
                    <w:sz w:val="18"/>
                    <w:szCs w:val="18"/>
                    <w:lang w:bidi="ar"/>
                  </w:rPr>
                </w:rPrChange>
              </w:rPr>
              <w:pPrChange w:id="70"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72" w:author="武小敏" w:date="2026-09-05T18:16:56Z">
                  <w:rPr>
                    <w:rFonts w:ascii="Segoe UI" w:hAnsi="Segoe UI" w:eastAsia="Segoe UI" w:cs="Segoe UI"/>
                    <w:color w:val="0F1115"/>
                    <w:kern w:val="0"/>
                    <w:sz w:val="18"/>
                    <w:szCs w:val="18"/>
                    <w:lang w:bidi="ar"/>
                  </w:rPr>
                </w:rPrChange>
              </w:rPr>
              <w:t>工程化降尿酸益生菌完成设计构建和优化，并在细胞水平以及高尿酸小鼠模型体内测试其安全性和有效性</w:t>
            </w:r>
          </w:p>
        </w:tc>
        <w:tc>
          <w:tcPr>
            <w:tcW w:w="1978" w:type="dxa"/>
            <w:tcBorders>
              <w:top w:val="single" w:color="000000" w:sz="8" w:space="0"/>
              <w:left w:val="single" w:color="000000" w:sz="8" w:space="0"/>
              <w:bottom w:val="single" w:color="000000" w:sz="8" w:space="0"/>
              <w:right w:val="single" w:color="000000" w:sz="8" w:space="0"/>
            </w:tcBorders>
            <w:vAlign w:val="center"/>
          </w:tcPr>
          <w:p w14:paraId="4D5A2EB1">
            <w:pPr>
              <w:widowControl/>
              <w:spacing w:line="400" w:lineRule="exact"/>
              <w:jc w:val="center"/>
              <w:rPr>
                <w:rFonts w:ascii="Times New Roman" w:hAnsi="Times New Roman" w:eastAsia="仿宋_GB2312;仿宋" w:cs="Times New Roman"/>
                <w:color w:val="auto"/>
                <w:kern w:val="2"/>
                <w:sz w:val="24"/>
                <w:szCs w:val="24"/>
                <w:lang w:bidi="ar"/>
                <w:rPrChange w:id="74" w:author="武小敏" w:date="2026-09-05T18:16:56Z">
                  <w:rPr>
                    <w:rFonts w:ascii="Segoe UI" w:hAnsi="Segoe UI" w:eastAsia="Segoe UI" w:cs="Segoe UI"/>
                    <w:color w:val="0F1115"/>
                    <w:kern w:val="0"/>
                    <w:sz w:val="18"/>
                    <w:szCs w:val="18"/>
                    <w:lang w:bidi="ar"/>
                  </w:rPr>
                </w:rPrChange>
              </w:rPr>
              <w:pPrChange w:id="73"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75" w:author="武小敏" w:date="2026-09-05T18:16:56Z">
                  <w:rPr>
                    <w:rFonts w:ascii="Segoe UI" w:hAnsi="Segoe UI" w:eastAsia="Segoe UI" w:cs="Segoe UI"/>
                    <w:color w:val="0F1115"/>
                    <w:kern w:val="0"/>
                    <w:sz w:val="18"/>
                    <w:szCs w:val="18"/>
                    <w:lang w:bidi="ar"/>
                  </w:rPr>
                </w:rPrChange>
              </w:rPr>
              <w:t>工程化益生菌完成高尿酸大鼠模型的功能测试，完成动物体内的安全性和排泄动力学测试，完成遗传稳定性测试</w:t>
            </w:r>
          </w:p>
        </w:tc>
        <w:tc>
          <w:tcPr>
            <w:tcW w:w="1978" w:type="dxa"/>
            <w:tcBorders>
              <w:top w:val="single" w:color="000000" w:sz="8" w:space="0"/>
              <w:left w:val="single" w:color="000000" w:sz="8" w:space="0"/>
              <w:bottom w:val="single" w:color="000000" w:sz="8" w:space="0"/>
              <w:right w:val="single" w:color="000000" w:sz="8" w:space="0"/>
            </w:tcBorders>
            <w:vAlign w:val="center"/>
          </w:tcPr>
          <w:p w14:paraId="17BE2474">
            <w:pPr>
              <w:widowControl/>
              <w:spacing w:line="400" w:lineRule="exact"/>
              <w:jc w:val="center"/>
              <w:rPr>
                <w:rFonts w:ascii="Times New Roman" w:hAnsi="Times New Roman" w:eastAsia="仿宋_GB2312;仿宋" w:cs="Times New Roman"/>
                <w:color w:val="auto"/>
                <w:kern w:val="2"/>
                <w:sz w:val="24"/>
                <w:szCs w:val="24"/>
                <w:lang w:bidi="ar"/>
                <w:rPrChange w:id="77" w:author="武小敏" w:date="2026-09-05T18:16:56Z">
                  <w:rPr>
                    <w:rFonts w:ascii="Segoe UI" w:hAnsi="Segoe UI" w:eastAsia="Segoe UI" w:cs="Segoe UI"/>
                    <w:color w:val="0F1115"/>
                    <w:kern w:val="0"/>
                    <w:sz w:val="18"/>
                    <w:szCs w:val="18"/>
                    <w:lang w:bidi="ar"/>
                  </w:rPr>
                </w:rPrChange>
              </w:rPr>
              <w:pPrChange w:id="76"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78" w:author="武小敏" w:date="2026-09-05T18:16:56Z">
                  <w:rPr>
                    <w:rFonts w:ascii="Segoe UI" w:hAnsi="Segoe UI" w:eastAsia="Segoe UI" w:cs="Segoe UI"/>
                    <w:color w:val="0F1115"/>
                    <w:kern w:val="0"/>
                    <w:sz w:val="18"/>
                    <w:szCs w:val="18"/>
                    <w:lang w:bidi="ar"/>
                  </w:rPr>
                </w:rPrChange>
              </w:rPr>
              <w:t>工程化益生菌完成安全性和毒理测试，启动GRAS申报</w:t>
            </w:r>
          </w:p>
        </w:tc>
      </w:tr>
      <w:tr w14:paraId="4C0F1EAC">
        <w:tblPrEx>
          <w:tblCellMar>
            <w:top w:w="45" w:type="dxa"/>
            <w:left w:w="45" w:type="dxa"/>
            <w:bottom w:w="45" w:type="dxa"/>
            <w:right w:w="45" w:type="dxa"/>
          </w:tblCellMar>
        </w:tblPrEx>
        <w:trPr>
          <w:trHeight w:val="600" w:hRule="atLeast"/>
          <w:jc w:val="center"/>
        </w:trPr>
        <w:tc>
          <w:tcPr>
            <w:tcW w:w="1606" w:type="dxa"/>
            <w:vMerge w:val="continue"/>
            <w:tcBorders>
              <w:top w:val="single" w:color="000000" w:sz="8" w:space="0"/>
              <w:left w:val="single" w:color="000000" w:sz="8" w:space="0"/>
              <w:bottom w:val="single" w:color="000000" w:sz="8" w:space="0"/>
              <w:right w:val="single" w:color="000000" w:sz="8" w:space="0"/>
            </w:tcBorders>
            <w:vAlign w:val="center"/>
          </w:tcPr>
          <w:p w14:paraId="4FD18441">
            <w:pPr>
              <w:snapToGrid w:val="0"/>
              <w:spacing w:line="400" w:lineRule="exact"/>
              <w:jc w:val="center"/>
              <w:rPr>
                <w:rFonts w:ascii="Segoe UI" w:hAnsi="Segoe UI" w:eastAsia="仿宋_GB2312;仿宋" w:cs="Segoe UI"/>
                <w:color w:val="0F1115"/>
                <w:kern w:val="0"/>
                <w:sz w:val="24"/>
                <w:szCs w:val="18"/>
                <w:lang w:bidi="ar"/>
              </w:rPr>
            </w:pPr>
          </w:p>
        </w:tc>
        <w:tc>
          <w:tcPr>
            <w:tcW w:w="1978" w:type="dxa"/>
            <w:tcBorders>
              <w:top w:val="single" w:color="000000" w:sz="8" w:space="0"/>
              <w:left w:val="single" w:color="000000" w:sz="8" w:space="0"/>
              <w:bottom w:val="single" w:color="000000" w:sz="8" w:space="0"/>
              <w:right w:val="single" w:color="000000" w:sz="8" w:space="0"/>
            </w:tcBorders>
            <w:vAlign w:val="center"/>
          </w:tcPr>
          <w:p w14:paraId="33CBA108">
            <w:pPr>
              <w:widowControl/>
              <w:spacing w:line="400" w:lineRule="exact"/>
              <w:jc w:val="center"/>
              <w:rPr>
                <w:rFonts w:ascii="Times New Roman" w:hAnsi="Times New Roman" w:eastAsia="仿宋_GB2312;仿宋" w:cs="Times New Roman"/>
                <w:color w:val="auto"/>
                <w:kern w:val="2"/>
                <w:sz w:val="24"/>
                <w:szCs w:val="24"/>
                <w:lang w:bidi="ar"/>
                <w:rPrChange w:id="80" w:author="武小敏" w:date="2026-09-05T18:16:56Z">
                  <w:rPr>
                    <w:rFonts w:ascii="Segoe UI" w:hAnsi="Segoe UI" w:eastAsia="Segoe UI" w:cs="Segoe UI"/>
                    <w:color w:val="0F1115"/>
                    <w:kern w:val="0"/>
                    <w:sz w:val="18"/>
                    <w:szCs w:val="18"/>
                    <w:lang w:bidi="ar"/>
                  </w:rPr>
                </w:rPrChange>
              </w:rPr>
              <w:pPrChange w:id="79" w:author="武小敏" w:date="2026-09-05T18:16:56Z">
                <w:pPr>
                  <w:widowControl/>
                  <w:spacing w:line="300" w:lineRule="atLeast"/>
                  <w:jc w:val="left"/>
                </w:pPr>
              </w:pPrChange>
            </w:pPr>
            <w:r>
              <w:rPr>
                <w:rFonts w:hint="default" w:ascii="Times New Roman" w:hAnsi="Times New Roman" w:eastAsia="仿宋_GB2312;仿宋" w:cs="Times New Roman"/>
                <w:color w:val="auto"/>
                <w:kern w:val="2"/>
                <w:sz w:val="24"/>
                <w:szCs w:val="24"/>
                <w:lang w:bidi="ar"/>
                <w:rPrChange w:id="81" w:author="武小敏" w:date="2026-09-05T18:16:56Z">
                  <w:rPr>
                    <w:rFonts w:hint="eastAsia" w:ascii="Segoe UI" w:hAnsi="Segoe UI" w:eastAsia="Segoe UI" w:cs="Segoe UI"/>
                    <w:color w:val="0F1115"/>
                    <w:kern w:val="0"/>
                    <w:sz w:val="18"/>
                    <w:szCs w:val="18"/>
                    <w:lang w:bidi="ar"/>
                  </w:rPr>
                </w:rPrChange>
              </w:rPr>
              <w:t>平台</w:t>
            </w:r>
            <w:r>
              <w:rPr>
                <w:rFonts w:ascii="Times New Roman" w:hAnsi="Times New Roman" w:eastAsia="仿宋_GB2312;仿宋" w:cs="Times New Roman"/>
                <w:color w:val="auto"/>
                <w:kern w:val="2"/>
                <w:sz w:val="24"/>
                <w:szCs w:val="24"/>
                <w:lang w:bidi="ar"/>
                <w:rPrChange w:id="82" w:author="武小敏" w:date="2026-09-05T18:16:56Z">
                  <w:rPr>
                    <w:rFonts w:ascii="Segoe UI" w:hAnsi="Segoe UI" w:eastAsia="Segoe UI" w:cs="Segoe UI"/>
                    <w:color w:val="0F1115"/>
                    <w:kern w:val="0"/>
                    <w:sz w:val="18"/>
                    <w:szCs w:val="18"/>
                    <w:lang w:bidi="ar"/>
                  </w:rPr>
                </w:rPrChange>
              </w:rPr>
              <w:t>进展</w:t>
            </w:r>
          </w:p>
        </w:tc>
        <w:tc>
          <w:tcPr>
            <w:tcW w:w="1978" w:type="dxa"/>
            <w:tcBorders>
              <w:top w:val="single" w:color="000000" w:sz="8" w:space="0"/>
              <w:left w:val="single" w:color="000000" w:sz="8" w:space="0"/>
              <w:bottom w:val="single" w:color="000000" w:sz="8" w:space="0"/>
              <w:right w:val="single" w:color="000000" w:sz="8" w:space="0"/>
            </w:tcBorders>
            <w:vAlign w:val="center"/>
          </w:tcPr>
          <w:p w14:paraId="25ED8D92">
            <w:pPr>
              <w:widowControl/>
              <w:spacing w:line="400" w:lineRule="exact"/>
              <w:jc w:val="center"/>
              <w:rPr>
                <w:rFonts w:hint="default" w:ascii="Times New Roman" w:hAnsi="Times New Roman" w:eastAsia="仿宋_GB2312;仿宋" w:cs="Times New Roman"/>
                <w:color w:val="auto"/>
                <w:kern w:val="2"/>
                <w:sz w:val="24"/>
                <w:szCs w:val="24"/>
                <w:lang w:eastAsia="zh-CN" w:bidi="ar"/>
                <w:rPrChange w:id="84" w:author="武小敏" w:date="2026-09-05T18:16:56Z">
                  <w:rPr>
                    <w:rFonts w:hint="eastAsia" w:ascii="Segoe UI" w:hAnsi="Segoe UI" w:eastAsia="宋体" w:cs="Segoe UI"/>
                    <w:color w:val="0F1115"/>
                    <w:kern w:val="0"/>
                    <w:sz w:val="18"/>
                    <w:szCs w:val="18"/>
                    <w:lang w:eastAsia="zh-CN" w:bidi="ar"/>
                  </w:rPr>
                </w:rPrChange>
              </w:rPr>
              <w:pPrChange w:id="83" w:author="武小敏" w:date="2026-09-05T18:16:56Z">
                <w:pPr>
                  <w:widowControl/>
                  <w:spacing w:line="300" w:lineRule="atLeast"/>
                  <w:jc w:val="left"/>
                </w:pPr>
              </w:pPrChange>
            </w:pPr>
            <w:r>
              <w:rPr>
                <w:rFonts w:hint="default" w:ascii="Times New Roman" w:hAnsi="Times New Roman" w:eastAsia="仿宋_GB2312;仿宋" w:cs="Times New Roman"/>
                <w:color w:val="auto"/>
                <w:kern w:val="2"/>
                <w:sz w:val="24"/>
                <w:szCs w:val="24"/>
                <w:lang w:bidi="ar"/>
                <w:rPrChange w:id="85" w:author="武小敏" w:date="2026-09-05T18:16:56Z">
                  <w:rPr>
                    <w:rFonts w:hint="eastAsia" w:ascii="Segoe UI" w:hAnsi="Segoe UI" w:eastAsia="Segoe UI" w:cs="Segoe UI"/>
                    <w:color w:val="0F1115"/>
                    <w:kern w:val="0"/>
                    <w:sz w:val="18"/>
                    <w:szCs w:val="18"/>
                    <w:lang w:bidi="ar"/>
                  </w:rPr>
                </w:rPrChange>
              </w:rPr>
              <w:t>完成实验室空间租赁</w:t>
            </w:r>
            <w:r>
              <w:rPr>
                <w:rFonts w:hint="default" w:ascii="Times New Roman" w:hAnsi="Times New Roman" w:eastAsia="仿宋_GB2312;仿宋" w:cs="Times New Roman"/>
                <w:color w:val="auto"/>
                <w:kern w:val="2"/>
                <w:sz w:val="24"/>
                <w:szCs w:val="24"/>
                <w:lang w:eastAsia="zh-CN" w:bidi="ar"/>
                <w:rPrChange w:id="86" w:author="武小敏" w:date="2026-09-05T18:16:56Z">
                  <w:rPr>
                    <w:rFonts w:hint="eastAsia" w:ascii="Segoe UI" w:hAnsi="Segoe UI" w:cs="Segoe UI"/>
                    <w:color w:val="0F1115"/>
                    <w:kern w:val="0"/>
                    <w:sz w:val="18"/>
                    <w:szCs w:val="18"/>
                    <w:lang w:eastAsia="zh-CN" w:bidi="ar"/>
                  </w:rPr>
                </w:rPrChange>
              </w:rPr>
              <w:t>、</w:t>
            </w:r>
            <w:r>
              <w:rPr>
                <w:rFonts w:ascii="Times New Roman" w:hAnsi="Times New Roman" w:eastAsia="仿宋_GB2312;仿宋" w:cs="Times New Roman"/>
                <w:color w:val="auto"/>
                <w:kern w:val="2"/>
                <w:sz w:val="24"/>
                <w:szCs w:val="24"/>
                <w:lang w:bidi="ar"/>
                <w:rPrChange w:id="87" w:author="武小敏" w:date="2026-09-05T18:16:56Z">
                  <w:rPr>
                    <w:rFonts w:ascii="Segoe UI" w:hAnsi="Segoe UI" w:eastAsia="Segoe UI" w:cs="Segoe UI"/>
                    <w:color w:val="0F1115"/>
                    <w:kern w:val="0"/>
                    <w:sz w:val="18"/>
                    <w:szCs w:val="18"/>
                    <w:lang w:bidi="ar"/>
                  </w:rPr>
                </w:rPrChange>
              </w:rPr>
              <w:t>文件管理制度、</w:t>
            </w:r>
            <w:r>
              <w:rPr>
                <w:rFonts w:hint="default" w:ascii="Times New Roman" w:hAnsi="Times New Roman" w:eastAsia="仿宋_GB2312;仿宋" w:cs="Times New Roman"/>
                <w:color w:val="auto"/>
                <w:kern w:val="2"/>
                <w:sz w:val="24"/>
                <w:szCs w:val="24"/>
                <w:lang w:bidi="ar"/>
                <w:rPrChange w:id="88" w:author="武小敏" w:date="2026-09-05T18:16:56Z">
                  <w:rPr>
                    <w:rFonts w:hint="eastAsia" w:ascii="Segoe UI" w:hAnsi="Segoe UI" w:eastAsia="Segoe UI" w:cs="Segoe UI"/>
                    <w:color w:val="0F1115"/>
                    <w:kern w:val="0"/>
                    <w:sz w:val="18"/>
                    <w:szCs w:val="18"/>
                    <w:lang w:bidi="ar"/>
                  </w:rPr>
                </w:rPrChange>
              </w:rPr>
              <w:t>财务管理制度、</w:t>
            </w:r>
            <w:r>
              <w:rPr>
                <w:rFonts w:ascii="Times New Roman" w:hAnsi="Times New Roman" w:eastAsia="仿宋_GB2312;仿宋" w:cs="Times New Roman"/>
                <w:color w:val="auto"/>
                <w:kern w:val="2"/>
                <w:sz w:val="24"/>
                <w:szCs w:val="24"/>
                <w:lang w:bidi="ar"/>
                <w:rPrChange w:id="89" w:author="武小敏" w:date="2026-09-05T18:16:56Z">
                  <w:rPr>
                    <w:rFonts w:ascii="Segoe UI" w:hAnsi="Segoe UI" w:eastAsia="Segoe UI" w:cs="Segoe UI"/>
                    <w:color w:val="0F1115"/>
                    <w:kern w:val="0"/>
                    <w:sz w:val="18"/>
                    <w:szCs w:val="18"/>
                    <w:lang w:bidi="ar"/>
                  </w:rPr>
                </w:rPrChange>
              </w:rPr>
              <w:t>基本网站设计等</w:t>
            </w:r>
          </w:p>
        </w:tc>
        <w:tc>
          <w:tcPr>
            <w:tcW w:w="1978" w:type="dxa"/>
            <w:tcBorders>
              <w:top w:val="single" w:color="000000" w:sz="8" w:space="0"/>
              <w:left w:val="single" w:color="000000" w:sz="8" w:space="0"/>
              <w:bottom w:val="single" w:color="000000" w:sz="8" w:space="0"/>
              <w:right w:val="single" w:color="000000" w:sz="8" w:space="0"/>
            </w:tcBorders>
            <w:vAlign w:val="center"/>
          </w:tcPr>
          <w:p w14:paraId="255CCF77">
            <w:pPr>
              <w:widowControl/>
              <w:spacing w:line="400" w:lineRule="exact"/>
              <w:jc w:val="center"/>
              <w:rPr>
                <w:rFonts w:ascii="Times New Roman" w:hAnsi="Times New Roman" w:eastAsia="仿宋_GB2312;仿宋" w:cs="Times New Roman"/>
                <w:color w:val="auto"/>
                <w:kern w:val="2"/>
                <w:sz w:val="24"/>
                <w:szCs w:val="24"/>
                <w:lang w:bidi="ar"/>
                <w:rPrChange w:id="91" w:author="武小敏" w:date="2026-09-05T18:16:56Z">
                  <w:rPr>
                    <w:rFonts w:ascii="Segoe UI" w:hAnsi="Segoe UI" w:eastAsia="Segoe UI" w:cs="Segoe UI"/>
                    <w:color w:val="0F1115"/>
                    <w:kern w:val="0"/>
                    <w:sz w:val="18"/>
                    <w:szCs w:val="18"/>
                    <w:lang w:bidi="ar"/>
                  </w:rPr>
                </w:rPrChange>
              </w:rPr>
              <w:pPrChange w:id="90" w:author="武小敏" w:date="2026-09-05T18:16:56Z">
                <w:pPr>
                  <w:widowControl/>
                  <w:spacing w:line="300" w:lineRule="atLeast"/>
                  <w:jc w:val="left"/>
                </w:pPr>
              </w:pPrChange>
            </w:pPr>
            <w:r>
              <w:rPr>
                <w:rFonts w:hint="default" w:ascii="Times New Roman" w:hAnsi="Times New Roman" w:eastAsia="仿宋_GB2312;仿宋" w:cs="Times New Roman"/>
                <w:color w:val="auto"/>
                <w:kern w:val="2"/>
                <w:sz w:val="24"/>
                <w:szCs w:val="24"/>
                <w:lang w:bidi="ar"/>
                <w:rPrChange w:id="92" w:author="武小敏" w:date="2026-09-05T18:16:56Z">
                  <w:rPr>
                    <w:rFonts w:hint="eastAsia" w:ascii="Segoe UI" w:hAnsi="Segoe UI" w:eastAsia="Segoe UI" w:cs="Segoe UI"/>
                    <w:color w:val="0F1115"/>
                    <w:kern w:val="0"/>
                    <w:sz w:val="18"/>
                    <w:szCs w:val="18"/>
                    <w:lang w:bidi="ar"/>
                  </w:rPr>
                </w:rPrChange>
              </w:rPr>
              <w:t>签订</w:t>
            </w:r>
            <w:r>
              <w:rPr>
                <w:rFonts w:ascii="Times New Roman" w:hAnsi="Times New Roman" w:eastAsia="仿宋_GB2312;仿宋" w:cs="Times New Roman"/>
                <w:color w:val="auto"/>
                <w:kern w:val="2"/>
                <w:sz w:val="24"/>
                <w:szCs w:val="24"/>
                <w:lang w:bidi="ar"/>
                <w:rPrChange w:id="93" w:author="武小敏" w:date="2026-09-05T18:16:56Z">
                  <w:rPr>
                    <w:rFonts w:ascii="Segoe UI" w:hAnsi="Segoe UI" w:eastAsia="Segoe UI" w:cs="Segoe UI"/>
                    <w:color w:val="0F1115"/>
                    <w:kern w:val="0"/>
                    <w:sz w:val="18"/>
                    <w:szCs w:val="18"/>
                    <w:lang w:bidi="ar"/>
                  </w:rPr>
                </w:rPrChange>
              </w:rPr>
              <w:t>合作协议意向书</w:t>
            </w:r>
            <w:r>
              <w:rPr>
                <w:rFonts w:hint="default" w:ascii="Times New Roman" w:hAnsi="Times New Roman" w:eastAsia="仿宋_GB2312;仿宋" w:cs="Times New Roman"/>
                <w:color w:val="auto"/>
                <w:kern w:val="2"/>
                <w:sz w:val="24"/>
                <w:szCs w:val="24"/>
                <w:lang w:bidi="ar"/>
                <w:rPrChange w:id="94" w:author="武小敏" w:date="2026-09-05T18:16:56Z">
                  <w:rPr>
                    <w:rFonts w:hint="eastAsia" w:ascii="Segoe UI" w:hAnsi="Segoe UI" w:eastAsia="Segoe UI" w:cs="Segoe UI"/>
                    <w:color w:val="0F1115"/>
                    <w:kern w:val="0"/>
                    <w:sz w:val="18"/>
                    <w:szCs w:val="18"/>
                    <w:lang w:bidi="ar"/>
                  </w:rPr>
                </w:rPrChange>
              </w:rPr>
              <w:t>大于等于1份</w:t>
            </w:r>
          </w:p>
        </w:tc>
        <w:tc>
          <w:tcPr>
            <w:tcW w:w="1978" w:type="dxa"/>
            <w:tcBorders>
              <w:top w:val="single" w:color="000000" w:sz="8" w:space="0"/>
              <w:left w:val="single" w:color="000000" w:sz="8" w:space="0"/>
              <w:bottom w:val="single" w:color="000000" w:sz="8" w:space="0"/>
              <w:right w:val="single" w:color="000000" w:sz="8" w:space="0"/>
            </w:tcBorders>
            <w:vAlign w:val="center"/>
          </w:tcPr>
          <w:p w14:paraId="748FCF42">
            <w:pPr>
              <w:widowControl/>
              <w:spacing w:line="400" w:lineRule="exact"/>
              <w:jc w:val="center"/>
              <w:rPr>
                <w:rFonts w:ascii="Times New Roman" w:hAnsi="Times New Roman" w:eastAsia="仿宋_GB2312;仿宋" w:cs="Times New Roman"/>
                <w:color w:val="auto"/>
                <w:kern w:val="2"/>
                <w:sz w:val="24"/>
                <w:szCs w:val="24"/>
                <w:lang w:bidi="ar"/>
                <w:rPrChange w:id="96" w:author="武小敏" w:date="2026-09-05T18:16:56Z">
                  <w:rPr>
                    <w:rFonts w:ascii="Segoe UI" w:hAnsi="Segoe UI" w:eastAsia="Segoe UI" w:cs="Segoe UI"/>
                    <w:color w:val="0F1115"/>
                    <w:kern w:val="0"/>
                    <w:sz w:val="18"/>
                    <w:szCs w:val="18"/>
                    <w:lang w:bidi="ar"/>
                  </w:rPr>
                </w:rPrChange>
              </w:rPr>
              <w:pPrChange w:id="95" w:author="武小敏" w:date="2026-09-05T18:16:56Z">
                <w:pPr>
                  <w:widowControl/>
                  <w:spacing w:line="300" w:lineRule="atLeast"/>
                  <w:jc w:val="left"/>
                </w:pPr>
              </w:pPrChange>
            </w:pPr>
            <w:r>
              <w:rPr>
                <w:rFonts w:ascii="Times New Roman" w:hAnsi="Times New Roman" w:eastAsia="仿宋_GB2312;仿宋" w:cs="Times New Roman"/>
                <w:color w:val="auto"/>
                <w:kern w:val="2"/>
                <w:sz w:val="24"/>
                <w:szCs w:val="24"/>
                <w:lang w:bidi="ar"/>
                <w:rPrChange w:id="97" w:author="武小敏" w:date="2026-09-05T18:16:56Z">
                  <w:rPr>
                    <w:rFonts w:ascii="Segoe UI" w:hAnsi="Segoe UI" w:eastAsia="Segoe UI" w:cs="Segoe UI"/>
                    <w:color w:val="0F1115"/>
                    <w:kern w:val="0"/>
                    <w:sz w:val="18"/>
                    <w:szCs w:val="18"/>
                    <w:lang w:bidi="ar"/>
                  </w:rPr>
                </w:rPrChange>
              </w:rPr>
              <w:t>完成商标的注册</w:t>
            </w:r>
          </w:p>
        </w:tc>
      </w:tr>
    </w:tbl>
    <w:p w14:paraId="121691AA">
      <w:pPr>
        <w:sectPr>
          <w:footerReference r:id="rId4" w:type="default"/>
          <w:pgSz w:w="11906" w:h="16838"/>
          <w:pgMar w:top="1304" w:right="1191" w:bottom="1304" w:left="1191" w:header="0" w:footer="992" w:gutter="0"/>
          <w:cols w:space="720" w:num="1"/>
          <w:formProt w:val="0"/>
          <w:docGrid w:type="lines" w:linePitch="312" w:charSpace="0"/>
        </w:sectPr>
      </w:pPr>
    </w:p>
    <w:p w14:paraId="06DED61E">
      <w:pPr>
        <w:ind w:firstLine="281"/>
        <w:rPr>
          <w:rFonts w:eastAsia="黑体"/>
          <w:b/>
          <w:sz w:val="28"/>
          <w:szCs w:val="28"/>
        </w:rPr>
      </w:pPr>
      <w:r>
        <w:rPr>
          <w:rFonts w:eastAsia="黑体"/>
          <w:b/>
          <w:sz w:val="28"/>
          <w:szCs w:val="28"/>
        </w:rPr>
        <w:t>四、项目参与人员</w:t>
      </w:r>
    </w:p>
    <w:tbl>
      <w:tblPr>
        <w:tblStyle w:val="10"/>
        <w:tblW w:w="15012" w:type="dxa"/>
        <w:tblInd w:w="0" w:type="dxa"/>
        <w:tblLayout w:type="fixed"/>
        <w:tblCellMar>
          <w:top w:w="0" w:type="dxa"/>
          <w:left w:w="108" w:type="dxa"/>
          <w:bottom w:w="0" w:type="dxa"/>
          <w:right w:w="108" w:type="dxa"/>
        </w:tblCellMar>
      </w:tblPr>
      <w:tblGrid>
        <w:gridCol w:w="551"/>
        <w:gridCol w:w="853"/>
        <w:gridCol w:w="1157"/>
        <w:gridCol w:w="2736"/>
        <w:gridCol w:w="1847"/>
        <w:gridCol w:w="1385"/>
        <w:gridCol w:w="968"/>
        <w:gridCol w:w="981"/>
        <w:gridCol w:w="3192"/>
        <w:gridCol w:w="1342"/>
      </w:tblGrid>
      <w:tr w14:paraId="496A797A">
        <w:tblPrEx>
          <w:tblCellMar>
            <w:top w:w="0" w:type="dxa"/>
            <w:left w:w="108" w:type="dxa"/>
            <w:bottom w:w="0" w:type="dxa"/>
            <w:right w:w="108" w:type="dxa"/>
          </w:tblCellMar>
        </w:tblPrEx>
        <w:trPr>
          <w:trHeight w:val="994" w:hRule="atLeast"/>
        </w:trPr>
        <w:tc>
          <w:tcPr>
            <w:tcW w:w="1404" w:type="dxa"/>
            <w:gridSpan w:val="2"/>
            <w:tcBorders>
              <w:top w:val="single" w:color="000000" w:sz="8" w:space="0"/>
              <w:left w:val="single" w:color="000000" w:sz="8" w:space="0"/>
              <w:bottom w:val="single" w:color="000000" w:sz="4" w:space="0"/>
              <w:right w:val="single" w:color="000000" w:sz="4" w:space="0"/>
            </w:tcBorders>
            <w:vAlign w:val="center"/>
          </w:tcPr>
          <w:p w14:paraId="2DC8E895">
            <w:pPr>
              <w:jc w:val="center"/>
              <w:outlineLvl w:val="0"/>
              <w:rPr>
                <w:rFonts w:eastAsia="仿宋_GB2312;仿宋"/>
                <w:b/>
                <w:szCs w:val="21"/>
              </w:rPr>
            </w:pPr>
            <w:r>
              <w:rPr>
                <w:rFonts w:eastAsia="仿宋_GB2312;仿宋"/>
                <w:b/>
                <w:szCs w:val="21"/>
              </w:rPr>
              <w:t>类别</w:t>
            </w:r>
          </w:p>
        </w:tc>
        <w:tc>
          <w:tcPr>
            <w:tcW w:w="1157" w:type="dxa"/>
            <w:tcBorders>
              <w:top w:val="single" w:color="000000" w:sz="8" w:space="0"/>
              <w:left w:val="single" w:color="000000" w:sz="4" w:space="0"/>
              <w:bottom w:val="single" w:color="000000" w:sz="4" w:space="0"/>
              <w:right w:val="single" w:color="000000" w:sz="4" w:space="0"/>
            </w:tcBorders>
            <w:vAlign w:val="center"/>
          </w:tcPr>
          <w:p w14:paraId="0F8F7200">
            <w:pPr>
              <w:jc w:val="center"/>
              <w:outlineLvl w:val="0"/>
              <w:rPr>
                <w:rFonts w:eastAsia="仿宋_GB2312;仿宋"/>
                <w:b/>
                <w:szCs w:val="21"/>
              </w:rPr>
            </w:pPr>
            <w:r>
              <w:rPr>
                <w:rFonts w:eastAsia="仿宋_GB2312;仿宋"/>
                <w:b/>
                <w:szCs w:val="21"/>
              </w:rPr>
              <w:t>姓名</w:t>
            </w:r>
          </w:p>
        </w:tc>
        <w:tc>
          <w:tcPr>
            <w:tcW w:w="2736" w:type="dxa"/>
            <w:tcBorders>
              <w:top w:val="single" w:color="000000" w:sz="8" w:space="0"/>
              <w:left w:val="single" w:color="000000" w:sz="4" w:space="0"/>
              <w:bottom w:val="single" w:color="000000" w:sz="4" w:space="0"/>
              <w:right w:val="single" w:color="000000" w:sz="4" w:space="0"/>
            </w:tcBorders>
            <w:vAlign w:val="center"/>
          </w:tcPr>
          <w:p w14:paraId="0D1523A0">
            <w:pPr>
              <w:jc w:val="center"/>
              <w:outlineLvl w:val="0"/>
              <w:rPr>
                <w:rFonts w:eastAsia="仿宋_GB2312;仿宋"/>
                <w:b/>
                <w:szCs w:val="21"/>
              </w:rPr>
            </w:pPr>
            <w:r>
              <w:rPr>
                <w:rFonts w:eastAsia="仿宋_GB2312;仿宋"/>
                <w:b/>
                <w:szCs w:val="21"/>
              </w:rPr>
              <w:t>证件号（身份证/护照）</w:t>
            </w:r>
          </w:p>
        </w:tc>
        <w:tc>
          <w:tcPr>
            <w:tcW w:w="1847" w:type="dxa"/>
            <w:tcBorders>
              <w:top w:val="single" w:color="000000" w:sz="8" w:space="0"/>
              <w:left w:val="single" w:color="000000" w:sz="4" w:space="0"/>
              <w:bottom w:val="single" w:color="000000" w:sz="4" w:space="0"/>
              <w:right w:val="single" w:color="000000" w:sz="4" w:space="0"/>
            </w:tcBorders>
            <w:vAlign w:val="center"/>
          </w:tcPr>
          <w:p w14:paraId="7F045862">
            <w:pPr>
              <w:jc w:val="center"/>
              <w:outlineLvl w:val="0"/>
              <w:rPr>
                <w:rFonts w:eastAsia="仿宋_GB2312;仿宋"/>
                <w:b/>
                <w:szCs w:val="21"/>
              </w:rPr>
            </w:pPr>
            <w:r>
              <w:rPr>
                <w:rFonts w:eastAsia="仿宋_GB2312;仿宋"/>
                <w:b/>
                <w:szCs w:val="21"/>
              </w:rPr>
              <w:t>现工作单位</w:t>
            </w:r>
          </w:p>
        </w:tc>
        <w:tc>
          <w:tcPr>
            <w:tcW w:w="1385" w:type="dxa"/>
            <w:tcBorders>
              <w:top w:val="single" w:color="000000" w:sz="8" w:space="0"/>
              <w:left w:val="single" w:color="000000" w:sz="4" w:space="0"/>
              <w:bottom w:val="single" w:color="000000" w:sz="4" w:space="0"/>
              <w:right w:val="single" w:color="000000" w:sz="4" w:space="0"/>
            </w:tcBorders>
            <w:vAlign w:val="center"/>
          </w:tcPr>
          <w:p w14:paraId="64BFAEB2">
            <w:pPr>
              <w:jc w:val="center"/>
              <w:outlineLvl w:val="0"/>
              <w:rPr>
                <w:rFonts w:eastAsia="仿宋_GB2312;仿宋"/>
                <w:b/>
                <w:szCs w:val="21"/>
              </w:rPr>
            </w:pPr>
            <w:r>
              <w:rPr>
                <w:rFonts w:eastAsia="仿宋_GB2312;仿宋"/>
                <w:b/>
                <w:szCs w:val="21"/>
              </w:rPr>
              <w:t>现职务/职称</w:t>
            </w:r>
          </w:p>
        </w:tc>
        <w:tc>
          <w:tcPr>
            <w:tcW w:w="968" w:type="dxa"/>
            <w:tcBorders>
              <w:top w:val="single" w:color="000000" w:sz="8" w:space="0"/>
              <w:left w:val="single" w:color="000000" w:sz="4" w:space="0"/>
              <w:bottom w:val="single" w:color="000000" w:sz="4" w:space="0"/>
              <w:right w:val="single" w:color="000000" w:sz="4" w:space="0"/>
            </w:tcBorders>
            <w:vAlign w:val="center"/>
          </w:tcPr>
          <w:p w14:paraId="289DCFB0">
            <w:pPr>
              <w:jc w:val="center"/>
              <w:outlineLvl w:val="0"/>
              <w:rPr>
                <w:rFonts w:eastAsia="仿宋_GB2312;仿宋"/>
                <w:b/>
                <w:szCs w:val="21"/>
              </w:rPr>
            </w:pPr>
            <w:r>
              <w:rPr>
                <w:rFonts w:eastAsia="仿宋_GB2312;仿宋"/>
                <w:b/>
                <w:szCs w:val="21"/>
              </w:rPr>
              <w:t>专业</w:t>
            </w:r>
          </w:p>
        </w:tc>
        <w:tc>
          <w:tcPr>
            <w:tcW w:w="981" w:type="dxa"/>
            <w:tcBorders>
              <w:top w:val="single" w:color="000000" w:sz="8" w:space="0"/>
              <w:left w:val="single" w:color="000000" w:sz="4" w:space="0"/>
              <w:bottom w:val="single" w:color="000000" w:sz="4" w:space="0"/>
              <w:right w:val="single" w:color="000000" w:sz="4" w:space="0"/>
            </w:tcBorders>
            <w:vAlign w:val="center"/>
          </w:tcPr>
          <w:p w14:paraId="4935516D">
            <w:pPr>
              <w:jc w:val="center"/>
              <w:outlineLvl w:val="0"/>
              <w:rPr>
                <w:rFonts w:eastAsia="仿宋_GB2312;仿宋"/>
                <w:b/>
                <w:szCs w:val="21"/>
              </w:rPr>
            </w:pPr>
            <w:r>
              <w:rPr>
                <w:rFonts w:eastAsia="仿宋_GB2312;仿宋"/>
                <w:b/>
                <w:szCs w:val="21"/>
              </w:rPr>
              <w:t>学历</w:t>
            </w:r>
          </w:p>
        </w:tc>
        <w:tc>
          <w:tcPr>
            <w:tcW w:w="3192" w:type="dxa"/>
            <w:tcBorders>
              <w:top w:val="single" w:color="000000" w:sz="8" w:space="0"/>
              <w:left w:val="single" w:color="000000" w:sz="4" w:space="0"/>
              <w:bottom w:val="single" w:color="000000" w:sz="4" w:space="0"/>
              <w:right w:val="single" w:color="000000" w:sz="4" w:space="0"/>
            </w:tcBorders>
            <w:vAlign w:val="center"/>
          </w:tcPr>
          <w:p w14:paraId="1D81AF2C">
            <w:pPr>
              <w:jc w:val="center"/>
              <w:outlineLvl w:val="0"/>
              <w:rPr>
                <w:rFonts w:eastAsia="仿宋_GB2312;仿宋"/>
                <w:b/>
                <w:szCs w:val="21"/>
              </w:rPr>
            </w:pPr>
            <w:r>
              <w:rPr>
                <w:rFonts w:eastAsia="仿宋_GB2312;仿宋"/>
                <w:b/>
                <w:szCs w:val="21"/>
              </w:rPr>
              <w:t>在本项目中的责任分工</w:t>
            </w:r>
          </w:p>
        </w:tc>
        <w:tc>
          <w:tcPr>
            <w:tcW w:w="1342" w:type="dxa"/>
            <w:tcBorders>
              <w:top w:val="single" w:color="000000" w:sz="8" w:space="0"/>
              <w:left w:val="single" w:color="000000" w:sz="4" w:space="0"/>
              <w:bottom w:val="single" w:color="000000" w:sz="4" w:space="0"/>
              <w:right w:val="single" w:color="000000" w:sz="8" w:space="0"/>
            </w:tcBorders>
            <w:vAlign w:val="center"/>
          </w:tcPr>
          <w:p w14:paraId="1329E608">
            <w:pPr>
              <w:jc w:val="center"/>
              <w:outlineLvl w:val="0"/>
              <w:rPr>
                <w:rFonts w:eastAsia="仿宋_GB2312;仿宋"/>
                <w:b/>
                <w:szCs w:val="21"/>
              </w:rPr>
            </w:pPr>
            <w:r>
              <w:rPr>
                <w:rFonts w:eastAsia="仿宋_GB2312;仿宋"/>
                <w:b/>
                <w:szCs w:val="21"/>
              </w:rPr>
              <w:t>投入本项目的计划全时工作时间(人月)</w:t>
            </w:r>
          </w:p>
        </w:tc>
      </w:tr>
      <w:tr w14:paraId="7AE7F4CD">
        <w:tblPrEx>
          <w:tblCellMar>
            <w:top w:w="0" w:type="dxa"/>
            <w:left w:w="108" w:type="dxa"/>
            <w:bottom w:w="0" w:type="dxa"/>
            <w:right w:w="108" w:type="dxa"/>
          </w:tblCellMar>
        </w:tblPrEx>
        <w:trPr>
          <w:trHeight w:val="830" w:hRule="atLeast"/>
        </w:trPr>
        <w:tc>
          <w:tcPr>
            <w:tcW w:w="551" w:type="dxa"/>
            <w:vMerge w:val="restart"/>
            <w:tcBorders>
              <w:top w:val="single" w:color="000000" w:sz="4" w:space="0"/>
              <w:left w:val="single" w:color="000000" w:sz="8" w:space="0"/>
              <w:bottom w:val="single" w:color="000000" w:sz="4" w:space="0"/>
              <w:right w:val="single" w:color="000000" w:sz="4" w:space="0"/>
            </w:tcBorders>
            <w:vAlign w:val="center"/>
          </w:tcPr>
          <w:p w14:paraId="14C31C7B">
            <w:pPr>
              <w:jc w:val="center"/>
              <w:outlineLvl w:val="0"/>
              <w:rPr>
                <w:rFonts w:eastAsia="仿宋_GB2312;仿宋"/>
                <w:szCs w:val="21"/>
              </w:rPr>
            </w:pPr>
            <w:r>
              <w:rPr>
                <w:rFonts w:eastAsia="仿宋_GB2312;仿宋"/>
                <w:szCs w:val="21"/>
              </w:rPr>
              <w:t>项目参与人员</w:t>
            </w:r>
          </w:p>
        </w:tc>
        <w:tc>
          <w:tcPr>
            <w:tcW w:w="853" w:type="dxa"/>
            <w:tcBorders>
              <w:top w:val="single" w:color="000000" w:sz="4" w:space="0"/>
              <w:left w:val="single" w:color="000000" w:sz="4" w:space="0"/>
              <w:bottom w:val="single" w:color="000000" w:sz="4" w:space="0"/>
              <w:right w:val="single" w:color="000000" w:sz="4" w:space="0"/>
            </w:tcBorders>
            <w:vAlign w:val="center"/>
          </w:tcPr>
          <w:p w14:paraId="1C286863">
            <w:pPr>
              <w:jc w:val="center"/>
              <w:outlineLvl w:val="0"/>
              <w:rPr>
                <w:rFonts w:eastAsia="仿宋_GB2312;仿宋"/>
                <w:szCs w:val="21"/>
              </w:rPr>
            </w:pPr>
            <w:r>
              <w:rPr>
                <w:rFonts w:eastAsia="仿宋_GB2312;仿宋"/>
                <w:szCs w:val="21"/>
              </w:rPr>
              <w:t>项目</w:t>
            </w:r>
          </w:p>
          <w:p w14:paraId="55395F4D">
            <w:pPr>
              <w:jc w:val="center"/>
              <w:outlineLvl w:val="0"/>
              <w:rPr>
                <w:rFonts w:eastAsia="仿宋_GB2312;仿宋"/>
                <w:szCs w:val="21"/>
              </w:rPr>
            </w:pPr>
            <w:r>
              <w:rPr>
                <w:rFonts w:eastAsia="仿宋_GB2312;仿宋"/>
                <w:szCs w:val="21"/>
              </w:rPr>
              <w:t>负责人</w:t>
            </w:r>
          </w:p>
        </w:tc>
        <w:tc>
          <w:tcPr>
            <w:tcW w:w="1157" w:type="dxa"/>
            <w:tcBorders>
              <w:top w:val="single" w:color="000000" w:sz="4" w:space="0"/>
              <w:left w:val="single" w:color="000000" w:sz="4" w:space="0"/>
              <w:bottom w:val="single" w:color="000000" w:sz="4" w:space="0"/>
              <w:right w:val="single" w:color="000000" w:sz="4" w:space="0"/>
            </w:tcBorders>
            <w:vAlign w:val="center"/>
          </w:tcPr>
          <w:p w14:paraId="1509F5CD">
            <w:pPr>
              <w:jc w:val="center"/>
              <w:outlineLvl w:val="0"/>
              <w:rPr>
                <w:rFonts w:eastAsia="仿宋_GB2312;仿宋"/>
                <w:szCs w:val="21"/>
              </w:rPr>
            </w:pPr>
            <w:r>
              <w:rPr>
                <w:rFonts w:eastAsia="仿宋_GB2312;仿宋"/>
                <w:szCs w:val="21"/>
              </w:rPr>
              <w:t>叶海峰</w:t>
            </w:r>
          </w:p>
        </w:tc>
        <w:tc>
          <w:tcPr>
            <w:tcW w:w="2736" w:type="dxa"/>
            <w:tcBorders>
              <w:top w:val="single" w:color="000000" w:sz="4" w:space="0"/>
              <w:left w:val="single" w:color="000000" w:sz="4" w:space="0"/>
              <w:bottom w:val="single" w:color="000000" w:sz="4" w:space="0"/>
              <w:right w:val="single" w:color="000000" w:sz="4" w:space="0"/>
            </w:tcBorders>
            <w:vAlign w:val="center"/>
          </w:tcPr>
          <w:p w14:paraId="3A27715F">
            <w:pPr>
              <w:jc w:val="center"/>
              <w:outlineLvl w:val="0"/>
              <w:rPr>
                <w:rFonts w:eastAsia="仿宋_GB2312;仿宋"/>
                <w:szCs w:val="21"/>
              </w:rPr>
            </w:pPr>
            <w:r>
              <w:rPr>
                <w:rFonts w:ascii="仿宋" w:hAnsi="仿宋" w:eastAsia="仿宋" w:cs="仿宋"/>
                <w:color w:val="000000"/>
                <w:sz w:val="21"/>
                <w:szCs w:val="21"/>
              </w:rPr>
              <w:t>320525198107190031</w:t>
            </w:r>
          </w:p>
        </w:tc>
        <w:tc>
          <w:tcPr>
            <w:tcW w:w="1847" w:type="dxa"/>
            <w:tcBorders>
              <w:top w:val="single" w:color="000000" w:sz="4" w:space="0"/>
              <w:left w:val="single" w:color="000000" w:sz="4" w:space="0"/>
              <w:bottom w:val="single" w:color="000000" w:sz="4" w:space="0"/>
              <w:right w:val="single" w:color="000000" w:sz="4" w:space="0"/>
            </w:tcBorders>
            <w:vAlign w:val="center"/>
          </w:tcPr>
          <w:p w14:paraId="16351052">
            <w:pPr>
              <w:jc w:val="center"/>
              <w:outlineLvl w:val="0"/>
              <w:rPr>
                <w:rFonts w:eastAsia="仿宋_GB2312;仿宋"/>
                <w:szCs w:val="21"/>
              </w:rPr>
            </w:pPr>
            <w:r>
              <w:rPr>
                <w:rFonts w:eastAsia="仿宋_GB2312;仿宋"/>
                <w:szCs w:val="21"/>
              </w:rPr>
              <w:t>华东师范大学</w:t>
            </w:r>
          </w:p>
        </w:tc>
        <w:tc>
          <w:tcPr>
            <w:tcW w:w="1385" w:type="dxa"/>
            <w:tcBorders>
              <w:top w:val="single" w:color="000000" w:sz="4" w:space="0"/>
              <w:left w:val="single" w:color="000000" w:sz="4" w:space="0"/>
              <w:bottom w:val="single" w:color="000000" w:sz="4" w:space="0"/>
              <w:right w:val="single" w:color="000000" w:sz="4" w:space="0"/>
            </w:tcBorders>
            <w:vAlign w:val="center"/>
          </w:tcPr>
          <w:p w14:paraId="0CBFE638">
            <w:pPr>
              <w:jc w:val="center"/>
              <w:outlineLvl w:val="0"/>
              <w:rPr>
                <w:rFonts w:eastAsia="仿宋_GB2312;仿宋"/>
                <w:szCs w:val="21"/>
              </w:rPr>
            </w:pPr>
            <w:r>
              <w:rPr>
                <w:rFonts w:eastAsia="仿宋_GB2312;仿宋"/>
                <w:szCs w:val="21"/>
              </w:rPr>
              <w:t>生科院院长、研究员</w:t>
            </w:r>
          </w:p>
        </w:tc>
        <w:tc>
          <w:tcPr>
            <w:tcW w:w="968" w:type="dxa"/>
            <w:tcBorders>
              <w:top w:val="single" w:color="000000" w:sz="4" w:space="0"/>
              <w:left w:val="single" w:color="000000" w:sz="4" w:space="0"/>
              <w:bottom w:val="single" w:color="000000" w:sz="4" w:space="0"/>
              <w:right w:val="single" w:color="000000" w:sz="4" w:space="0"/>
            </w:tcBorders>
          </w:tcPr>
          <w:p w14:paraId="38EFB04F">
            <w:pPr>
              <w:jc w:val="center"/>
              <w:outlineLvl w:val="0"/>
              <w:rPr>
                <w:rFonts w:eastAsia="仿宋_GB2312;仿宋"/>
                <w:szCs w:val="21"/>
              </w:rPr>
            </w:pPr>
            <w:r>
              <w:rPr>
                <w:rFonts w:eastAsia="仿宋_GB2312;仿宋"/>
                <w:szCs w:val="21"/>
              </w:rPr>
              <w:t>生物化学与分子生物学</w:t>
            </w:r>
          </w:p>
        </w:tc>
        <w:tc>
          <w:tcPr>
            <w:tcW w:w="981" w:type="dxa"/>
            <w:tcBorders>
              <w:top w:val="single" w:color="000000" w:sz="4" w:space="0"/>
              <w:left w:val="single" w:color="000000" w:sz="4" w:space="0"/>
              <w:bottom w:val="single" w:color="000000" w:sz="4" w:space="0"/>
              <w:right w:val="single" w:color="000000" w:sz="4" w:space="0"/>
            </w:tcBorders>
            <w:vAlign w:val="center"/>
          </w:tcPr>
          <w:p w14:paraId="5E4BA8DB">
            <w:pPr>
              <w:jc w:val="center"/>
              <w:outlineLvl w:val="0"/>
              <w:rPr>
                <w:rFonts w:eastAsia="仿宋_GB2312;仿宋"/>
                <w:szCs w:val="21"/>
              </w:rPr>
            </w:pPr>
            <w:r>
              <w:rPr>
                <w:rFonts w:eastAsia="仿宋_GB2312;仿宋"/>
                <w:szCs w:val="21"/>
              </w:rPr>
              <w:t>博士研究生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1799B174">
            <w:pPr>
              <w:jc w:val="center"/>
              <w:outlineLvl w:val="0"/>
              <w:rPr>
                <w:rFonts w:eastAsia="仿宋_GB2312;仿宋"/>
                <w:szCs w:val="21"/>
              </w:rPr>
            </w:pPr>
            <w:r>
              <w:rPr>
                <w:rFonts w:eastAsia="仿宋_GB2312;仿宋"/>
                <w:szCs w:val="21"/>
              </w:rPr>
              <w:t>作为项目总负责人，制定整体技术路线与研发方向，统筹项目资源，把控关键里程碑，协调校企合作与成果转化。</w:t>
            </w:r>
          </w:p>
        </w:tc>
        <w:tc>
          <w:tcPr>
            <w:tcW w:w="1342" w:type="dxa"/>
            <w:tcBorders>
              <w:top w:val="single" w:color="000000" w:sz="4" w:space="0"/>
              <w:left w:val="single" w:color="000000" w:sz="4" w:space="0"/>
              <w:bottom w:val="single" w:color="000000" w:sz="4" w:space="0"/>
              <w:right w:val="single" w:color="000000" w:sz="8" w:space="0"/>
            </w:tcBorders>
            <w:vAlign w:val="center"/>
          </w:tcPr>
          <w:p w14:paraId="7E396516">
            <w:pPr>
              <w:jc w:val="center"/>
              <w:outlineLvl w:val="0"/>
              <w:rPr>
                <w:rFonts w:eastAsia="仿宋_GB2312;仿宋"/>
                <w:szCs w:val="21"/>
              </w:rPr>
            </w:pPr>
            <w:r>
              <w:rPr>
                <w:rFonts w:eastAsia="仿宋_GB2312;仿宋"/>
                <w:szCs w:val="21"/>
              </w:rPr>
              <w:t>9</w:t>
            </w:r>
          </w:p>
        </w:tc>
      </w:tr>
      <w:tr w14:paraId="1B518DB6">
        <w:tblPrEx>
          <w:tblCellMar>
            <w:top w:w="0" w:type="dxa"/>
            <w:left w:w="108" w:type="dxa"/>
            <w:bottom w:w="0" w:type="dxa"/>
            <w:right w:w="108" w:type="dxa"/>
          </w:tblCellMar>
        </w:tblPrEx>
        <w:trPr>
          <w:trHeight w:val="415"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2FA74766">
            <w:pPr>
              <w:snapToGrid w:val="0"/>
              <w:jc w:val="center"/>
              <w:outlineLvl w:val="0"/>
              <w:rPr>
                <w:rFonts w:eastAsia="仿宋_GB2312;仿宋"/>
                <w:szCs w:val="21"/>
              </w:rPr>
            </w:pPr>
          </w:p>
        </w:tc>
        <w:tc>
          <w:tcPr>
            <w:tcW w:w="853" w:type="dxa"/>
            <w:vMerge w:val="restart"/>
            <w:tcBorders>
              <w:top w:val="single" w:color="000000" w:sz="4" w:space="0"/>
              <w:left w:val="single" w:color="000000" w:sz="4" w:space="0"/>
              <w:bottom w:val="single" w:color="000000" w:sz="4" w:space="0"/>
              <w:right w:val="single" w:color="000000" w:sz="4" w:space="0"/>
            </w:tcBorders>
            <w:vAlign w:val="center"/>
          </w:tcPr>
          <w:p w14:paraId="3F6ACF53">
            <w:pPr>
              <w:jc w:val="center"/>
              <w:outlineLvl w:val="0"/>
              <w:rPr>
                <w:rFonts w:eastAsia="仿宋_GB2312;仿宋"/>
                <w:szCs w:val="21"/>
              </w:rPr>
            </w:pPr>
            <w:r>
              <w:rPr>
                <w:rFonts w:eastAsia="仿宋_GB2312;仿宋"/>
                <w:szCs w:val="21"/>
              </w:rPr>
              <w:t>项目</w:t>
            </w:r>
          </w:p>
          <w:p w14:paraId="7FA070A0">
            <w:pPr>
              <w:jc w:val="center"/>
              <w:outlineLvl w:val="0"/>
              <w:rPr>
                <w:rFonts w:eastAsia="仿宋_GB2312;仿宋"/>
                <w:szCs w:val="21"/>
              </w:rPr>
            </w:pPr>
            <w:r>
              <w:rPr>
                <w:rFonts w:eastAsia="仿宋_GB2312;仿宋"/>
                <w:szCs w:val="21"/>
              </w:rPr>
              <w:t>成员</w:t>
            </w:r>
          </w:p>
        </w:tc>
        <w:tc>
          <w:tcPr>
            <w:tcW w:w="1157" w:type="dxa"/>
            <w:tcBorders>
              <w:top w:val="single" w:color="000000" w:sz="4" w:space="0"/>
              <w:left w:val="single" w:color="000000" w:sz="4" w:space="0"/>
              <w:bottom w:val="single" w:color="000000" w:sz="4" w:space="0"/>
              <w:right w:val="single" w:color="000000" w:sz="4" w:space="0"/>
            </w:tcBorders>
            <w:vAlign w:val="center"/>
          </w:tcPr>
          <w:p w14:paraId="490DA349">
            <w:pPr>
              <w:jc w:val="center"/>
              <w:outlineLvl w:val="0"/>
              <w:rPr>
                <w:rFonts w:eastAsia="仿宋_GB2312;仿宋"/>
                <w:szCs w:val="21"/>
              </w:rPr>
            </w:pPr>
            <w:r>
              <w:rPr>
                <w:rFonts w:eastAsia="仿宋_GB2312;仿宋"/>
                <w:szCs w:val="21"/>
              </w:rPr>
              <w:t>孔德强</w:t>
            </w:r>
          </w:p>
        </w:tc>
        <w:tc>
          <w:tcPr>
            <w:tcW w:w="2736" w:type="dxa"/>
            <w:tcBorders>
              <w:top w:val="single" w:color="000000" w:sz="4" w:space="0"/>
              <w:left w:val="single" w:color="000000" w:sz="4" w:space="0"/>
              <w:bottom w:val="single" w:color="000000" w:sz="4" w:space="0"/>
              <w:right w:val="single" w:color="000000" w:sz="4" w:space="0"/>
            </w:tcBorders>
            <w:vAlign w:val="center"/>
          </w:tcPr>
          <w:p w14:paraId="2B3DF66C">
            <w:pPr>
              <w:jc w:val="center"/>
              <w:outlineLvl w:val="0"/>
              <w:rPr>
                <w:rFonts w:eastAsia="仿宋_GB2312;仿宋"/>
                <w:szCs w:val="21"/>
              </w:rPr>
            </w:pPr>
            <w:r>
              <w:rPr>
                <w:rFonts w:eastAsia="仿宋_GB2312;仿宋"/>
                <w:szCs w:val="21"/>
              </w:rPr>
              <w:t>372922199406080519</w:t>
            </w:r>
          </w:p>
        </w:tc>
        <w:tc>
          <w:tcPr>
            <w:tcW w:w="1847" w:type="dxa"/>
            <w:tcBorders>
              <w:top w:val="single" w:color="000000" w:sz="4" w:space="0"/>
              <w:left w:val="single" w:color="000000" w:sz="4" w:space="0"/>
              <w:bottom w:val="single" w:color="000000" w:sz="4" w:space="0"/>
              <w:right w:val="single" w:color="000000" w:sz="4" w:space="0"/>
            </w:tcBorders>
            <w:vAlign w:val="center"/>
          </w:tcPr>
          <w:p w14:paraId="03234AFB">
            <w:pPr>
              <w:jc w:val="center"/>
              <w:outlineLvl w:val="0"/>
              <w:rPr>
                <w:rFonts w:eastAsia="仿宋_GB2312;仿宋"/>
                <w:szCs w:val="21"/>
              </w:rPr>
            </w:pPr>
            <w:r>
              <w:rPr>
                <w:rFonts w:eastAsia="仿宋_GB2312;仿宋"/>
                <w:szCs w:val="21"/>
              </w:rPr>
              <w:t>华东师范大学</w:t>
            </w:r>
          </w:p>
        </w:tc>
        <w:tc>
          <w:tcPr>
            <w:tcW w:w="1385" w:type="dxa"/>
            <w:tcBorders>
              <w:top w:val="single" w:color="000000" w:sz="4" w:space="0"/>
              <w:left w:val="single" w:color="000000" w:sz="4" w:space="0"/>
              <w:bottom w:val="single" w:color="000000" w:sz="4" w:space="0"/>
              <w:right w:val="single" w:color="000000" w:sz="4" w:space="0"/>
            </w:tcBorders>
            <w:vAlign w:val="center"/>
          </w:tcPr>
          <w:p w14:paraId="7C002611">
            <w:pPr>
              <w:jc w:val="center"/>
              <w:outlineLvl w:val="0"/>
              <w:rPr>
                <w:rFonts w:eastAsia="仿宋_GB2312;仿宋"/>
                <w:szCs w:val="21"/>
              </w:rPr>
            </w:pPr>
            <w:r>
              <w:rPr>
                <w:rFonts w:eastAsia="仿宋_GB2312;仿宋"/>
                <w:szCs w:val="21"/>
              </w:rPr>
              <w:t>博士后</w:t>
            </w:r>
          </w:p>
        </w:tc>
        <w:tc>
          <w:tcPr>
            <w:tcW w:w="968" w:type="dxa"/>
            <w:tcBorders>
              <w:top w:val="single" w:color="000000" w:sz="4" w:space="0"/>
              <w:left w:val="single" w:color="000000" w:sz="4" w:space="0"/>
              <w:bottom w:val="single" w:color="000000" w:sz="4" w:space="0"/>
              <w:right w:val="single" w:color="000000" w:sz="4" w:space="0"/>
            </w:tcBorders>
          </w:tcPr>
          <w:p w14:paraId="2CC164CC">
            <w:pPr>
              <w:jc w:val="center"/>
              <w:outlineLvl w:val="0"/>
              <w:rPr>
                <w:rFonts w:eastAsia="仿宋_GB2312;仿宋"/>
                <w:szCs w:val="21"/>
              </w:rPr>
            </w:pPr>
            <w:r>
              <w:rPr>
                <w:rFonts w:eastAsia="仿宋_GB2312;仿宋"/>
                <w:szCs w:val="21"/>
              </w:rPr>
              <w:t>生物化学与分子生物学</w:t>
            </w:r>
          </w:p>
        </w:tc>
        <w:tc>
          <w:tcPr>
            <w:tcW w:w="981" w:type="dxa"/>
            <w:tcBorders>
              <w:top w:val="single" w:color="000000" w:sz="4" w:space="0"/>
              <w:left w:val="single" w:color="000000" w:sz="4" w:space="0"/>
              <w:bottom w:val="single" w:color="000000" w:sz="4" w:space="0"/>
              <w:right w:val="single" w:color="000000" w:sz="4" w:space="0"/>
            </w:tcBorders>
            <w:vAlign w:val="center"/>
          </w:tcPr>
          <w:p w14:paraId="1244B204">
            <w:pPr>
              <w:jc w:val="center"/>
              <w:outlineLvl w:val="0"/>
              <w:rPr>
                <w:rFonts w:eastAsia="仿宋_GB2312;仿宋"/>
                <w:szCs w:val="21"/>
              </w:rPr>
            </w:pPr>
            <w:r>
              <w:rPr>
                <w:rFonts w:eastAsia="仿宋_GB2312;仿宋"/>
                <w:szCs w:val="21"/>
              </w:rPr>
              <w:t>博士研究生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706DF700">
            <w:pPr>
              <w:jc w:val="center"/>
              <w:outlineLvl w:val="0"/>
              <w:rPr>
                <w:rFonts w:eastAsia="仿宋_GB2312;仿宋"/>
                <w:szCs w:val="21"/>
              </w:rPr>
            </w:pPr>
            <w:r>
              <w:rPr>
                <w:rFonts w:eastAsia="仿宋_GB2312;仿宋"/>
                <w:szCs w:val="21"/>
              </w:rPr>
              <w:t>作为公司CEO，负责项目日常管理与执行，推进融资、团队建设、GRAS认证申报、管线进度管理及对外合作。</w:t>
            </w:r>
          </w:p>
        </w:tc>
        <w:tc>
          <w:tcPr>
            <w:tcW w:w="1342" w:type="dxa"/>
            <w:tcBorders>
              <w:top w:val="single" w:color="000000" w:sz="4" w:space="0"/>
              <w:left w:val="single" w:color="000000" w:sz="4" w:space="0"/>
              <w:bottom w:val="single" w:color="000000" w:sz="4" w:space="0"/>
              <w:right w:val="single" w:color="000000" w:sz="8" w:space="0"/>
            </w:tcBorders>
            <w:vAlign w:val="center"/>
          </w:tcPr>
          <w:p w14:paraId="45A9BA01">
            <w:pPr>
              <w:jc w:val="center"/>
              <w:outlineLvl w:val="0"/>
              <w:rPr>
                <w:rFonts w:eastAsia="仿宋_GB2312;仿宋"/>
                <w:szCs w:val="21"/>
              </w:rPr>
            </w:pPr>
            <w:r>
              <w:rPr>
                <w:rFonts w:eastAsia="仿宋_GB2312;仿宋"/>
                <w:szCs w:val="21"/>
              </w:rPr>
              <w:t>30</w:t>
            </w:r>
          </w:p>
        </w:tc>
      </w:tr>
      <w:tr w14:paraId="140207A5">
        <w:tblPrEx>
          <w:tblCellMar>
            <w:top w:w="0" w:type="dxa"/>
            <w:left w:w="108" w:type="dxa"/>
            <w:bottom w:w="0" w:type="dxa"/>
            <w:right w:w="108" w:type="dxa"/>
          </w:tblCellMar>
        </w:tblPrEx>
        <w:trPr>
          <w:trHeight w:val="415"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22B62E53">
            <w:pPr>
              <w:snapToGrid w:val="0"/>
              <w:jc w:val="center"/>
              <w:outlineLvl w:val="0"/>
              <w:rPr>
                <w:rFonts w:eastAsia="仿宋_GB2312;仿宋"/>
                <w:szCs w:val="21"/>
              </w:rPr>
            </w:pPr>
          </w:p>
        </w:tc>
        <w:tc>
          <w:tcPr>
            <w:tcW w:w="853" w:type="dxa"/>
            <w:vMerge w:val="continue"/>
            <w:tcBorders>
              <w:top w:val="single" w:color="000000" w:sz="4" w:space="0"/>
              <w:left w:val="single" w:color="000000" w:sz="4" w:space="0"/>
              <w:bottom w:val="single" w:color="000000" w:sz="4" w:space="0"/>
              <w:right w:val="single" w:color="000000" w:sz="4" w:space="0"/>
            </w:tcBorders>
            <w:vAlign w:val="center"/>
          </w:tcPr>
          <w:p w14:paraId="421BEA43">
            <w:pPr>
              <w:snapToGrid w:val="0"/>
              <w:jc w:val="center"/>
              <w:outlineLvl w:val="0"/>
              <w:rPr>
                <w:rFonts w:eastAsia="仿宋_GB2312;仿宋"/>
                <w:szCs w:val="21"/>
              </w:rPr>
            </w:pPr>
          </w:p>
        </w:tc>
        <w:tc>
          <w:tcPr>
            <w:tcW w:w="1157" w:type="dxa"/>
            <w:tcBorders>
              <w:top w:val="single" w:color="000000" w:sz="4" w:space="0"/>
              <w:left w:val="single" w:color="000000" w:sz="4" w:space="0"/>
              <w:bottom w:val="single" w:color="000000" w:sz="4" w:space="0"/>
              <w:right w:val="single" w:color="000000" w:sz="4" w:space="0"/>
            </w:tcBorders>
            <w:vAlign w:val="center"/>
          </w:tcPr>
          <w:p w14:paraId="43F6EA73">
            <w:pPr>
              <w:jc w:val="center"/>
              <w:outlineLvl w:val="0"/>
              <w:rPr>
                <w:rFonts w:eastAsia="仿宋_GB2312;仿宋"/>
                <w:szCs w:val="21"/>
              </w:rPr>
            </w:pPr>
            <w:r>
              <w:rPr>
                <w:rFonts w:eastAsia="仿宋_GB2312;仿宋"/>
                <w:szCs w:val="21"/>
              </w:rPr>
              <w:t>管宁子</w:t>
            </w:r>
          </w:p>
        </w:tc>
        <w:tc>
          <w:tcPr>
            <w:tcW w:w="2736" w:type="dxa"/>
            <w:tcBorders>
              <w:top w:val="single" w:color="000000" w:sz="4" w:space="0"/>
              <w:left w:val="single" w:color="000000" w:sz="4" w:space="0"/>
              <w:bottom w:val="single" w:color="000000" w:sz="4" w:space="0"/>
              <w:right w:val="single" w:color="000000" w:sz="4" w:space="0"/>
            </w:tcBorders>
            <w:vAlign w:val="center"/>
          </w:tcPr>
          <w:p w14:paraId="728D1D02">
            <w:pPr>
              <w:jc w:val="center"/>
              <w:outlineLvl w:val="0"/>
              <w:rPr>
                <w:rFonts w:eastAsia="仿宋_GB2312;仿宋"/>
                <w:szCs w:val="21"/>
              </w:rPr>
            </w:pPr>
            <w:r>
              <w:rPr>
                <w:rFonts w:eastAsia="仿宋_GB2312;仿宋"/>
                <w:szCs w:val="21"/>
              </w:rPr>
              <w:t>370281198712080520</w:t>
            </w:r>
          </w:p>
        </w:tc>
        <w:tc>
          <w:tcPr>
            <w:tcW w:w="1847" w:type="dxa"/>
            <w:tcBorders>
              <w:top w:val="single" w:color="000000" w:sz="4" w:space="0"/>
              <w:left w:val="single" w:color="000000" w:sz="4" w:space="0"/>
              <w:bottom w:val="single" w:color="000000" w:sz="4" w:space="0"/>
              <w:right w:val="single" w:color="000000" w:sz="4" w:space="0"/>
            </w:tcBorders>
            <w:vAlign w:val="center"/>
          </w:tcPr>
          <w:p w14:paraId="2A9ED0C3">
            <w:pPr>
              <w:jc w:val="center"/>
              <w:outlineLvl w:val="0"/>
              <w:rPr>
                <w:rFonts w:eastAsia="仿宋_GB2312;仿宋"/>
                <w:szCs w:val="21"/>
              </w:rPr>
            </w:pPr>
            <w:r>
              <w:rPr>
                <w:rFonts w:eastAsia="仿宋_GB2312;仿宋"/>
                <w:szCs w:val="21"/>
              </w:rPr>
              <w:t>华东师范大学</w:t>
            </w:r>
          </w:p>
        </w:tc>
        <w:tc>
          <w:tcPr>
            <w:tcW w:w="1385" w:type="dxa"/>
            <w:tcBorders>
              <w:top w:val="single" w:color="000000" w:sz="4" w:space="0"/>
              <w:left w:val="single" w:color="000000" w:sz="4" w:space="0"/>
              <w:bottom w:val="single" w:color="000000" w:sz="4" w:space="0"/>
              <w:right w:val="single" w:color="000000" w:sz="4" w:space="0"/>
            </w:tcBorders>
            <w:vAlign w:val="center"/>
          </w:tcPr>
          <w:p w14:paraId="29BB8635">
            <w:pPr>
              <w:jc w:val="center"/>
              <w:outlineLvl w:val="0"/>
              <w:rPr>
                <w:rFonts w:eastAsia="仿宋_GB2312;仿宋"/>
                <w:szCs w:val="21"/>
              </w:rPr>
            </w:pPr>
            <w:r>
              <w:rPr>
                <w:rFonts w:eastAsia="仿宋_GB2312;仿宋"/>
                <w:szCs w:val="21"/>
              </w:rPr>
              <w:t>研究员</w:t>
            </w:r>
          </w:p>
        </w:tc>
        <w:tc>
          <w:tcPr>
            <w:tcW w:w="968" w:type="dxa"/>
            <w:tcBorders>
              <w:top w:val="single" w:color="000000" w:sz="4" w:space="0"/>
              <w:left w:val="single" w:color="000000" w:sz="4" w:space="0"/>
              <w:bottom w:val="single" w:color="000000" w:sz="4" w:space="0"/>
              <w:right w:val="single" w:color="000000" w:sz="4" w:space="0"/>
            </w:tcBorders>
          </w:tcPr>
          <w:p w14:paraId="1A187007">
            <w:pPr>
              <w:jc w:val="center"/>
              <w:outlineLvl w:val="0"/>
              <w:rPr>
                <w:rFonts w:eastAsia="仿宋_GB2312;仿宋"/>
                <w:szCs w:val="21"/>
              </w:rPr>
            </w:pPr>
            <w:r>
              <w:rPr>
                <w:rFonts w:eastAsia="仿宋_GB2312;仿宋"/>
                <w:szCs w:val="21"/>
              </w:rPr>
              <w:t>生物化学与分子生物学</w:t>
            </w:r>
          </w:p>
        </w:tc>
        <w:tc>
          <w:tcPr>
            <w:tcW w:w="981" w:type="dxa"/>
            <w:tcBorders>
              <w:top w:val="single" w:color="000000" w:sz="4" w:space="0"/>
              <w:left w:val="single" w:color="000000" w:sz="4" w:space="0"/>
              <w:bottom w:val="single" w:color="000000" w:sz="4" w:space="0"/>
              <w:right w:val="single" w:color="000000" w:sz="4" w:space="0"/>
            </w:tcBorders>
            <w:vAlign w:val="center"/>
          </w:tcPr>
          <w:p w14:paraId="368E8F0A">
            <w:pPr>
              <w:jc w:val="center"/>
              <w:outlineLvl w:val="0"/>
              <w:rPr>
                <w:rFonts w:eastAsia="仿宋_GB2312;仿宋"/>
                <w:szCs w:val="21"/>
              </w:rPr>
            </w:pPr>
            <w:r>
              <w:rPr>
                <w:rFonts w:eastAsia="仿宋_GB2312;仿宋"/>
                <w:szCs w:val="21"/>
              </w:rPr>
              <w:t>博士研究生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16124BF3">
            <w:pPr>
              <w:jc w:val="center"/>
              <w:outlineLvl w:val="0"/>
              <w:rPr>
                <w:rFonts w:eastAsia="仿宋_GB2312;仿宋"/>
                <w:szCs w:val="21"/>
              </w:rPr>
            </w:pPr>
            <w:r>
              <w:rPr>
                <w:rFonts w:eastAsia="仿宋_GB2312;仿宋"/>
                <w:szCs w:val="21"/>
              </w:rPr>
              <w:t>作为公司CTO，负责工程化益生菌管线的技术研发，包括菌株构建、发酵工艺开发、质粒稳定性检测及药效验证。</w:t>
            </w:r>
          </w:p>
        </w:tc>
        <w:tc>
          <w:tcPr>
            <w:tcW w:w="1342" w:type="dxa"/>
            <w:tcBorders>
              <w:top w:val="single" w:color="000000" w:sz="4" w:space="0"/>
              <w:left w:val="single" w:color="000000" w:sz="4" w:space="0"/>
              <w:bottom w:val="single" w:color="000000" w:sz="4" w:space="0"/>
              <w:right w:val="single" w:color="000000" w:sz="8" w:space="0"/>
            </w:tcBorders>
            <w:vAlign w:val="center"/>
          </w:tcPr>
          <w:p w14:paraId="56F87088">
            <w:pPr>
              <w:jc w:val="center"/>
              <w:outlineLvl w:val="0"/>
              <w:rPr>
                <w:rFonts w:eastAsia="仿宋_GB2312;仿宋"/>
                <w:szCs w:val="21"/>
              </w:rPr>
            </w:pPr>
            <w:r>
              <w:rPr>
                <w:rFonts w:eastAsia="仿宋_GB2312;仿宋"/>
                <w:szCs w:val="21"/>
              </w:rPr>
              <w:t>15</w:t>
            </w:r>
          </w:p>
        </w:tc>
      </w:tr>
      <w:tr w14:paraId="1FE263B0">
        <w:tblPrEx>
          <w:tblCellMar>
            <w:top w:w="0" w:type="dxa"/>
            <w:left w:w="108" w:type="dxa"/>
            <w:bottom w:w="0" w:type="dxa"/>
            <w:right w:w="108" w:type="dxa"/>
          </w:tblCellMar>
        </w:tblPrEx>
        <w:trPr>
          <w:trHeight w:val="434"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2CEC108C">
            <w:pPr>
              <w:snapToGrid w:val="0"/>
              <w:jc w:val="center"/>
              <w:outlineLvl w:val="0"/>
              <w:rPr>
                <w:rFonts w:eastAsia="仿宋_GB2312;仿宋"/>
                <w:szCs w:val="21"/>
              </w:rPr>
            </w:pPr>
          </w:p>
        </w:tc>
        <w:tc>
          <w:tcPr>
            <w:tcW w:w="853" w:type="dxa"/>
            <w:vMerge w:val="continue"/>
            <w:tcBorders>
              <w:top w:val="single" w:color="000000" w:sz="4" w:space="0"/>
              <w:left w:val="single" w:color="000000" w:sz="4" w:space="0"/>
              <w:bottom w:val="single" w:color="000000" w:sz="4" w:space="0"/>
              <w:right w:val="single" w:color="000000" w:sz="4" w:space="0"/>
            </w:tcBorders>
            <w:vAlign w:val="center"/>
          </w:tcPr>
          <w:p w14:paraId="774388E6">
            <w:pPr>
              <w:snapToGrid w:val="0"/>
              <w:jc w:val="center"/>
              <w:outlineLvl w:val="0"/>
              <w:rPr>
                <w:rFonts w:eastAsia="仿宋_GB2312;仿宋"/>
                <w:szCs w:val="21"/>
              </w:rPr>
            </w:pPr>
          </w:p>
        </w:tc>
        <w:tc>
          <w:tcPr>
            <w:tcW w:w="1157" w:type="dxa"/>
            <w:tcBorders>
              <w:top w:val="single" w:color="000000" w:sz="4" w:space="0"/>
              <w:left w:val="single" w:color="000000" w:sz="4" w:space="0"/>
              <w:bottom w:val="single" w:color="000000" w:sz="4" w:space="0"/>
              <w:right w:val="single" w:color="000000" w:sz="4" w:space="0"/>
            </w:tcBorders>
            <w:vAlign w:val="center"/>
          </w:tcPr>
          <w:p w14:paraId="74E7C8AD">
            <w:pPr>
              <w:jc w:val="center"/>
              <w:outlineLvl w:val="0"/>
              <w:rPr>
                <w:rFonts w:eastAsia="仿宋_GB2312;仿宋"/>
                <w:szCs w:val="21"/>
              </w:rPr>
            </w:pPr>
            <w:r>
              <w:rPr>
                <w:rFonts w:eastAsia="仿宋_GB2312;仿宋"/>
                <w:szCs w:val="21"/>
              </w:rPr>
              <w:t>田进忠</w:t>
            </w:r>
          </w:p>
        </w:tc>
        <w:tc>
          <w:tcPr>
            <w:tcW w:w="2736" w:type="dxa"/>
            <w:tcBorders>
              <w:top w:val="single" w:color="000000" w:sz="4" w:space="0"/>
              <w:left w:val="single" w:color="000000" w:sz="4" w:space="0"/>
              <w:bottom w:val="single" w:color="000000" w:sz="4" w:space="0"/>
              <w:right w:val="single" w:color="000000" w:sz="4" w:space="0"/>
            </w:tcBorders>
            <w:vAlign w:val="center"/>
          </w:tcPr>
          <w:p w14:paraId="7B0A8F0D">
            <w:pPr>
              <w:jc w:val="center"/>
              <w:outlineLvl w:val="0"/>
              <w:rPr>
                <w:rFonts w:eastAsia="仿宋_GB2312;仿宋"/>
                <w:szCs w:val="21"/>
              </w:rPr>
            </w:pPr>
            <w:r>
              <w:rPr>
                <w:rFonts w:eastAsia="仿宋_GB2312;仿宋"/>
                <w:szCs w:val="21"/>
              </w:rPr>
              <w:t>412726198903012034</w:t>
            </w:r>
          </w:p>
        </w:tc>
        <w:tc>
          <w:tcPr>
            <w:tcW w:w="1847" w:type="dxa"/>
            <w:tcBorders>
              <w:top w:val="single" w:color="000000" w:sz="4" w:space="0"/>
              <w:left w:val="single" w:color="000000" w:sz="4" w:space="0"/>
              <w:bottom w:val="single" w:color="000000" w:sz="4" w:space="0"/>
              <w:right w:val="single" w:color="000000" w:sz="4" w:space="0"/>
            </w:tcBorders>
            <w:vAlign w:val="center"/>
          </w:tcPr>
          <w:p w14:paraId="5F1EEFD0">
            <w:pPr>
              <w:jc w:val="center"/>
              <w:outlineLvl w:val="0"/>
              <w:rPr>
                <w:rFonts w:eastAsia="仿宋_GB2312;仿宋"/>
                <w:szCs w:val="21"/>
              </w:rPr>
            </w:pPr>
            <w:r>
              <w:rPr>
                <w:rFonts w:eastAsia="仿宋_GB2312;仿宋"/>
                <w:szCs w:val="21"/>
              </w:rPr>
              <w:t>华东师范大学</w:t>
            </w:r>
          </w:p>
        </w:tc>
        <w:tc>
          <w:tcPr>
            <w:tcW w:w="1385" w:type="dxa"/>
            <w:tcBorders>
              <w:top w:val="single" w:color="000000" w:sz="4" w:space="0"/>
              <w:left w:val="single" w:color="000000" w:sz="4" w:space="0"/>
              <w:bottom w:val="single" w:color="000000" w:sz="4" w:space="0"/>
              <w:right w:val="single" w:color="000000" w:sz="4" w:space="0"/>
            </w:tcBorders>
            <w:vAlign w:val="center"/>
          </w:tcPr>
          <w:p w14:paraId="40E2F5C6">
            <w:pPr>
              <w:jc w:val="center"/>
              <w:outlineLvl w:val="0"/>
              <w:rPr>
                <w:rFonts w:eastAsia="仿宋_GB2312;仿宋"/>
                <w:szCs w:val="21"/>
              </w:rPr>
            </w:pPr>
            <w:r>
              <w:rPr>
                <w:rFonts w:eastAsia="仿宋_GB2312;仿宋"/>
                <w:szCs w:val="21"/>
              </w:rPr>
              <w:t>研究员</w:t>
            </w:r>
          </w:p>
        </w:tc>
        <w:tc>
          <w:tcPr>
            <w:tcW w:w="968" w:type="dxa"/>
            <w:tcBorders>
              <w:top w:val="single" w:color="000000" w:sz="4" w:space="0"/>
              <w:left w:val="single" w:color="000000" w:sz="4" w:space="0"/>
              <w:bottom w:val="single" w:color="000000" w:sz="4" w:space="0"/>
              <w:right w:val="single" w:color="000000" w:sz="4" w:space="0"/>
            </w:tcBorders>
          </w:tcPr>
          <w:p w14:paraId="5DFB8664">
            <w:pPr>
              <w:jc w:val="center"/>
              <w:outlineLvl w:val="0"/>
              <w:rPr>
                <w:rFonts w:eastAsia="仿宋_GB2312;仿宋"/>
                <w:szCs w:val="21"/>
              </w:rPr>
            </w:pPr>
            <w:r>
              <w:rPr>
                <w:rFonts w:eastAsia="仿宋_GB2312;仿宋"/>
                <w:szCs w:val="21"/>
              </w:rPr>
              <w:t>生物化学与分子生物学</w:t>
            </w:r>
          </w:p>
        </w:tc>
        <w:tc>
          <w:tcPr>
            <w:tcW w:w="981" w:type="dxa"/>
            <w:tcBorders>
              <w:top w:val="single" w:color="000000" w:sz="4" w:space="0"/>
              <w:left w:val="single" w:color="000000" w:sz="4" w:space="0"/>
              <w:bottom w:val="single" w:color="000000" w:sz="4" w:space="0"/>
              <w:right w:val="single" w:color="000000" w:sz="4" w:space="0"/>
            </w:tcBorders>
            <w:vAlign w:val="center"/>
          </w:tcPr>
          <w:p w14:paraId="155FA5E3">
            <w:pPr>
              <w:jc w:val="center"/>
              <w:outlineLvl w:val="0"/>
              <w:rPr>
                <w:rFonts w:eastAsia="仿宋_GB2312;仿宋"/>
                <w:szCs w:val="21"/>
              </w:rPr>
            </w:pPr>
            <w:r>
              <w:rPr>
                <w:rFonts w:eastAsia="仿宋_GB2312;仿宋"/>
                <w:szCs w:val="21"/>
              </w:rPr>
              <w:t>博士研究生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116BBD19">
            <w:pPr>
              <w:jc w:val="center"/>
              <w:outlineLvl w:val="0"/>
              <w:rPr>
                <w:rFonts w:eastAsia="仿宋_GB2312;仿宋"/>
                <w:szCs w:val="21"/>
              </w:rPr>
            </w:pPr>
            <w:r>
              <w:rPr>
                <w:rFonts w:eastAsia="仿宋_GB2312;仿宋"/>
                <w:szCs w:val="21"/>
              </w:rPr>
              <w:t>作为公司研发总监，负责天然益生菌管线的技术研发，包括菌株筛选、测试、发酵工艺开发及IIT研究跟进。</w:t>
            </w:r>
          </w:p>
        </w:tc>
        <w:tc>
          <w:tcPr>
            <w:tcW w:w="1342" w:type="dxa"/>
            <w:tcBorders>
              <w:top w:val="single" w:color="000000" w:sz="4" w:space="0"/>
              <w:left w:val="single" w:color="000000" w:sz="4" w:space="0"/>
              <w:bottom w:val="single" w:color="000000" w:sz="4" w:space="0"/>
              <w:right w:val="single" w:color="000000" w:sz="8" w:space="0"/>
            </w:tcBorders>
            <w:vAlign w:val="center"/>
          </w:tcPr>
          <w:p w14:paraId="6D42346E">
            <w:pPr>
              <w:jc w:val="center"/>
              <w:outlineLvl w:val="0"/>
              <w:rPr>
                <w:rFonts w:eastAsia="仿宋_GB2312;仿宋"/>
                <w:szCs w:val="21"/>
              </w:rPr>
            </w:pPr>
            <w:r>
              <w:rPr>
                <w:rFonts w:eastAsia="仿宋_GB2312;仿宋"/>
                <w:szCs w:val="21"/>
              </w:rPr>
              <w:t>9</w:t>
            </w:r>
          </w:p>
        </w:tc>
      </w:tr>
      <w:tr w14:paraId="44559204">
        <w:tblPrEx>
          <w:tblCellMar>
            <w:top w:w="0" w:type="dxa"/>
            <w:left w:w="108" w:type="dxa"/>
            <w:bottom w:w="0" w:type="dxa"/>
            <w:right w:w="108" w:type="dxa"/>
          </w:tblCellMar>
        </w:tblPrEx>
        <w:trPr>
          <w:trHeight w:val="480"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4B171700">
            <w:pPr>
              <w:snapToGrid w:val="0"/>
              <w:jc w:val="center"/>
              <w:outlineLvl w:val="0"/>
              <w:rPr>
                <w:rFonts w:eastAsia="仿宋_GB2312;仿宋"/>
                <w:szCs w:val="21"/>
              </w:rPr>
            </w:pPr>
          </w:p>
        </w:tc>
        <w:tc>
          <w:tcPr>
            <w:tcW w:w="853" w:type="dxa"/>
            <w:vMerge w:val="continue"/>
            <w:tcBorders>
              <w:top w:val="single" w:color="000000" w:sz="4" w:space="0"/>
              <w:left w:val="single" w:color="000000" w:sz="4" w:space="0"/>
              <w:bottom w:val="single" w:color="000000" w:sz="4" w:space="0"/>
              <w:right w:val="single" w:color="000000" w:sz="4" w:space="0"/>
            </w:tcBorders>
            <w:vAlign w:val="center"/>
          </w:tcPr>
          <w:p w14:paraId="4FDA4074">
            <w:pPr>
              <w:snapToGrid w:val="0"/>
              <w:jc w:val="center"/>
              <w:outlineLvl w:val="0"/>
              <w:rPr>
                <w:rFonts w:eastAsia="仿宋_GB2312;仿宋"/>
                <w:szCs w:val="21"/>
              </w:rPr>
            </w:pPr>
          </w:p>
        </w:tc>
        <w:tc>
          <w:tcPr>
            <w:tcW w:w="1157" w:type="dxa"/>
            <w:tcBorders>
              <w:top w:val="single" w:color="000000" w:sz="4" w:space="0"/>
              <w:left w:val="single" w:color="000000" w:sz="4" w:space="0"/>
              <w:bottom w:val="single" w:color="000000" w:sz="4" w:space="0"/>
              <w:right w:val="single" w:color="000000" w:sz="4" w:space="0"/>
            </w:tcBorders>
            <w:vAlign w:val="center"/>
          </w:tcPr>
          <w:p w14:paraId="02E779BC">
            <w:pPr>
              <w:jc w:val="center"/>
              <w:outlineLvl w:val="0"/>
              <w:rPr>
                <w:rFonts w:eastAsia="仿宋_GB2312;仿宋"/>
                <w:szCs w:val="21"/>
              </w:rPr>
            </w:pPr>
            <w:r>
              <w:rPr>
                <w:rFonts w:eastAsia="仿宋_GB2312;仿宋"/>
                <w:szCs w:val="21"/>
              </w:rPr>
              <w:t>武敏</w:t>
            </w:r>
          </w:p>
        </w:tc>
        <w:tc>
          <w:tcPr>
            <w:tcW w:w="2736" w:type="dxa"/>
            <w:tcBorders>
              <w:top w:val="single" w:color="000000" w:sz="4" w:space="0"/>
              <w:left w:val="single" w:color="000000" w:sz="4" w:space="0"/>
              <w:bottom w:val="single" w:color="000000" w:sz="4" w:space="0"/>
              <w:right w:val="single" w:color="000000" w:sz="4" w:space="0"/>
            </w:tcBorders>
            <w:vAlign w:val="center"/>
          </w:tcPr>
          <w:p w14:paraId="0535E1BD">
            <w:pPr>
              <w:jc w:val="center"/>
              <w:outlineLvl w:val="0"/>
              <w:rPr>
                <w:rFonts w:eastAsia="仿宋_GB2312;仿宋"/>
                <w:szCs w:val="21"/>
              </w:rPr>
            </w:pPr>
            <w:r>
              <w:rPr>
                <w:rFonts w:eastAsia="仿宋_GB2312;仿宋"/>
                <w:szCs w:val="21"/>
              </w:rPr>
              <w:t>412724199506262541</w:t>
            </w:r>
          </w:p>
        </w:tc>
        <w:tc>
          <w:tcPr>
            <w:tcW w:w="1847" w:type="dxa"/>
            <w:tcBorders>
              <w:top w:val="single" w:color="000000" w:sz="4" w:space="0"/>
              <w:left w:val="single" w:color="000000" w:sz="4" w:space="0"/>
              <w:bottom w:val="single" w:color="000000" w:sz="4" w:space="0"/>
              <w:right w:val="single" w:color="000000" w:sz="4" w:space="0"/>
            </w:tcBorders>
            <w:vAlign w:val="center"/>
          </w:tcPr>
          <w:p w14:paraId="7F21CB3A">
            <w:pPr>
              <w:jc w:val="center"/>
              <w:outlineLvl w:val="0"/>
              <w:rPr>
                <w:rFonts w:eastAsia="仿宋_GB2312;仿宋"/>
                <w:szCs w:val="21"/>
              </w:rPr>
            </w:pPr>
            <w:r>
              <w:rPr>
                <w:rFonts w:eastAsia="仿宋_GB2312;仿宋"/>
                <w:szCs w:val="21"/>
              </w:rPr>
              <w:t>华东师范大学</w:t>
            </w:r>
          </w:p>
        </w:tc>
        <w:tc>
          <w:tcPr>
            <w:tcW w:w="1385" w:type="dxa"/>
            <w:tcBorders>
              <w:top w:val="single" w:color="000000" w:sz="4" w:space="0"/>
              <w:left w:val="single" w:color="000000" w:sz="4" w:space="0"/>
              <w:bottom w:val="single" w:color="000000" w:sz="4" w:space="0"/>
              <w:right w:val="single" w:color="000000" w:sz="4" w:space="0"/>
            </w:tcBorders>
            <w:vAlign w:val="center"/>
          </w:tcPr>
          <w:p w14:paraId="4E7E706A">
            <w:pPr>
              <w:jc w:val="center"/>
              <w:outlineLvl w:val="0"/>
              <w:rPr>
                <w:rFonts w:eastAsia="仿宋_GB2312;仿宋"/>
                <w:szCs w:val="21"/>
              </w:rPr>
            </w:pPr>
            <w:ins w:id="98" w:author="武小敏" w:date="2026-09-05T18:18:30Z">
              <w:r>
                <w:rPr>
                  <w:rFonts w:hint="eastAsia" w:eastAsia="仿宋_GB2312;仿宋"/>
                  <w:szCs w:val="21"/>
                  <w:lang w:val="en-US" w:eastAsia="zh-CN"/>
                </w:rPr>
                <w:t>副</w:t>
              </w:r>
            </w:ins>
            <w:r>
              <w:rPr>
                <w:rFonts w:eastAsia="仿宋_GB2312;仿宋"/>
                <w:szCs w:val="21"/>
              </w:rPr>
              <w:t>研究员</w:t>
            </w:r>
          </w:p>
        </w:tc>
        <w:tc>
          <w:tcPr>
            <w:tcW w:w="968" w:type="dxa"/>
            <w:tcBorders>
              <w:top w:val="single" w:color="000000" w:sz="4" w:space="0"/>
              <w:left w:val="single" w:color="000000" w:sz="4" w:space="0"/>
              <w:bottom w:val="single" w:color="000000" w:sz="4" w:space="0"/>
              <w:right w:val="single" w:color="000000" w:sz="4" w:space="0"/>
            </w:tcBorders>
          </w:tcPr>
          <w:p w14:paraId="63AB62E7">
            <w:pPr>
              <w:jc w:val="center"/>
              <w:outlineLvl w:val="0"/>
              <w:rPr>
                <w:rFonts w:eastAsia="仿宋_GB2312;仿宋"/>
                <w:szCs w:val="21"/>
              </w:rPr>
            </w:pPr>
            <w:r>
              <w:rPr>
                <w:rFonts w:eastAsia="仿宋_GB2312;仿宋"/>
                <w:szCs w:val="21"/>
              </w:rPr>
              <w:t>生物化学与分子生物学</w:t>
            </w:r>
          </w:p>
        </w:tc>
        <w:tc>
          <w:tcPr>
            <w:tcW w:w="981" w:type="dxa"/>
            <w:tcBorders>
              <w:top w:val="single" w:color="000000" w:sz="4" w:space="0"/>
              <w:left w:val="single" w:color="000000" w:sz="4" w:space="0"/>
              <w:bottom w:val="single" w:color="000000" w:sz="4" w:space="0"/>
              <w:right w:val="single" w:color="000000" w:sz="4" w:space="0"/>
            </w:tcBorders>
            <w:vAlign w:val="center"/>
          </w:tcPr>
          <w:p w14:paraId="40FE344D">
            <w:pPr>
              <w:jc w:val="center"/>
              <w:outlineLvl w:val="0"/>
              <w:rPr>
                <w:rFonts w:eastAsia="仿宋_GB2312;仿宋"/>
                <w:szCs w:val="21"/>
              </w:rPr>
            </w:pPr>
            <w:r>
              <w:rPr>
                <w:rFonts w:eastAsia="仿宋_GB2312;仿宋"/>
                <w:szCs w:val="21"/>
              </w:rPr>
              <w:t>博士研究生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73293587">
            <w:pPr>
              <w:jc w:val="center"/>
              <w:outlineLvl w:val="0"/>
              <w:rPr>
                <w:rFonts w:eastAsia="仿宋_GB2312;仿宋"/>
                <w:szCs w:val="21"/>
              </w:rPr>
            </w:pPr>
            <w:r>
              <w:rPr>
                <w:rFonts w:eastAsia="仿宋_GB2312;仿宋"/>
                <w:szCs w:val="21"/>
              </w:rPr>
              <w:t>作为公司注册申报师，负责各种注册申报以及IIT研究等。</w:t>
            </w:r>
          </w:p>
        </w:tc>
        <w:tc>
          <w:tcPr>
            <w:tcW w:w="1342" w:type="dxa"/>
            <w:tcBorders>
              <w:top w:val="single" w:color="000000" w:sz="4" w:space="0"/>
              <w:left w:val="single" w:color="000000" w:sz="4" w:space="0"/>
              <w:bottom w:val="single" w:color="000000" w:sz="4" w:space="0"/>
              <w:right w:val="single" w:color="000000" w:sz="8" w:space="0"/>
            </w:tcBorders>
            <w:vAlign w:val="center"/>
          </w:tcPr>
          <w:p w14:paraId="0EF767CB">
            <w:pPr>
              <w:jc w:val="center"/>
              <w:outlineLvl w:val="0"/>
              <w:rPr>
                <w:rFonts w:eastAsia="仿宋_GB2312;仿宋"/>
                <w:szCs w:val="21"/>
              </w:rPr>
            </w:pPr>
            <w:r>
              <w:rPr>
                <w:rFonts w:eastAsia="仿宋_GB2312;仿宋"/>
                <w:szCs w:val="21"/>
              </w:rPr>
              <w:t>15</w:t>
            </w:r>
          </w:p>
        </w:tc>
      </w:tr>
      <w:tr w14:paraId="6733219C">
        <w:tblPrEx>
          <w:tblCellMar>
            <w:top w:w="0" w:type="dxa"/>
            <w:left w:w="108" w:type="dxa"/>
            <w:bottom w:w="0" w:type="dxa"/>
            <w:right w:w="108" w:type="dxa"/>
          </w:tblCellMar>
        </w:tblPrEx>
        <w:trPr>
          <w:trHeight w:val="434"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21CF70EE">
            <w:pPr>
              <w:snapToGrid w:val="0"/>
              <w:jc w:val="center"/>
              <w:outlineLvl w:val="0"/>
              <w:rPr>
                <w:rFonts w:eastAsia="仿宋_GB2312;仿宋"/>
                <w:szCs w:val="21"/>
              </w:rPr>
            </w:pPr>
          </w:p>
        </w:tc>
        <w:tc>
          <w:tcPr>
            <w:tcW w:w="853" w:type="dxa"/>
            <w:vMerge w:val="continue"/>
            <w:tcBorders>
              <w:top w:val="single" w:color="000000" w:sz="4" w:space="0"/>
              <w:left w:val="single" w:color="000000" w:sz="4" w:space="0"/>
              <w:bottom w:val="single" w:color="000000" w:sz="4" w:space="0"/>
              <w:right w:val="single" w:color="000000" w:sz="4" w:space="0"/>
            </w:tcBorders>
            <w:vAlign w:val="center"/>
          </w:tcPr>
          <w:p w14:paraId="2E2C2D42">
            <w:pPr>
              <w:snapToGrid w:val="0"/>
              <w:jc w:val="center"/>
              <w:outlineLvl w:val="0"/>
              <w:rPr>
                <w:rFonts w:eastAsia="仿宋_GB2312;仿宋"/>
                <w:szCs w:val="21"/>
              </w:rPr>
            </w:pPr>
          </w:p>
        </w:tc>
        <w:tc>
          <w:tcPr>
            <w:tcW w:w="1157" w:type="dxa"/>
            <w:tcBorders>
              <w:top w:val="single" w:color="000000" w:sz="4" w:space="0"/>
              <w:left w:val="single" w:color="000000" w:sz="4" w:space="0"/>
              <w:bottom w:val="single" w:color="000000" w:sz="4" w:space="0"/>
              <w:right w:val="single" w:color="000000" w:sz="4" w:space="0"/>
            </w:tcBorders>
            <w:vAlign w:val="center"/>
          </w:tcPr>
          <w:p w14:paraId="6FD10BCC">
            <w:pPr>
              <w:jc w:val="center"/>
              <w:outlineLvl w:val="0"/>
              <w:rPr>
                <w:rFonts w:eastAsia="仿宋_GB2312;仿宋"/>
                <w:szCs w:val="21"/>
              </w:rPr>
            </w:pPr>
            <w:r>
              <w:rPr>
                <w:rFonts w:eastAsia="仿宋_GB2312;仿宋"/>
                <w:szCs w:val="21"/>
              </w:rPr>
              <w:t>胡二营</w:t>
            </w:r>
          </w:p>
        </w:tc>
        <w:tc>
          <w:tcPr>
            <w:tcW w:w="2736" w:type="dxa"/>
            <w:tcBorders>
              <w:top w:val="single" w:color="000000" w:sz="4" w:space="0"/>
              <w:left w:val="single" w:color="000000" w:sz="4" w:space="0"/>
              <w:bottom w:val="single" w:color="000000" w:sz="4" w:space="0"/>
              <w:right w:val="single" w:color="000000" w:sz="4" w:space="0"/>
            </w:tcBorders>
            <w:vAlign w:val="center"/>
          </w:tcPr>
          <w:p w14:paraId="41BE949C">
            <w:pPr>
              <w:jc w:val="center"/>
              <w:outlineLvl w:val="0"/>
              <w:rPr>
                <w:rFonts w:eastAsia="仿宋_GB2312;仿宋"/>
                <w:szCs w:val="21"/>
              </w:rPr>
            </w:pPr>
            <w:r>
              <w:rPr>
                <w:rFonts w:eastAsia="仿宋_GB2312;仿宋"/>
                <w:szCs w:val="21"/>
              </w:rPr>
              <w:t>411123198801148018</w:t>
            </w:r>
          </w:p>
        </w:tc>
        <w:tc>
          <w:tcPr>
            <w:tcW w:w="1847" w:type="dxa"/>
            <w:tcBorders>
              <w:top w:val="single" w:color="000000" w:sz="4" w:space="0"/>
              <w:left w:val="single" w:color="000000" w:sz="4" w:space="0"/>
              <w:bottom w:val="single" w:color="000000" w:sz="4" w:space="0"/>
              <w:right w:val="single" w:color="000000" w:sz="4" w:space="0"/>
            </w:tcBorders>
            <w:vAlign w:val="center"/>
          </w:tcPr>
          <w:p w14:paraId="4757F61E">
            <w:pPr>
              <w:jc w:val="center"/>
              <w:outlineLvl w:val="0"/>
              <w:rPr>
                <w:rFonts w:eastAsia="仿宋_GB2312;仿宋"/>
                <w:szCs w:val="21"/>
              </w:rPr>
            </w:pPr>
            <w:r>
              <w:rPr>
                <w:rFonts w:eastAsia="仿宋_GB2312;仿宋"/>
                <w:szCs w:val="21"/>
              </w:rPr>
              <w:t>上海医药工业研究总院</w:t>
            </w:r>
          </w:p>
        </w:tc>
        <w:tc>
          <w:tcPr>
            <w:tcW w:w="1385" w:type="dxa"/>
            <w:tcBorders>
              <w:top w:val="single" w:color="000000" w:sz="4" w:space="0"/>
              <w:left w:val="single" w:color="000000" w:sz="4" w:space="0"/>
              <w:bottom w:val="single" w:color="000000" w:sz="4" w:space="0"/>
              <w:right w:val="single" w:color="000000" w:sz="4" w:space="0"/>
            </w:tcBorders>
            <w:vAlign w:val="center"/>
          </w:tcPr>
          <w:p w14:paraId="1489C7C0">
            <w:pPr>
              <w:jc w:val="center"/>
              <w:outlineLvl w:val="0"/>
              <w:rPr>
                <w:rFonts w:eastAsia="仿宋_GB2312;仿宋"/>
                <w:szCs w:val="21"/>
              </w:rPr>
            </w:pPr>
            <w:r>
              <w:rPr>
                <w:rFonts w:eastAsia="仿宋_GB2312;仿宋"/>
                <w:szCs w:val="21"/>
              </w:rPr>
              <w:t>硕士研究生</w:t>
            </w:r>
          </w:p>
        </w:tc>
        <w:tc>
          <w:tcPr>
            <w:tcW w:w="968" w:type="dxa"/>
            <w:tcBorders>
              <w:top w:val="single" w:color="000000" w:sz="4" w:space="0"/>
              <w:left w:val="single" w:color="000000" w:sz="4" w:space="0"/>
              <w:bottom w:val="single" w:color="000000" w:sz="4" w:space="0"/>
              <w:right w:val="single" w:color="000000" w:sz="4" w:space="0"/>
            </w:tcBorders>
          </w:tcPr>
          <w:p w14:paraId="04C0C4FB">
            <w:pPr>
              <w:jc w:val="center"/>
              <w:outlineLvl w:val="0"/>
              <w:rPr>
                <w:rFonts w:eastAsia="仿宋_GB2312;仿宋"/>
                <w:szCs w:val="21"/>
              </w:rPr>
            </w:pPr>
            <w:r>
              <w:rPr>
                <w:rFonts w:eastAsia="仿宋_GB2312;仿宋"/>
                <w:szCs w:val="21"/>
              </w:rPr>
              <w:t>药物化学</w:t>
            </w:r>
            <w:r>
              <w:rPr>
                <w:rFonts w:eastAsia="Times New Roman"/>
                <w:szCs w:val="21"/>
              </w:rPr>
              <w:t xml:space="preserve"> </w:t>
            </w:r>
          </w:p>
        </w:tc>
        <w:tc>
          <w:tcPr>
            <w:tcW w:w="981" w:type="dxa"/>
            <w:tcBorders>
              <w:top w:val="single" w:color="000000" w:sz="4" w:space="0"/>
              <w:left w:val="single" w:color="000000" w:sz="4" w:space="0"/>
              <w:bottom w:val="single" w:color="000000" w:sz="4" w:space="0"/>
              <w:right w:val="single" w:color="000000" w:sz="4" w:space="0"/>
            </w:tcBorders>
            <w:vAlign w:val="center"/>
          </w:tcPr>
          <w:p w14:paraId="72517572">
            <w:pPr>
              <w:jc w:val="center"/>
              <w:outlineLvl w:val="0"/>
              <w:rPr>
                <w:rFonts w:eastAsia="仿宋_GB2312;仿宋"/>
                <w:szCs w:val="21"/>
              </w:rPr>
            </w:pPr>
            <w:r>
              <w:rPr>
                <w:rFonts w:eastAsia="仿宋_GB2312;仿宋"/>
                <w:szCs w:val="21"/>
              </w:rPr>
              <w:t>硕士研究生</w:t>
            </w:r>
          </w:p>
        </w:tc>
        <w:tc>
          <w:tcPr>
            <w:tcW w:w="3192" w:type="dxa"/>
            <w:tcBorders>
              <w:top w:val="single" w:color="000000" w:sz="4" w:space="0"/>
              <w:left w:val="single" w:color="000000" w:sz="4" w:space="0"/>
              <w:bottom w:val="single" w:color="000000" w:sz="4" w:space="0"/>
              <w:right w:val="single" w:color="000000" w:sz="4" w:space="0"/>
            </w:tcBorders>
            <w:vAlign w:val="center"/>
          </w:tcPr>
          <w:p w14:paraId="3A139352">
            <w:pPr>
              <w:jc w:val="center"/>
              <w:outlineLvl w:val="0"/>
              <w:rPr>
                <w:rFonts w:eastAsia="仿宋_GB2312;仿宋"/>
                <w:szCs w:val="21"/>
              </w:rPr>
            </w:pPr>
            <w:r>
              <w:rPr>
                <w:rFonts w:eastAsia="仿宋_GB2312;仿宋"/>
                <w:szCs w:val="21"/>
              </w:rPr>
              <w:t>作为公司商务总监，负责商务运营、市场拓展、IIT临床试验对接、融资洽谈及知识产权商业化合作。</w:t>
            </w:r>
          </w:p>
        </w:tc>
        <w:tc>
          <w:tcPr>
            <w:tcW w:w="1342" w:type="dxa"/>
            <w:tcBorders>
              <w:top w:val="single" w:color="000000" w:sz="4" w:space="0"/>
              <w:left w:val="single" w:color="000000" w:sz="4" w:space="0"/>
              <w:bottom w:val="single" w:color="000000" w:sz="4" w:space="0"/>
              <w:right w:val="single" w:color="000000" w:sz="8" w:space="0"/>
            </w:tcBorders>
            <w:vAlign w:val="center"/>
          </w:tcPr>
          <w:p w14:paraId="1C0782D7">
            <w:pPr>
              <w:jc w:val="center"/>
              <w:outlineLvl w:val="0"/>
              <w:rPr>
                <w:rFonts w:eastAsia="仿宋_GB2312;仿宋"/>
                <w:szCs w:val="21"/>
              </w:rPr>
            </w:pPr>
            <w:r>
              <w:rPr>
                <w:rFonts w:eastAsia="仿宋_GB2312;仿宋"/>
                <w:szCs w:val="21"/>
              </w:rPr>
              <w:t>9</w:t>
            </w:r>
          </w:p>
        </w:tc>
      </w:tr>
      <w:tr w14:paraId="490AEB12">
        <w:tblPrEx>
          <w:tblCellMar>
            <w:top w:w="0" w:type="dxa"/>
            <w:left w:w="108" w:type="dxa"/>
            <w:bottom w:w="0" w:type="dxa"/>
            <w:right w:w="108" w:type="dxa"/>
          </w:tblCellMar>
        </w:tblPrEx>
        <w:trPr>
          <w:trHeight w:val="415" w:hRule="atLeast"/>
        </w:trPr>
        <w:tc>
          <w:tcPr>
            <w:tcW w:w="551" w:type="dxa"/>
            <w:vMerge w:val="continue"/>
            <w:tcBorders>
              <w:top w:val="single" w:color="000000" w:sz="4" w:space="0"/>
              <w:left w:val="single" w:color="000000" w:sz="8" w:space="0"/>
              <w:bottom w:val="single" w:color="000000" w:sz="4" w:space="0"/>
              <w:right w:val="single" w:color="000000" w:sz="4" w:space="0"/>
            </w:tcBorders>
            <w:vAlign w:val="center"/>
          </w:tcPr>
          <w:p w14:paraId="2F9D3DA8">
            <w:pPr>
              <w:snapToGrid w:val="0"/>
              <w:jc w:val="center"/>
              <w:outlineLvl w:val="0"/>
              <w:rPr>
                <w:rFonts w:eastAsia="仿宋_GB2312;仿宋"/>
                <w:szCs w:val="21"/>
              </w:rPr>
            </w:pPr>
          </w:p>
        </w:tc>
        <w:tc>
          <w:tcPr>
            <w:tcW w:w="853" w:type="dxa"/>
            <w:vMerge w:val="continue"/>
            <w:tcBorders>
              <w:top w:val="single" w:color="000000" w:sz="4" w:space="0"/>
              <w:left w:val="single" w:color="000000" w:sz="4" w:space="0"/>
              <w:bottom w:val="single" w:color="000000" w:sz="4" w:space="0"/>
              <w:right w:val="single" w:color="000000" w:sz="4" w:space="0"/>
            </w:tcBorders>
            <w:vAlign w:val="center"/>
          </w:tcPr>
          <w:p w14:paraId="3E5323A8">
            <w:pPr>
              <w:snapToGrid w:val="0"/>
              <w:jc w:val="center"/>
              <w:outlineLvl w:val="0"/>
              <w:rPr>
                <w:rFonts w:eastAsia="仿宋_GB2312;仿宋"/>
                <w:szCs w:val="21"/>
              </w:rPr>
            </w:pPr>
          </w:p>
        </w:tc>
        <w:tc>
          <w:tcPr>
            <w:tcW w:w="1157" w:type="dxa"/>
            <w:tcBorders>
              <w:top w:val="single" w:color="000000" w:sz="4" w:space="0"/>
              <w:left w:val="single" w:color="000000" w:sz="4" w:space="0"/>
              <w:bottom w:val="single" w:color="000000" w:sz="4" w:space="0"/>
              <w:right w:val="single" w:color="000000" w:sz="4" w:space="0"/>
            </w:tcBorders>
            <w:vAlign w:val="center"/>
          </w:tcPr>
          <w:p w14:paraId="168BC4C4">
            <w:pPr>
              <w:snapToGrid w:val="0"/>
              <w:jc w:val="center"/>
              <w:outlineLvl w:val="0"/>
              <w:rPr>
                <w:rFonts w:eastAsia="仿宋_GB2312;仿宋"/>
                <w:szCs w:val="21"/>
              </w:rPr>
            </w:pPr>
            <w:r>
              <w:rPr>
                <w:rFonts w:hint="eastAsia" w:eastAsia="仿宋_GB2312;仿宋"/>
                <w:szCs w:val="21"/>
              </w:rPr>
              <w:t>李蓉</w:t>
            </w:r>
          </w:p>
        </w:tc>
        <w:tc>
          <w:tcPr>
            <w:tcW w:w="2736" w:type="dxa"/>
            <w:tcBorders>
              <w:top w:val="single" w:color="000000" w:sz="4" w:space="0"/>
              <w:left w:val="single" w:color="000000" w:sz="4" w:space="0"/>
              <w:bottom w:val="single" w:color="000000" w:sz="4" w:space="0"/>
              <w:right w:val="single" w:color="000000" w:sz="4" w:space="0"/>
            </w:tcBorders>
            <w:vAlign w:val="center"/>
          </w:tcPr>
          <w:p w14:paraId="0B0859CA">
            <w:pPr>
              <w:snapToGrid w:val="0"/>
              <w:jc w:val="center"/>
              <w:outlineLvl w:val="0"/>
              <w:rPr>
                <w:rFonts w:eastAsia="仿宋_GB2312;仿宋"/>
                <w:szCs w:val="21"/>
              </w:rPr>
            </w:pPr>
            <w:r>
              <w:rPr>
                <w:rFonts w:hint="eastAsia" w:eastAsia="仿宋_GB2312;仿宋"/>
                <w:szCs w:val="21"/>
              </w:rPr>
              <w:t>310109197908263626</w:t>
            </w:r>
          </w:p>
        </w:tc>
        <w:tc>
          <w:tcPr>
            <w:tcW w:w="1847" w:type="dxa"/>
            <w:tcBorders>
              <w:top w:val="single" w:color="000000" w:sz="4" w:space="0"/>
              <w:left w:val="single" w:color="000000" w:sz="4" w:space="0"/>
              <w:bottom w:val="single" w:color="000000" w:sz="4" w:space="0"/>
              <w:right w:val="single" w:color="000000" w:sz="4" w:space="0"/>
            </w:tcBorders>
            <w:vAlign w:val="center"/>
          </w:tcPr>
          <w:p w14:paraId="5A6951E7">
            <w:pPr>
              <w:snapToGrid w:val="0"/>
              <w:jc w:val="center"/>
              <w:outlineLvl w:val="0"/>
              <w:rPr>
                <w:rFonts w:eastAsia="仿宋_GB2312;仿宋"/>
                <w:szCs w:val="21"/>
              </w:rPr>
            </w:pPr>
            <w:r>
              <w:rPr>
                <w:rFonts w:hint="eastAsia" w:eastAsia="仿宋_GB2312;仿宋"/>
                <w:szCs w:val="21"/>
              </w:rPr>
              <w:t>上海大学文学院</w:t>
            </w:r>
          </w:p>
        </w:tc>
        <w:tc>
          <w:tcPr>
            <w:tcW w:w="1385" w:type="dxa"/>
            <w:tcBorders>
              <w:top w:val="single" w:color="000000" w:sz="4" w:space="0"/>
              <w:left w:val="single" w:color="000000" w:sz="4" w:space="0"/>
              <w:bottom w:val="single" w:color="000000" w:sz="4" w:space="0"/>
              <w:right w:val="single" w:color="000000" w:sz="4" w:space="0"/>
            </w:tcBorders>
            <w:vAlign w:val="center"/>
          </w:tcPr>
          <w:p w14:paraId="1577FB9D">
            <w:pPr>
              <w:snapToGrid w:val="0"/>
              <w:jc w:val="center"/>
              <w:outlineLvl w:val="0"/>
              <w:rPr>
                <w:rFonts w:hint="eastAsia" w:eastAsia="仿宋_GB2312;仿宋"/>
                <w:szCs w:val="21"/>
                <w:lang w:val="en-US" w:eastAsia="zh-CN"/>
              </w:rPr>
            </w:pPr>
            <w:r>
              <w:rPr>
                <w:rFonts w:hint="eastAsia" w:eastAsia="仿宋_GB2312;仿宋"/>
                <w:szCs w:val="21"/>
                <w:lang w:val="en-US" w:eastAsia="zh-CN"/>
              </w:rPr>
              <w:t>大专</w:t>
            </w:r>
          </w:p>
        </w:tc>
        <w:tc>
          <w:tcPr>
            <w:tcW w:w="968" w:type="dxa"/>
            <w:tcBorders>
              <w:top w:val="single" w:color="000000" w:sz="4" w:space="0"/>
              <w:left w:val="single" w:color="000000" w:sz="4" w:space="0"/>
              <w:bottom w:val="single" w:color="000000" w:sz="4" w:space="0"/>
              <w:right w:val="single" w:color="000000" w:sz="4" w:space="0"/>
            </w:tcBorders>
          </w:tcPr>
          <w:p w14:paraId="36FC70B4">
            <w:pPr>
              <w:snapToGrid w:val="0"/>
              <w:jc w:val="center"/>
              <w:outlineLvl w:val="0"/>
              <w:rPr>
                <w:rFonts w:hint="eastAsia" w:eastAsia="仿宋_GB2312;仿宋"/>
                <w:szCs w:val="21"/>
                <w:lang w:val="en-US" w:eastAsia="zh-CN"/>
              </w:rPr>
            </w:pPr>
            <w:r>
              <w:rPr>
                <w:rFonts w:hint="eastAsia" w:eastAsia="仿宋_GB2312;仿宋"/>
                <w:szCs w:val="21"/>
                <w:lang w:val="en-US" w:eastAsia="zh-CN"/>
              </w:rPr>
              <w:t>涉外文秘</w:t>
            </w:r>
          </w:p>
        </w:tc>
        <w:tc>
          <w:tcPr>
            <w:tcW w:w="981" w:type="dxa"/>
            <w:tcBorders>
              <w:top w:val="single" w:color="000000" w:sz="4" w:space="0"/>
              <w:left w:val="single" w:color="000000" w:sz="4" w:space="0"/>
              <w:bottom w:val="single" w:color="000000" w:sz="4" w:space="0"/>
              <w:right w:val="single" w:color="000000" w:sz="4" w:space="0"/>
            </w:tcBorders>
            <w:vAlign w:val="center"/>
          </w:tcPr>
          <w:p w14:paraId="0D7C8BDA">
            <w:pPr>
              <w:snapToGrid w:val="0"/>
              <w:jc w:val="center"/>
              <w:outlineLvl w:val="0"/>
              <w:rPr>
                <w:rFonts w:eastAsia="仿宋_GB2312;仿宋"/>
                <w:szCs w:val="21"/>
              </w:rPr>
            </w:pPr>
            <w:r>
              <w:rPr>
                <w:rFonts w:hint="eastAsia" w:eastAsia="仿宋_GB2312;仿宋"/>
                <w:szCs w:val="21"/>
                <w:lang w:val="en-US" w:eastAsia="zh-CN"/>
              </w:rPr>
              <w:t>大专</w:t>
            </w:r>
          </w:p>
        </w:tc>
        <w:tc>
          <w:tcPr>
            <w:tcW w:w="3192" w:type="dxa"/>
            <w:tcBorders>
              <w:top w:val="single" w:color="000000" w:sz="4" w:space="0"/>
              <w:left w:val="single" w:color="000000" w:sz="4" w:space="0"/>
              <w:bottom w:val="single" w:color="000000" w:sz="4" w:space="0"/>
              <w:right w:val="single" w:color="000000" w:sz="4" w:space="0"/>
            </w:tcBorders>
            <w:vAlign w:val="center"/>
          </w:tcPr>
          <w:p w14:paraId="7E0DD13B">
            <w:pPr>
              <w:snapToGrid w:val="0"/>
              <w:jc w:val="center"/>
              <w:outlineLvl w:val="0"/>
              <w:rPr>
                <w:rFonts w:hint="default" w:eastAsia="仿宋_GB2312;仿宋"/>
                <w:szCs w:val="21"/>
                <w:lang w:val="en-US" w:eastAsia="zh-CN"/>
              </w:rPr>
            </w:pPr>
            <w:r>
              <w:rPr>
                <w:rFonts w:hint="eastAsia" w:eastAsia="仿宋_GB2312;仿宋"/>
                <w:szCs w:val="21"/>
                <w:lang w:val="en-US" w:eastAsia="zh-CN"/>
              </w:rPr>
              <w:t>作为公司总经办负责人，协助公司及总经理进行日常</w:t>
            </w:r>
            <w:bookmarkStart w:id="0" w:name="_GoBack"/>
            <w:bookmarkEnd w:id="0"/>
            <w:r>
              <w:rPr>
                <w:rFonts w:hint="eastAsia" w:eastAsia="仿宋_GB2312;仿宋"/>
                <w:szCs w:val="21"/>
                <w:lang w:val="en-US" w:eastAsia="zh-CN"/>
              </w:rPr>
              <w:t>运营。</w:t>
            </w:r>
          </w:p>
        </w:tc>
        <w:tc>
          <w:tcPr>
            <w:tcW w:w="1342" w:type="dxa"/>
            <w:tcBorders>
              <w:top w:val="single" w:color="000000" w:sz="4" w:space="0"/>
              <w:left w:val="single" w:color="000000" w:sz="4" w:space="0"/>
              <w:bottom w:val="single" w:color="000000" w:sz="4" w:space="0"/>
              <w:right w:val="single" w:color="000000" w:sz="8" w:space="0"/>
            </w:tcBorders>
            <w:vAlign w:val="center"/>
          </w:tcPr>
          <w:p w14:paraId="7320B69F">
            <w:pPr>
              <w:snapToGrid w:val="0"/>
              <w:jc w:val="center"/>
              <w:outlineLvl w:val="0"/>
              <w:rPr>
                <w:rFonts w:hint="eastAsia" w:eastAsia="仿宋_GB2312;仿宋"/>
                <w:szCs w:val="21"/>
                <w:lang w:val="en-US" w:eastAsia="zh-CN"/>
              </w:rPr>
            </w:pPr>
            <w:r>
              <w:rPr>
                <w:rFonts w:hint="eastAsia" w:eastAsia="仿宋_GB2312;仿宋"/>
                <w:szCs w:val="21"/>
                <w:lang w:val="en-US" w:eastAsia="zh-CN"/>
              </w:rPr>
              <w:t>9</w:t>
            </w:r>
          </w:p>
        </w:tc>
      </w:tr>
    </w:tbl>
    <w:p w14:paraId="1CA9304C">
      <w:pPr>
        <w:sectPr>
          <w:footerReference r:id="rId6" w:type="first"/>
          <w:footerReference r:id="rId5" w:type="default"/>
          <w:pgSz w:w="16838" w:h="11906" w:orient="landscape"/>
          <w:pgMar w:top="1588" w:right="1021" w:bottom="1588" w:left="1021" w:header="0" w:footer="992" w:gutter="0"/>
          <w:cols w:space="720" w:num="1"/>
          <w:formProt w:val="0"/>
          <w:titlePg/>
          <w:docGrid w:linePitch="312" w:charSpace="0"/>
        </w:sectPr>
      </w:pPr>
    </w:p>
    <w:p w14:paraId="21AE8464">
      <w:pPr>
        <w:rPr>
          <w:rFonts w:eastAsia="黑体"/>
          <w:b/>
          <w:bCs/>
          <w:sz w:val="28"/>
          <w:szCs w:val="28"/>
        </w:rPr>
      </w:pPr>
      <w:r>
        <w:rPr>
          <w:rFonts w:eastAsia="黑体"/>
          <w:b/>
          <w:bCs/>
          <w:sz w:val="28"/>
          <w:szCs w:val="28"/>
        </w:rPr>
        <w:t>五、项目立项和获奖情况</w:t>
      </w:r>
    </w:p>
    <w:p w14:paraId="3F19AD52">
      <w:pPr>
        <w:tabs>
          <w:tab w:val="center" w:pos="4365"/>
        </w:tabs>
        <w:snapToGrid w:val="0"/>
        <w:spacing w:before="120" w:after="120"/>
        <w:outlineLvl w:val="1"/>
        <w:rPr>
          <w:rFonts w:eastAsia="仿宋_GB2312;仿宋"/>
          <w:b/>
          <w:sz w:val="28"/>
        </w:rPr>
      </w:pPr>
      <w:r>
        <w:rPr>
          <w:rFonts w:eastAsia="仿宋_GB2312;仿宋"/>
          <w:b/>
          <w:sz w:val="28"/>
        </w:rPr>
        <w:t>（一）获得或申请中的国家和地方其他项目情况（与本项目相关）</w:t>
      </w:r>
    </w:p>
    <w:tbl>
      <w:tblPr>
        <w:tblStyle w:val="10"/>
        <w:tblW w:w="9834" w:type="dxa"/>
        <w:jc w:val="center"/>
        <w:tblLayout w:type="fixed"/>
        <w:tblCellMar>
          <w:top w:w="0" w:type="dxa"/>
          <w:left w:w="108" w:type="dxa"/>
          <w:bottom w:w="0" w:type="dxa"/>
          <w:right w:w="108" w:type="dxa"/>
        </w:tblCellMar>
      </w:tblPr>
      <w:tblGrid>
        <w:gridCol w:w="584"/>
        <w:gridCol w:w="965"/>
        <w:gridCol w:w="901"/>
        <w:gridCol w:w="1081"/>
        <w:gridCol w:w="1081"/>
        <w:gridCol w:w="1003"/>
        <w:gridCol w:w="1231"/>
        <w:gridCol w:w="1302"/>
        <w:gridCol w:w="1686"/>
      </w:tblGrid>
      <w:tr w14:paraId="3EA84453">
        <w:tblPrEx>
          <w:tblCellMar>
            <w:top w:w="0" w:type="dxa"/>
            <w:left w:w="108" w:type="dxa"/>
            <w:bottom w:w="0" w:type="dxa"/>
            <w:right w:w="108" w:type="dxa"/>
          </w:tblCellMar>
        </w:tblPrEx>
        <w:trPr>
          <w:trHeight w:val="90" w:hRule="atLeast"/>
          <w:jc w:val="center"/>
        </w:trPr>
        <w:tc>
          <w:tcPr>
            <w:tcW w:w="1549" w:type="dxa"/>
            <w:gridSpan w:val="2"/>
            <w:tcBorders>
              <w:top w:val="single" w:color="000000" w:sz="8" w:space="0"/>
              <w:left w:val="single" w:color="000000" w:sz="8" w:space="0"/>
              <w:bottom w:val="single" w:color="000000" w:sz="4" w:space="0"/>
              <w:right w:val="single" w:color="000000" w:sz="4" w:space="0"/>
            </w:tcBorders>
            <w:vAlign w:val="center"/>
          </w:tcPr>
          <w:p w14:paraId="571AF715">
            <w:pPr>
              <w:jc w:val="center"/>
              <w:outlineLvl w:val="0"/>
              <w:rPr>
                <w:rFonts w:eastAsia="仿宋_GB2312;仿宋"/>
                <w:b/>
                <w:szCs w:val="21"/>
              </w:rPr>
            </w:pPr>
            <w:r>
              <w:rPr>
                <w:rFonts w:eastAsia="仿宋_GB2312;仿宋"/>
                <w:b/>
                <w:szCs w:val="21"/>
              </w:rPr>
              <w:t>类别</w:t>
            </w:r>
          </w:p>
        </w:tc>
        <w:tc>
          <w:tcPr>
            <w:tcW w:w="901" w:type="dxa"/>
            <w:tcBorders>
              <w:top w:val="single" w:color="000000" w:sz="8" w:space="0"/>
              <w:left w:val="single" w:color="000000" w:sz="4" w:space="0"/>
              <w:bottom w:val="single" w:color="000000" w:sz="4" w:space="0"/>
              <w:right w:val="single" w:color="000000" w:sz="4" w:space="0"/>
            </w:tcBorders>
            <w:vAlign w:val="center"/>
          </w:tcPr>
          <w:p w14:paraId="4085C7BB">
            <w:pPr>
              <w:jc w:val="center"/>
              <w:outlineLvl w:val="0"/>
              <w:rPr>
                <w:rFonts w:eastAsia="仿宋_GB2312;仿宋"/>
                <w:b/>
                <w:szCs w:val="21"/>
              </w:rPr>
            </w:pPr>
            <w:r>
              <w:rPr>
                <w:rFonts w:eastAsia="仿宋_GB2312;仿宋"/>
                <w:b/>
                <w:szCs w:val="21"/>
              </w:rPr>
              <w:t>项目</w:t>
            </w:r>
          </w:p>
          <w:p w14:paraId="674C285F">
            <w:pPr>
              <w:jc w:val="center"/>
              <w:outlineLvl w:val="0"/>
              <w:rPr>
                <w:rFonts w:eastAsia="仿宋_GB2312;仿宋"/>
                <w:b/>
                <w:szCs w:val="21"/>
              </w:rPr>
            </w:pPr>
            <w:r>
              <w:rPr>
                <w:rFonts w:eastAsia="仿宋_GB2312;仿宋"/>
                <w:b/>
                <w:szCs w:val="21"/>
              </w:rPr>
              <w:t>类别</w:t>
            </w:r>
          </w:p>
        </w:tc>
        <w:tc>
          <w:tcPr>
            <w:tcW w:w="1081" w:type="dxa"/>
            <w:tcBorders>
              <w:top w:val="single" w:color="000000" w:sz="8" w:space="0"/>
              <w:left w:val="single" w:color="000000" w:sz="4" w:space="0"/>
              <w:bottom w:val="single" w:color="000000" w:sz="4" w:space="0"/>
              <w:right w:val="single" w:color="000000" w:sz="4" w:space="0"/>
            </w:tcBorders>
            <w:vAlign w:val="center"/>
          </w:tcPr>
          <w:p w14:paraId="6FB5C3BD">
            <w:pPr>
              <w:jc w:val="center"/>
              <w:outlineLvl w:val="0"/>
              <w:rPr>
                <w:rFonts w:eastAsia="仿宋_GB2312;仿宋"/>
                <w:b/>
                <w:szCs w:val="21"/>
              </w:rPr>
            </w:pPr>
            <w:r>
              <w:rPr>
                <w:rFonts w:eastAsia="仿宋_GB2312;仿宋"/>
                <w:b/>
                <w:szCs w:val="21"/>
              </w:rPr>
              <w:t>项目编号</w:t>
            </w:r>
          </w:p>
        </w:tc>
        <w:tc>
          <w:tcPr>
            <w:tcW w:w="1081" w:type="dxa"/>
            <w:tcBorders>
              <w:top w:val="single" w:color="000000" w:sz="8" w:space="0"/>
              <w:left w:val="single" w:color="000000" w:sz="4" w:space="0"/>
              <w:bottom w:val="single" w:color="000000" w:sz="4" w:space="0"/>
              <w:right w:val="single" w:color="000000" w:sz="4" w:space="0"/>
            </w:tcBorders>
            <w:vAlign w:val="center"/>
          </w:tcPr>
          <w:p w14:paraId="2B2313D6">
            <w:pPr>
              <w:jc w:val="center"/>
              <w:outlineLvl w:val="0"/>
              <w:rPr>
                <w:rFonts w:eastAsia="仿宋_GB2312;仿宋"/>
                <w:b/>
                <w:szCs w:val="21"/>
              </w:rPr>
            </w:pPr>
            <w:r>
              <w:rPr>
                <w:rFonts w:eastAsia="仿宋_GB2312;仿宋"/>
                <w:b/>
                <w:szCs w:val="21"/>
              </w:rPr>
              <w:t>项目名称</w:t>
            </w:r>
          </w:p>
        </w:tc>
        <w:tc>
          <w:tcPr>
            <w:tcW w:w="1003" w:type="dxa"/>
            <w:tcBorders>
              <w:top w:val="single" w:color="000000" w:sz="8" w:space="0"/>
              <w:left w:val="single" w:color="000000" w:sz="4" w:space="0"/>
              <w:bottom w:val="single" w:color="000000" w:sz="4" w:space="0"/>
              <w:right w:val="single" w:color="000000" w:sz="4" w:space="0"/>
            </w:tcBorders>
            <w:vAlign w:val="center"/>
          </w:tcPr>
          <w:p w14:paraId="7BBCBB0D">
            <w:pPr>
              <w:jc w:val="center"/>
              <w:outlineLvl w:val="0"/>
              <w:rPr>
                <w:rFonts w:eastAsia="仿宋_GB2312;仿宋"/>
                <w:b/>
                <w:szCs w:val="21"/>
              </w:rPr>
            </w:pPr>
            <w:r>
              <w:rPr>
                <w:rFonts w:eastAsia="仿宋_GB2312;仿宋"/>
                <w:b/>
                <w:szCs w:val="21"/>
              </w:rPr>
              <w:t>项目起止年月</w:t>
            </w:r>
          </w:p>
        </w:tc>
        <w:tc>
          <w:tcPr>
            <w:tcW w:w="1231" w:type="dxa"/>
            <w:tcBorders>
              <w:top w:val="single" w:color="000000" w:sz="8" w:space="0"/>
              <w:left w:val="single" w:color="000000" w:sz="4" w:space="0"/>
              <w:bottom w:val="single" w:color="000000" w:sz="4" w:space="0"/>
              <w:right w:val="single" w:color="000000" w:sz="4" w:space="0"/>
            </w:tcBorders>
            <w:vAlign w:val="center"/>
          </w:tcPr>
          <w:p w14:paraId="1260D86A">
            <w:pPr>
              <w:jc w:val="center"/>
              <w:outlineLvl w:val="0"/>
              <w:rPr>
                <w:rFonts w:eastAsia="仿宋_GB2312;仿宋"/>
                <w:b/>
                <w:szCs w:val="21"/>
              </w:rPr>
            </w:pPr>
            <w:r>
              <w:rPr>
                <w:rFonts w:eastAsia="仿宋_GB2312;仿宋"/>
                <w:b/>
                <w:szCs w:val="21"/>
              </w:rPr>
              <w:t>资助/申请金额(万元)</w:t>
            </w:r>
          </w:p>
        </w:tc>
        <w:tc>
          <w:tcPr>
            <w:tcW w:w="1302" w:type="dxa"/>
            <w:tcBorders>
              <w:top w:val="single" w:color="000000" w:sz="8" w:space="0"/>
              <w:left w:val="single" w:color="000000" w:sz="4" w:space="0"/>
              <w:bottom w:val="single" w:color="000000" w:sz="4" w:space="0"/>
              <w:right w:val="single" w:color="000000" w:sz="4" w:space="0"/>
            </w:tcBorders>
            <w:vAlign w:val="center"/>
          </w:tcPr>
          <w:p w14:paraId="285B0332">
            <w:pPr>
              <w:jc w:val="center"/>
              <w:outlineLvl w:val="0"/>
              <w:rPr>
                <w:rFonts w:eastAsia="仿宋_GB2312;仿宋"/>
                <w:b/>
                <w:szCs w:val="21"/>
              </w:rPr>
            </w:pPr>
            <w:r>
              <w:rPr>
                <w:rFonts w:eastAsia="仿宋_GB2312;仿宋"/>
                <w:b/>
                <w:szCs w:val="21"/>
              </w:rPr>
              <w:t>项目内容</w:t>
            </w:r>
          </w:p>
        </w:tc>
        <w:tc>
          <w:tcPr>
            <w:tcW w:w="1686" w:type="dxa"/>
            <w:tcBorders>
              <w:top w:val="single" w:color="000000" w:sz="8" w:space="0"/>
              <w:left w:val="single" w:color="000000" w:sz="4" w:space="0"/>
              <w:bottom w:val="single" w:color="000000" w:sz="4" w:space="0"/>
              <w:right w:val="single" w:color="000000" w:sz="8" w:space="0"/>
            </w:tcBorders>
            <w:vAlign w:val="center"/>
          </w:tcPr>
          <w:p w14:paraId="469660D7">
            <w:pPr>
              <w:jc w:val="center"/>
              <w:outlineLvl w:val="0"/>
              <w:rPr>
                <w:rFonts w:eastAsia="仿宋_GB2312;仿宋"/>
                <w:b/>
                <w:szCs w:val="21"/>
              </w:rPr>
            </w:pPr>
            <w:r>
              <w:rPr>
                <w:rFonts w:eastAsia="仿宋_GB2312;仿宋"/>
                <w:b/>
                <w:szCs w:val="21"/>
              </w:rPr>
              <w:t>进展或完成</w:t>
            </w:r>
          </w:p>
          <w:p w14:paraId="120E037B">
            <w:pPr>
              <w:jc w:val="center"/>
              <w:outlineLvl w:val="0"/>
              <w:rPr>
                <w:rFonts w:eastAsia="仿宋_GB2312;仿宋"/>
                <w:b/>
                <w:szCs w:val="21"/>
              </w:rPr>
            </w:pPr>
            <w:r>
              <w:rPr>
                <w:rFonts w:eastAsia="仿宋_GB2312;仿宋"/>
                <w:b/>
                <w:szCs w:val="21"/>
              </w:rPr>
              <w:t>情况</w:t>
            </w:r>
          </w:p>
        </w:tc>
      </w:tr>
      <w:tr w14:paraId="3C65DF76">
        <w:tblPrEx>
          <w:tblCellMar>
            <w:top w:w="0" w:type="dxa"/>
            <w:left w:w="108" w:type="dxa"/>
            <w:bottom w:w="0" w:type="dxa"/>
            <w:right w:w="108" w:type="dxa"/>
          </w:tblCellMar>
        </w:tblPrEx>
        <w:trPr>
          <w:trHeight w:val="415" w:hRule="atLeast"/>
          <w:jc w:val="center"/>
        </w:trPr>
        <w:tc>
          <w:tcPr>
            <w:tcW w:w="584" w:type="dxa"/>
            <w:vMerge w:val="restart"/>
            <w:tcBorders>
              <w:top w:val="single" w:color="000000" w:sz="4" w:space="0"/>
              <w:left w:val="single" w:color="000000" w:sz="8" w:space="0"/>
              <w:bottom w:val="single" w:color="000000" w:sz="4" w:space="0"/>
              <w:right w:val="single" w:color="000000" w:sz="4" w:space="0"/>
            </w:tcBorders>
            <w:vAlign w:val="center"/>
          </w:tcPr>
          <w:p w14:paraId="5851F84C">
            <w:pPr>
              <w:jc w:val="center"/>
              <w:outlineLvl w:val="0"/>
              <w:rPr>
                <w:rFonts w:eastAsia="仿宋_GB2312;仿宋"/>
                <w:szCs w:val="21"/>
              </w:rPr>
            </w:pPr>
            <w:r>
              <w:rPr>
                <w:rFonts w:eastAsia="仿宋_GB2312;仿宋"/>
                <w:szCs w:val="21"/>
              </w:rPr>
              <w:t>近三年获得或申请项目情况</w:t>
            </w:r>
          </w:p>
        </w:tc>
        <w:tc>
          <w:tcPr>
            <w:tcW w:w="965" w:type="dxa"/>
            <w:vMerge w:val="restart"/>
            <w:tcBorders>
              <w:top w:val="single" w:color="000000" w:sz="4" w:space="0"/>
              <w:left w:val="single" w:color="000000" w:sz="4" w:space="0"/>
              <w:bottom w:val="single" w:color="000000" w:sz="4" w:space="0"/>
              <w:right w:val="single" w:color="000000" w:sz="4" w:space="0"/>
            </w:tcBorders>
            <w:vAlign w:val="center"/>
          </w:tcPr>
          <w:p w14:paraId="5BAF54C6">
            <w:pPr>
              <w:jc w:val="center"/>
              <w:outlineLvl w:val="0"/>
              <w:rPr>
                <w:rFonts w:eastAsia="仿宋_GB2312;仿宋"/>
                <w:szCs w:val="21"/>
              </w:rPr>
            </w:pPr>
            <w:r>
              <w:rPr>
                <w:rFonts w:eastAsia="仿宋_GB2312;仿宋"/>
                <w:szCs w:val="21"/>
              </w:rPr>
              <w:t>已获批项目的情况</w:t>
            </w:r>
          </w:p>
        </w:tc>
        <w:tc>
          <w:tcPr>
            <w:tcW w:w="901" w:type="dxa"/>
            <w:tcBorders>
              <w:top w:val="single" w:color="000000" w:sz="4" w:space="0"/>
              <w:left w:val="single" w:color="000000" w:sz="4" w:space="0"/>
              <w:bottom w:val="single" w:color="000000" w:sz="4" w:space="0"/>
              <w:right w:val="single" w:color="000000" w:sz="4" w:space="0"/>
            </w:tcBorders>
            <w:vAlign w:val="center"/>
          </w:tcPr>
          <w:p w14:paraId="70540F9C">
            <w:pPr>
              <w:jc w:val="center"/>
              <w:outlineLvl w:val="0"/>
              <w:rPr>
                <w:rFonts w:eastAsia="仿宋_GB2312;仿宋"/>
                <w:szCs w:val="21"/>
              </w:rPr>
            </w:pPr>
            <w:r>
              <w:rPr>
                <w:rFonts w:eastAsia="仿宋_GB2312;仿宋"/>
                <w:szCs w:val="21"/>
              </w:rPr>
              <w:t>无</w:t>
            </w:r>
          </w:p>
        </w:tc>
        <w:tc>
          <w:tcPr>
            <w:tcW w:w="1081" w:type="dxa"/>
            <w:tcBorders>
              <w:top w:val="single" w:color="000000" w:sz="4" w:space="0"/>
              <w:left w:val="single" w:color="000000" w:sz="4" w:space="0"/>
              <w:bottom w:val="single" w:color="000000" w:sz="4" w:space="0"/>
              <w:right w:val="single" w:color="000000" w:sz="4" w:space="0"/>
            </w:tcBorders>
            <w:vAlign w:val="center"/>
          </w:tcPr>
          <w:p w14:paraId="63E7D226">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4F75ED05">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7A12C443">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3D002A50">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4A640F29">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7BA67866">
            <w:pPr>
              <w:snapToGrid w:val="0"/>
              <w:jc w:val="center"/>
              <w:outlineLvl w:val="0"/>
              <w:rPr>
                <w:rFonts w:eastAsia="仿宋_GB2312;仿宋"/>
                <w:szCs w:val="21"/>
              </w:rPr>
            </w:pPr>
          </w:p>
        </w:tc>
      </w:tr>
      <w:tr w14:paraId="7EF4CC4B">
        <w:tblPrEx>
          <w:tblCellMar>
            <w:top w:w="0" w:type="dxa"/>
            <w:left w:w="108" w:type="dxa"/>
            <w:bottom w:w="0" w:type="dxa"/>
            <w:right w:w="108" w:type="dxa"/>
          </w:tblCellMar>
        </w:tblPrEx>
        <w:trPr>
          <w:trHeight w:val="434"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2B3A75D4">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7CC7162F">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7CAB16E9">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4A9AE301">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330368AB">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24D330A7">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54FE49EA">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3A666848">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05BB5692">
            <w:pPr>
              <w:snapToGrid w:val="0"/>
              <w:jc w:val="center"/>
              <w:outlineLvl w:val="0"/>
              <w:rPr>
                <w:rFonts w:eastAsia="仿宋_GB2312;仿宋"/>
                <w:szCs w:val="21"/>
              </w:rPr>
            </w:pPr>
          </w:p>
        </w:tc>
      </w:tr>
      <w:tr w14:paraId="0893E84B">
        <w:tblPrEx>
          <w:tblCellMar>
            <w:top w:w="0" w:type="dxa"/>
            <w:left w:w="108" w:type="dxa"/>
            <w:bottom w:w="0" w:type="dxa"/>
            <w:right w:w="108" w:type="dxa"/>
          </w:tblCellMar>
        </w:tblPrEx>
        <w:trPr>
          <w:trHeight w:val="415"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104E4E5D">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2720F5AB">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367D5738">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0187DEBB">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5478682D">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2A4161B0">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294D6BFD">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1A349497">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6E3529DD">
            <w:pPr>
              <w:snapToGrid w:val="0"/>
              <w:jc w:val="center"/>
              <w:outlineLvl w:val="0"/>
              <w:rPr>
                <w:rFonts w:eastAsia="仿宋_GB2312;仿宋"/>
                <w:szCs w:val="21"/>
              </w:rPr>
            </w:pPr>
          </w:p>
        </w:tc>
      </w:tr>
      <w:tr w14:paraId="3EA9CB48">
        <w:tblPrEx>
          <w:tblCellMar>
            <w:top w:w="0" w:type="dxa"/>
            <w:left w:w="108" w:type="dxa"/>
            <w:bottom w:w="0" w:type="dxa"/>
            <w:right w:w="108" w:type="dxa"/>
          </w:tblCellMar>
        </w:tblPrEx>
        <w:trPr>
          <w:trHeight w:val="415"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2D433307">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06096CB6">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329C3B70">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2EA10FCE">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73E81CB0">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2AA17763">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0F6DD6BA">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03D3552C">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5D7723EB">
            <w:pPr>
              <w:snapToGrid w:val="0"/>
              <w:jc w:val="center"/>
              <w:outlineLvl w:val="0"/>
              <w:rPr>
                <w:rFonts w:eastAsia="仿宋_GB2312;仿宋"/>
                <w:szCs w:val="21"/>
              </w:rPr>
            </w:pPr>
          </w:p>
        </w:tc>
      </w:tr>
      <w:tr w14:paraId="6742667C">
        <w:tblPrEx>
          <w:tblCellMar>
            <w:top w:w="0" w:type="dxa"/>
            <w:left w:w="108" w:type="dxa"/>
            <w:bottom w:w="0" w:type="dxa"/>
            <w:right w:w="108" w:type="dxa"/>
          </w:tblCellMar>
        </w:tblPrEx>
        <w:trPr>
          <w:trHeight w:val="434"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12E86BFD">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798392C9">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47A32CF8">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5A00FAFC">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72A98E07">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6DBAA5BD">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2C7545F6">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2A09C36A">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539A7334">
            <w:pPr>
              <w:snapToGrid w:val="0"/>
              <w:jc w:val="center"/>
              <w:outlineLvl w:val="0"/>
              <w:rPr>
                <w:rFonts w:eastAsia="仿宋_GB2312;仿宋"/>
                <w:szCs w:val="21"/>
              </w:rPr>
            </w:pPr>
          </w:p>
        </w:tc>
      </w:tr>
      <w:tr w14:paraId="7A315207">
        <w:tblPrEx>
          <w:tblCellMar>
            <w:top w:w="0" w:type="dxa"/>
            <w:left w:w="108" w:type="dxa"/>
            <w:bottom w:w="0" w:type="dxa"/>
            <w:right w:w="108" w:type="dxa"/>
          </w:tblCellMar>
        </w:tblPrEx>
        <w:trPr>
          <w:trHeight w:val="415"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79627FA8">
            <w:pPr>
              <w:snapToGrid w:val="0"/>
              <w:jc w:val="center"/>
              <w:outlineLvl w:val="0"/>
              <w:rPr>
                <w:rFonts w:eastAsia="仿宋_GB2312;仿宋"/>
                <w:szCs w:val="21"/>
              </w:rPr>
            </w:pPr>
          </w:p>
        </w:tc>
        <w:tc>
          <w:tcPr>
            <w:tcW w:w="965" w:type="dxa"/>
            <w:vMerge w:val="restart"/>
            <w:tcBorders>
              <w:top w:val="single" w:color="000000" w:sz="4" w:space="0"/>
              <w:left w:val="single" w:color="000000" w:sz="4" w:space="0"/>
              <w:bottom w:val="single" w:color="000000" w:sz="4" w:space="0"/>
              <w:right w:val="single" w:color="000000" w:sz="4" w:space="0"/>
            </w:tcBorders>
            <w:vAlign w:val="center"/>
          </w:tcPr>
          <w:p w14:paraId="52C83D5A">
            <w:pPr>
              <w:jc w:val="center"/>
              <w:outlineLvl w:val="0"/>
              <w:rPr>
                <w:rFonts w:eastAsia="仿宋_GB2312;仿宋"/>
                <w:szCs w:val="21"/>
              </w:rPr>
            </w:pPr>
            <w:r>
              <w:rPr>
                <w:rFonts w:eastAsia="仿宋_GB2312;仿宋"/>
                <w:szCs w:val="21"/>
              </w:rPr>
              <w:t>申请中项目的情况</w:t>
            </w:r>
          </w:p>
        </w:tc>
        <w:tc>
          <w:tcPr>
            <w:tcW w:w="901" w:type="dxa"/>
            <w:tcBorders>
              <w:top w:val="single" w:color="000000" w:sz="4" w:space="0"/>
              <w:left w:val="single" w:color="000000" w:sz="4" w:space="0"/>
              <w:bottom w:val="single" w:color="000000" w:sz="4" w:space="0"/>
              <w:right w:val="single" w:color="000000" w:sz="4" w:space="0"/>
            </w:tcBorders>
            <w:vAlign w:val="center"/>
          </w:tcPr>
          <w:p w14:paraId="66E68022">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33CE7B68">
            <w:pPr>
              <w:jc w:val="center"/>
              <w:outlineLvl w:val="0"/>
              <w:rPr>
                <w:rFonts w:eastAsia="仿宋_GB2312;仿宋"/>
                <w:szCs w:val="21"/>
              </w:rPr>
            </w:pPr>
            <w:r>
              <w:rPr>
                <w:rFonts w:eastAsia="仿宋_GB2312;仿宋"/>
                <w:szCs w:val="21"/>
              </w:rPr>
              <w:t>/</w:t>
            </w:r>
          </w:p>
        </w:tc>
        <w:tc>
          <w:tcPr>
            <w:tcW w:w="1081" w:type="dxa"/>
            <w:tcBorders>
              <w:top w:val="single" w:color="000000" w:sz="4" w:space="0"/>
              <w:left w:val="single" w:color="000000" w:sz="4" w:space="0"/>
              <w:bottom w:val="single" w:color="000000" w:sz="4" w:space="0"/>
              <w:right w:val="single" w:color="000000" w:sz="4" w:space="0"/>
            </w:tcBorders>
            <w:vAlign w:val="center"/>
          </w:tcPr>
          <w:p w14:paraId="13612392">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109E42E7">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22794780">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21B8BA17">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46C7CDDC">
            <w:pPr>
              <w:snapToGrid w:val="0"/>
              <w:jc w:val="center"/>
              <w:outlineLvl w:val="0"/>
              <w:rPr>
                <w:rFonts w:eastAsia="仿宋_GB2312;仿宋"/>
                <w:szCs w:val="21"/>
              </w:rPr>
            </w:pPr>
          </w:p>
        </w:tc>
      </w:tr>
      <w:tr w14:paraId="03BDBD29">
        <w:tblPrEx>
          <w:tblCellMar>
            <w:top w:w="0" w:type="dxa"/>
            <w:left w:w="108" w:type="dxa"/>
            <w:bottom w:w="0" w:type="dxa"/>
            <w:right w:w="108" w:type="dxa"/>
          </w:tblCellMar>
        </w:tblPrEx>
        <w:trPr>
          <w:trHeight w:val="434"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5124BFF7">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09E55674">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3E324CF3">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2ABED195">
            <w:pPr>
              <w:jc w:val="center"/>
              <w:outlineLvl w:val="0"/>
              <w:rPr>
                <w:rFonts w:eastAsia="仿宋_GB2312;仿宋"/>
                <w:szCs w:val="21"/>
              </w:rPr>
            </w:pPr>
            <w:r>
              <w:rPr>
                <w:rFonts w:eastAsia="仿宋_GB2312;仿宋"/>
                <w:szCs w:val="21"/>
              </w:rPr>
              <w:t>/</w:t>
            </w:r>
          </w:p>
        </w:tc>
        <w:tc>
          <w:tcPr>
            <w:tcW w:w="1081" w:type="dxa"/>
            <w:tcBorders>
              <w:top w:val="single" w:color="000000" w:sz="4" w:space="0"/>
              <w:left w:val="single" w:color="000000" w:sz="4" w:space="0"/>
              <w:bottom w:val="single" w:color="000000" w:sz="4" w:space="0"/>
              <w:right w:val="single" w:color="000000" w:sz="4" w:space="0"/>
            </w:tcBorders>
            <w:vAlign w:val="center"/>
          </w:tcPr>
          <w:p w14:paraId="757B09A8">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0C2E6BA5">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6BE444EC">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2F35037A">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1FD32EF9">
            <w:pPr>
              <w:snapToGrid w:val="0"/>
              <w:jc w:val="center"/>
              <w:outlineLvl w:val="0"/>
              <w:rPr>
                <w:rFonts w:eastAsia="仿宋_GB2312;仿宋"/>
                <w:szCs w:val="21"/>
              </w:rPr>
            </w:pPr>
          </w:p>
        </w:tc>
      </w:tr>
      <w:tr w14:paraId="517A5E21">
        <w:tblPrEx>
          <w:tblCellMar>
            <w:top w:w="0" w:type="dxa"/>
            <w:left w:w="108" w:type="dxa"/>
            <w:bottom w:w="0" w:type="dxa"/>
            <w:right w:w="108" w:type="dxa"/>
          </w:tblCellMar>
        </w:tblPrEx>
        <w:trPr>
          <w:trHeight w:val="420"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210E71F0">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4235C5D3">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23F30DFD">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3E6C70B0">
            <w:pPr>
              <w:jc w:val="center"/>
              <w:outlineLvl w:val="0"/>
              <w:rPr>
                <w:rFonts w:eastAsia="仿宋_GB2312;仿宋"/>
                <w:szCs w:val="21"/>
              </w:rPr>
            </w:pPr>
            <w:r>
              <w:rPr>
                <w:rFonts w:eastAsia="仿宋_GB2312;仿宋"/>
                <w:szCs w:val="21"/>
              </w:rPr>
              <w:t>/</w:t>
            </w:r>
          </w:p>
        </w:tc>
        <w:tc>
          <w:tcPr>
            <w:tcW w:w="1081" w:type="dxa"/>
            <w:tcBorders>
              <w:top w:val="single" w:color="000000" w:sz="4" w:space="0"/>
              <w:left w:val="single" w:color="000000" w:sz="4" w:space="0"/>
              <w:bottom w:val="single" w:color="000000" w:sz="4" w:space="0"/>
              <w:right w:val="single" w:color="000000" w:sz="4" w:space="0"/>
            </w:tcBorders>
            <w:vAlign w:val="center"/>
          </w:tcPr>
          <w:p w14:paraId="612BD83E">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6A13A73A">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0F033AB5">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09EFF50B">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55985ED1">
            <w:pPr>
              <w:snapToGrid w:val="0"/>
              <w:jc w:val="center"/>
              <w:outlineLvl w:val="0"/>
              <w:rPr>
                <w:rFonts w:eastAsia="仿宋_GB2312;仿宋"/>
                <w:szCs w:val="21"/>
              </w:rPr>
            </w:pPr>
          </w:p>
        </w:tc>
      </w:tr>
      <w:tr w14:paraId="53599668">
        <w:tblPrEx>
          <w:tblCellMar>
            <w:top w:w="0" w:type="dxa"/>
            <w:left w:w="108" w:type="dxa"/>
            <w:bottom w:w="0" w:type="dxa"/>
            <w:right w:w="108" w:type="dxa"/>
          </w:tblCellMar>
        </w:tblPrEx>
        <w:trPr>
          <w:trHeight w:val="434"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5E79E889">
            <w:pPr>
              <w:snapToGrid w:val="0"/>
              <w:jc w:val="center"/>
              <w:outlineLvl w:val="0"/>
              <w:rPr>
                <w:rFonts w:eastAsia="仿宋_GB2312;仿宋"/>
                <w:szCs w:val="21"/>
              </w:rPr>
            </w:pPr>
          </w:p>
        </w:tc>
        <w:tc>
          <w:tcPr>
            <w:tcW w:w="965" w:type="dxa"/>
            <w:vMerge w:val="continue"/>
            <w:tcBorders>
              <w:top w:val="single" w:color="000000" w:sz="4" w:space="0"/>
              <w:left w:val="single" w:color="000000" w:sz="4" w:space="0"/>
              <w:bottom w:val="single" w:color="000000" w:sz="4" w:space="0"/>
              <w:right w:val="single" w:color="000000" w:sz="4" w:space="0"/>
            </w:tcBorders>
            <w:vAlign w:val="center"/>
          </w:tcPr>
          <w:p w14:paraId="05DAB3BA">
            <w:pPr>
              <w:snapToGrid w:val="0"/>
              <w:jc w:val="center"/>
              <w:outlineLvl w:val="0"/>
              <w:rPr>
                <w:rFonts w:eastAsia="仿宋_GB2312;仿宋"/>
                <w:szCs w:val="21"/>
              </w:rPr>
            </w:pPr>
          </w:p>
        </w:tc>
        <w:tc>
          <w:tcPr>
            <w:tcW w:w="901" w:type="dxa"/>
            <w:tcBorders>
              <w:top w:val="single" w:color="000000" w:sz="4" w:space="0"/>
              <w:left w:val="single" w:color="000000" w:sz="4" w:space="0"/>
              <w:bottom w:val="single" w:color="000000" w:sz="4" w:space="0"/>
              <w:right w:val="single" w:color="000000" w:sz="4" w:space="0"/>
            </w:tcBorders>
            <w:vAlign w:val="center"/>
          </w:tcPr>
          <w:p w14:paraId="322DA5E3">
            <w:pPr>
              <w:snapToGrid w:val="0"/>
              <w:jc w:val="center"/>
              <w:outlineLvl w:val="0"/>
              <w:rPr>
                <w:rFonts w:eastAsia="仿宋_GB2312;仿宋"/>
                <w:szCs w:val="21"/>
              </w:rPr>
            </w:pPr>
          </w:p>
        </w:tc>
        <w:tc>
          <w:tcPr>
            <w:tcW w:w="1081" w:type="dxa"/>
            <w:tcBorders>
              <w:top w:val="single" w:color="000000" w:sz="4" w:space="0"/>
              <w:left w:val="single" w:color="000000" w:sz="4" w:space="0"/>
              <w:bottom w:val="single" w:color="000000" w:sz="4" w:space="0"/>
              <w:right w:val="single" w:color="000000" w:sz="4" w:space="0"/>
            </w:tcBorders>
            <w:vAlign w:val="center"/>
          </w:tcPr>
          <w:p w14:paraId="1C41BB9A">
            <w:pPr>
              <w:jc w:val="center"/>
              <w:outlineLvl w:val="0"/>
              <w:rPr>
                <w:rFonts w:eastAsia="仿宋_GB2312;仿宋"/>
                <w:szCs w:val="21"/>
              </w:rPr>
            </w:pPr>
            <w:r>
              <w:rPr>
                <w:rFonts w:eastAsia="仿宋_GB2312;仿宋"/>
                <w:szCs w:val="21"/>
              </w:rPr>
              <w:t>/</w:t>
            </w:r>
          </w:p>
        </w:tc>
        <w:tc>
          <w:tcPr>
            <w:tcW w:w="1081" w:type="dxa"/>
            <w:tcBorders>
              <w:top w:val="single" w:color="000000" w:sz="4" w:space="0"/>
              <w:left w:val="single" w:color="000000" w:sz="4" w:space="0"/>
              <w:bottom w:val="single" w:color="000000" w:sz="4" w:space="0"/>
              <w:right w:val="single" w:color="000000" w:sz="4" w:space="0"/>
            </w:tcBorders>
            <w:vAlign w:val="center"/>
          </w:tcPr>
          <w:p w14:paraId="20C6B706">
            <w:pPr>
              <w:snapToGrid w:val="0"/>
              <w:jc w:val="center"/>
              <w:outlineLvl w:val="0"/>
              <w:rPr>
                <w:rFonts w:eastAsia="仿宋_GB2312;仿宋"/>
                <w:szCs w:val="21"/>
              </w:rPr>
            </w:pPr>
          </w:p>
        </w:tc>
        <w:tc>
          <w:tcPr>
            <w:tcW w:w="1003" w:type="dxa"/>
            <w:tcBorders>
              <w:top w:val="single" w:color="000000" w:sz="4" w:space="0"/>
              <w:left w:val="single" w:color="000000" w:sz="4" w:space="0"/>
              <w:bottom w:val="single" w:color="000000" w:sz="4" w:space="0"/>
              <w:right w:val="single" w:color="000000" w:sz="4" w:space="0"/>
            </w:tcBorders>
            <w:vAlign w:val="center"/>
          </w:tcPr>
          <w:p w14:paraId="02681DE0">
            <w:pPr>
              <w:snapToGrid w:val="0"/>
              <w:jc w:val="center"/>
              <w:outlineLvl w:val="0"/>
              <w:rPr>
                <w:rFonts w:eastAsia="仿宋_GB2312;仿宋"/>
                <w:szCs w:val="21"/>
              </w:rPr>
            </w:pPr>
          </w:p>
        </w:tc>
        <w:tc>
          <w:tcPr>
            <w:tcW w:w="1231" w:type="dxa"/>
            <w:tcBorders>
              <w:top w:val="single" w:color="000000" w:sz="4" w:space="0"/>
              <w:left w:val="single" w:color="000000" w:sz="4" w:space="0"/>
              <w:bottom w:val="single" w:color="000000" w:sz="4" w:space="0"/>
              <w:right w:val="single" w:color="000000" w:sz="4" w:space="0"/>
            </w:tcBorders>
            <w:vAlign w:val="center"/>
          </w:tcPr>
          <w:p w14:paraId="6F4ED2CB">
            <w:pPr>
              <w:snapToGrid w:val="0"/>
              <w:jc w:val="center"/>
              <w:outlineLvl w:val="0"/>
              <w:rPr>
                <w:rFonts w:eastAsia="仿宋_GB2312;仿宋"/>
                <w:szCs w:val="21"/>
              </w:rPr>
            </w:pPr>
          </w:p>
        </w:tc>
        <w:tc>
          <w:tcPr>
            <w:tcW w:w="1302" w:type="dxa"/>
            <w:tcBorders>
              <w:top w:val="single" w:color="000000" w:sz="4" w:space="0"/>
              <w:left w:val="single" w:color="000000" w:sz="4" w:space="0"/>
              <w:bottom w:val="single" w:color="000000" w:sz="4" w:space="0"/>
              <w:right w:val="single" w:color="000000" w:sz="4" w:space="0"/>
            </w:tcBorders>
            <w:vAlign w:val="center"/>
          </w:tcPr>
          <w:p w14:paraId="3DF9AD56">
            <w:pPr>
              <w:snapToGrid w:val="0"/>
              <w:jc w:val="center"/>
              <w:outlineLvl w:val="0"/>
              <w:rPr>
                <w:rFonts w:eastAsia="仿宋_GB2312;仿宋"/>
                <w:szCs w:val="21"/>
              </w:rPr>
            </w:pPr>
          </w:p>
        </w:tc>
        <w:tc>
          <w:tcPr>
            <w:tcW w:w="1686" w:type="dxa"/>
            <w:tcBorders>
              <w:top w:val="single" w:color="000000" w:sz="4" w:space="0"/>
              <w:left w:val="single" w:color="000000" w:sz="4" w:space="0"/>
              <w:bottom w:val="single" w:color="000000" w:sz="4" w:space="0"/>
              <w:right w:val="single" w:color="000000" w:sz="8" w:space="0"/>
            </w:tcBorders>
            <w:vAlign w:val="center"/>
          </w:tcPr>
          <w:p w14:paraId="2E7B82E7">
            <w:pPr>
              <w:snapToGrid w:val="0"/>
              <w:jc w:val="center"/>
              <w:outlineLvl w:val="0"/>
              <w:rPr>
                <w:rFonts w:eastAsia="仿宋_GB2312;仿宋"/>
                <w:szCs w:val="21"/>
              </w:rPr>
            </w:pPr>
          </w:p>
        </w:tc>
      </w:tr>
      <w:tr w14:paraId="3FFE98E8">
        <w:tblPrEx>
          <w:tblCellMar>
            <w:top w:w="0" w:type="dxa"/>
            <w:left w:w="108" w:type="dxa"/>
            <w:bottom w:w="0" w:type="dxa"/>
            <w:right w:w="108" w:type="dxa"/>
          </w:tblCellMar>
        </w:tblPrEx>
        <w:trPr>
          <w:trHeight w:val="2165" w:hRule="atLeast"/>
          <w:jc w:val="center"/>
        </w:trPr>
        <w:tc>
          <w:tcPr>
            <w:tcW w:w="584" w:type="dxa"/>
            <w:vMerge w:val="continue"/>
            <w:tcBorders>
              <w:top w:val="single" w:color="000000" w:sz="4" w:space="0"/>
              <w:left w:val="single" w:color="000000" w:sz="8" w:space="0"/>
              <w:bottom w:val="single" w:color="000000" w:sz="4" w:space="0"/>
              <w:right w:val="single" w:color="000000" w:sz="4" w:space="0"/>
            </w:tcBorders>
            <w:vAlign w:val="center"/>
          </w:tcPr>
          <w:p w14:paraId="2EEC005B">
            <w:pPr>
              <w:snapToGrid w:val="0"/>
              <w:jc w:val="center"/>
              <w:outlineLvl w:val="0"/>
              <w:rPr>
                <w:rFonts w:eastAsia="仿宋_GB2312;仿宋"/>
                <w:szCs w:val="21"/>
              </w:rPr>
            </w:pPr>
          </w:p>
        </w:tc>
        <w:tc>
          <w:tcPr>
            <w:tcW w:w="965" w:type="dxa"/>
            <w:tcBorders>
              <w:top w:val="single" w:color="000000" w:sz="4" w:space="0"/>
              <w:left w:val="single" w:color="000000" w:sz="4" w:space="0"/>
              <w:bottom w:val="single" w:color="000000" w:sz="8" w:space="0"/>
              <w:right w:val="single" w:color="000000" w:sz="4" w:space="0"/>
            </w:tcBorders>
            <w:vAlign w:val="center"/>
          </w:tcPr>
          <w:p w14:paraId="2ED65E1A">
            <w:pPr>
              <w:jc w:val="center"/>
              <w:outlineLvl w:val="0"/>
              <w:rPr>
                <w:rFonts w:eastAsia="仿宋_GB2312;仿宋"/>
                <w:szCs w:val="21"/>
              </w:rPr>
            </w:pPr>
            <w:r>
              <w:rPr>
                <w:rFonts w:eastAsia="仿宋_GB2312;仿宋"/>
                <w:szCs w:val="21"/>
              </w:rPr>
              <w:t>本项目与已承担或申请其他项目的区别</w:t>
            </w:r>
          </w:p>
          <w:p w14:paraId="70E4EA60">
            <w:pPr>
              <w:jc w:val="center"/>
              <w:outlineLvl w:val="0"/>
              <w:rPr>
                <w:rFonts w:eastAsia="仿宋_GB2312;仿宋"/>
                <w:szCs w:val="21"/>
              </w:rPr>
            </w:pPr>
            <w:r>
              <w:rPr>
                <w:rFonts w:eastAsia="仿宋_GB2312;仿宋"/>
                <w:szCs w:val="21"/>
              </w:rPr>
              <w:t>说明</w:t>
            </w:r>
          </w:p>
        </w:tc>
        <w:tc>
          <w:tcPr>
            <w:tcW w:w="8285" w:type="dxa"/>
            <w:gridSpan w:val="7"/>
            <w:tcBorders>
              <w:top w:val="single" w:color="000000" w:sz="4" w:space="0"/>
              <w:left w:val="single" w:color="000000" w:sz="4" w:space="0"/>
              <w:bottom w:val="single" w:color="000000" w:sz="8" w:space="0"/>
              <w:right w:val="single" w:color="000000" w:sz="8" w:space="0"/>
            </w:tcBorders>
            <w:vAlign w:val="center"/>
          </w:tcPr>
          <w:p w14:paraId="19006A66">
            <w:pPr>
              <w:snapToGrid w:val="0"/>
              <w:jc w:val="center"/>
              <w:outlineLvl w:val="0"/>
              <w:rPr>
                <w:rFonts w:eastAsia="仿宋_GB2312;仿宋"/>
                <w:szCs w:val="21"/>
              </w:rPr>
            </w:pPr>
          </w:p>
        </w:tc>
      </w:tr>
    </w:tbl>
    <w:p w14:paraId="253CCB8F">
      <w:pPr>
        <w:tabs>
          <w:tab w:val="center" w:pos="4365"/>
        </w:tabs>
        <w:snapToGrid w:val="0"/>
        <w:spacing w:before="120" w:after="120"/>
        <w:outlineLvl w:val="1"/>
        <w:rPr>
          <w:rFonts w:eastAsia="仿宋_GB2312;仿宋"/>
          <w:b/>
          <w:sz w:val="28"/>
        </w:rPr>
      </w:pPr>
    </w:p>
    <w:p w14:paraId="2859E72C">
      <w:pPr>
        <w:tabs>
          <w:tab w:val="center" w:pos="4365"/>
        </w:tabs>
        <w:snapToGrid w:val="0"/>
        <w:spacing w:before="120" w:after="120"/>
        <w:outlineLvl w:val="1"/>
        <w:rPr>
          <w:rFonts w:eastAsia="仿宋_GB2312;仿宋"/>
          <w:b/>
          <w:sz w:val="28"/>
        </w:rPr>
      </w:pPr>
      <w:r>
        <w:rPr>
          <w:rFonts w:eastAsia="仿宋_GB2312;仿宋"/>
          <w:b/>
          <w:sz w:val="28"/>
        </w:rPr>
        <w:t>（二）获得省部级以上奖项情况</w:t>
      </w:r>
    </w:p>
    <w:tbl>
      <w:tblPr>
        <w:tblStyle w:val="10"/>
        <w:tblW w:w="5550" w:type="pct"/>
        <w:jc w:val="center"/>
        <w:tblLayout w:type="fixed"/>
        <w:tblCellMar>
          <w:top w:w="45" w:type="dxa"/>
          <w:left w:w="45" w:type="dxa"/>
          <w:bottom w:w="45" w:type="dxa"/>
          <w:right w:w="45" w:type="dxa"/>
        </w:tblCellMar>
      </w:tblPr>
      <w:tblGrid>
        <w:gridCol w:w="1836"/>
        <w:gridCol w:w="1940"/>
        <w:gridCol w:w="1507"/>
        <w:gridCol w:w="1489"/>
        <w:gridCol w:w="3018"/>
      </w:tblGrid>
      <w:tr w14:paraId="5CDF10CA">
        <w:tblPrEx>
          <w:tblCellMar>
            <w:top w:w="45" w:type="dxa"/>
            <w:left w:w="45" w:type="dxa"/>
            <w:bottom w:w="45" w:type="dxa"/>
            <w:right w:w="45" w:type="dxa"/>
          </w:tblCellMar>
        </w:tblPrEx>
        <w:trPr>
          <w:trHeight w:val="768" w:hRule="atLeast"/>
          <w:jc w:val="center"/>
        </w:trPr>
        <w:tc>
          <w:tcPr>
            <w:tcW w:w="1817" w:type="dxa"/>
            <w:tcBorders>
              <w:top w:val="single" w:color="000000" w:sz="8" w:space="0"/>
              <w:left w:val="single" w:color="000000" w:sz="8" w:space="0"/>
              <w:bottom w:val="single" w:color="000000" w:sz="8" w:space="0"/>
              <w:right w:val="single" w:color="000000" w:sz="8" w:space="0"/>
            </w:tcBorders>
            <w:vAlign w:val="center"/>
          </w:tcPr>
          <w:p w14:paraId="1C063BA2">
            <w:pPr>
              <w:jc w:val="center"/>
              <w:rPr>
                <w:rFonts w:ascii="仿宋_GB2312;仿宋" w:hAnsi="仿宋_GB2312;仿宋" w:eastAsia="仿宋_GB2312;仿宋"/>
                <w:b/>
                <w:bCs/>
                <w:sz w:val="24"/>
              </w:rPr>
            </w:pPr>
            <w:r>
              <w:rPr>
                <w:rFonts w:ascii="仿宋_GB2312;仿宋" w:hAnsi="仿宋_GB2312;仿宋" w:eastAsia="仿宋_GB2312;仿宋"/>
                <w:b/>
                <w:bCs/>
                <w:sz w:val="24"/>
              </w:rPr>
              <w:t>级别</w:t>
            </w:r>
          </w:p>
        </w:tc>
        <w:tc>
          <w:tcPr>
            <w:tcW w:w="1920" w:type="dxa"/>
            <w:tcBorders>
              <w:top w:val="single" w:color="000000" w:sz="8" w:space="0"/>
              <w:left w:val="single" w:color="000000" w:sz="8" w:space="0"/>
              <w:bottom w:val="single" w:color="000000" w:sz="8" w:space="0"/>
              <w:right w:val="single" w:color="000000" w:sz="8" w:space="0"/>
            </w:tcBorders>
            <w:vAlign w:val="center"/>
          </w:tcPr>
          <w:p w14:paraId="362A759E">
            <w:pPr>
              <w:jc w:val="center"/>
              <w:rPr>
                <w:rFonts w:ascii="仿宋_GB2312;仿宋" w:hAnsi="仿宋_GB2312;仿宋" w:eastAsia="仿宋_GB2312;仿宋"/>
                <w:b/>
                <w:bCs/>
                <w:sz w:val="24"/>
              </w:rPr>
            </w:pPr>
            <w:r>
              <w:rPr>
                <w:rFonts w:ascii="仿宋_GB2312;仿宋" w:hAnsi="仿宋_GB2312;仿宋" w:eastAsia="仿宋_GB2312;仿宋"/>
                <w:b/>
                <w:bCs/>
                <w:sz w:val="24"/>
              </w:rPr>
              <w:t>奖项名称</w:t>
            </w:r>
          </w:p>
        </w:tc>
        <w:tc>
          <w:tcPr>
            <w:tcW w:w="1492" w:type="dxa"/>
            <w:tcBorders>
              <w:top w:val="single" w:color="000000" w:sz="8" w:space="0"/>
              <w:left w:val="single" w:color="000000" w:sz="8" w:space="0"/>
              <w:bottom w:val="single" w:color="000000" w:sz="8" w:space="0"/>
              <w:right w:val="single" w:color="000000" w:sz="8" w:space="0"/>
            </w:tcBorders>
            <w:vAlign w:val="center"/>
          </w:tcPr>
          <w:p w14:paraId="15EEF7FB">
            <w:pPr>
              <w:jc w:val="center"/>
              <w:rPr>
                <w:rFonts w:ascii="仿宋_GB2312;仿宋" w:hAnsi="仿宋_GB2312;仿宋" w:eastAsia="仿宋_GB2312;仿宋"/>
                <w:b/>
                <w:bCs/>
                <w:sz w:val="24"/>
              </w:rPr>
            </w:pPr>
            <w:r>
              <w:rPr>
                <w:rFonts w:ascii="仿宋_GB2312;仿宋" w:hAnsi="仿宋_GB2312;仿宋" w:eastAsia="仿宋_GB2312;仿宋"/>
                <w:b/>
                <w:bCs/>
                <w:sz w:val="24"/>
              </w:rPr>
              <w:t>获奖等级</w:t>
            </w:r>
          </w:p>
        </w:tc>
        <w:tc>
          <w:tcPr>
            <w:tcW w:w="1474" w:type="dxa"/>
            <w:tcBorders>
              <w:top w:val="single" w:color="000000" w:sz="8" w:space="0"/>
              <w:left w:val="single" w:color="000000" w:sz="8" w:space="0"/>
              <w:bottom w:val="single" w:color="000000" w:sz="8" w:space="0"/>
              <w:right w:val="single" w:color="000000" w:sz="8" w:space="0"/>
            </w:tcBorders>
            <w:vAlign w:val="center"/>
          </w:tcPr>
          <w:p w14:paraId="0BAC19E6">
            <w:pPr>
              <w:jc w:val="center"/>
              <w:rPr>
                <w:rFonts w:ascii="仿宋_GB2312;仿宋" w:hAnsi="仿宋_GB2312;仿宋" w:eastAsia="仿宋_GB2312;仿宋"/>
                <w:b/>
                <w:bCs/>
                <w:sz w:val="24"/>
              </w:rPr>
            </w:pPr>
            <w:r>
              <w:rPr>
                <w:rFonts w:ascii="仿宋_GB2312;仿宋" w:hAnsi="仿宋_GB2312;仿宋" w:eastAsia="仿宋_GB2312;仿宋"/>
                <w:b/>
                <w:bCs/>
                <w:sz w:val="24"/>
              </w:rPr>
              <w:t>获奖日期</w:t>
            </w:r>
          </w:p>
        </w:tc>
        <w:tc>
          <w:tcPr>
            <w:tcW w:w="2987" w:type="dxa"/>
            <w:tcBorders>
              <w:top w:val="single" w:color="000000" w:sz="8" w:space="0"/>
              <w:left w:val="single" w:color="000000" w:sz="8" w:space="0"/>
              <w:bottom w:val="single" w:color="000000" w:sz="8" w:space="0"/>
              <w:right w:val="single" w:color="000000" w:sz="8" w:space="0"/>
            </w:tcBorders>
            <w:vAlign w:val="center"/>
          </w:tcPr>
          <w:p w14:paraId="646A4B7E">
            <w:pPr>
              <w:jc w:val="center"/>
              <w:rPr>
                <w:rFonts w:ascii="仿宋_GB2312;仿宋" w:hAnsi="仿宋_GB2312;仿宋" w:eastAsia="仿宋_GB2312;仿宋"/>
                <w:b/>
                <w:bCs/>
                <w:sz w:val="24"/>
              </w:rPr>
            </w:pPr>
            <w:r>
              <w:rPr>
                <w:rFonts w:ascii="仿宋_GB2312;仿宋" w:hAnsi="仿宋_GB2312;仿宋" w:eastAsia="仿宋_GB2312;仿宋"/>
                <w:b/>
                <w:bCs/>
                <w:sz w:val="24"/>
              </w:rPr>
              <w:t>获奖项目名称</w:t>
            </w:r>
          </w:p>
        </w:tc>
      </w:tr>
      <w:tr w14:paraId="7A5AF963">
        <w:tblPrEx>
          <w:tblCellMar>
            <w:top w:w="45" w:type="dxa"/>
            <w:left w:w="45" w:type="dxa"/>
            <w:bottom w:w="45" w:type="dxa"/>
            <w:right w:w="45" w:type="dxa"/>
          </w:tblCellMar>
        </w:tblPrEx>
        <w:trPr>
          <w:trHeight w:val="768" w:hRule="atLeast"/>
          <w:jc w:val="center"/>
        </w:trPr>
        <w:tc>
          <w:tcPr>
            <w:tcW w:w="1817" w:type="dxa"/>
            <w:tcBorders>
              <w:top w:val="single" w:color="000000" w:sz="8" w:space="0"/>
              <w:left w:val="single" w:color="000000" w:sz="8" w:space="0"/>
              <w:bottom w:val="single" w:color="000000" w:sz="8" w:space="0"/>
              <w:right w:val="single" w:color="000000" w:sz="8" w:space="0"/>
            </w:tcBorders>
          </w:tcPr>
          <w:p w14:paraId="7494046C">
            <w:pPr>
              <w:rPr>
                <w:rFonts w:ascii="仿宋_GB2312;仿宋" w:hAnsi="仿宋_GB2312;仿宋" w:eastAsia="仿宋_GB2312;仿宋"/>
                <w:sz w:val="24"/>
              </w:rPr>
            </w:pPr>
            <w:r>
              <w:rPr>
                <w:rFonts w:ascii="仿宋_GB2312;仿宋" w:hAnsi="仿宋_GB2312;仿宋" w:eastAsia="仿宋_GB2312;仿宋"/>
                <w:sz w:val="24"/>
              </w:rPr>
              <w:t>无</w:t>
            </w:r>
          </w:p>
        </w:tc>
        <w:tc>
          <w:tcPr>
            <w:tcW w:w="1920" w:type="dxa"/>
            <w:tcBorders>
              <w:top w:val="single" w:color="000000" w:sz="8" w:space="0"/>
              <w:left w:val="single" w:color="000000" w:sz="8" w:space="0"/>
              <w:bottom w:val="single" w:color="000000" w:sz="8" w:space="0"/>
              <w:right w:val="single" w:color="000000" w:sz="8" w:space="0"/>
            </w:tcBorders>
          </w:tcPr>
          <w:p w14:paraId="6D7AAAC7">
            <w:pPr>
              <w:snapToGrid w:val="0"/>
              <w:rPr>
                <w:rFonts w:ascii="仿宋_GB2312;仿宋" w:hAnsi="仿宋_GB2312;仿宋" w:eastAsia="仿宋_GB2312;仿宋"/>
                <w:sz w:val="24"/>
              </w:rPr>
            </w:pPr>
          </w:p>
        </w:tc>
        <w:tc>
          <w:tcPr>
            <w:tcW w:w="1492" w:type="dxa"/>
            <w:tcBorders>
              <w:top w:val="single" w:color="000000" w:sz="8" w:space="0"/>
              <w:left w:val="single" w:color="000000" w:sz="8" w:space="0"/>
              <w:bottom w:val="single" w:color="000000" w:sz="8" w:space="0"/>
              <w:right w:val="single" w:color="000000" w:sz="8" w:space="0"/>
            </w:tcBorders>
          </w:tcPr>
          <w:p w14:paraId="15F684C3">
            <w:pPr>
              <w:snapToGrid w:val="0"/>
              <w:rPr>
                <w:rFonts w:ascii="仿宋_GB2312;仿宋" w:hAnsi="仿宋_GB2312;仿宋" w:eastAsia="仿宋_GB2312;仿宋"/>
                <w:sz w:val="24"/>
              </w:rPr>
            </w:pPr>
          </w:p>
        </w:tc>
        <w:tc>
          <w:tcPr>
            <w:tcW w:w="1474" w:type="dxa"/>
            <w:tcBorders>
              <w:top w:val="single" w:color="000000" w:sz="8" w:space="0"/>
              <w:left w:val="single" w:color="000000" w:sz="8" w:space="0"/>
              <w:bottom w:val="single" w:color="000000" w:sz="8" w:space="0"/>
              <w:right w:val="single" w:color="000000" w:sz="8" w:space="0"/>
            </w:tcBorders>
          </w:tcPr>
          <w:p w14:paraId="2D4FF90B">
            <w:pPr>
              <w:snapToGrid w:val="0"/>
              <w:rPr>
                <w:rFonts w:ascii="仿宋_GB2312;仿宋" w:hAnsi="仿宋_GB2312;仿宋" w:eastAsia="仿宋_GB2312;仿宋"/>
                <w:sz w:val="24"/>
              </w:rPr>
            </w:pPr>
          </w:p>
        </w:tc>
        <w:tc>
          <w:tcPr>
            <w:tcW w:w="2987" w:type="dxa"/>
            <w:tcBorders>
              <w:top w:val="single" w:color="000000" w:sz="8" w:space="0"/>
              <w:left w:val="single" w:color="000000" w:sz="8" w:space="0"/>
              <w:bottom w:val="single" w:color="000000" w:sz="8" w:space="0"/>
              <w:right w:val="single" w:color="000000" w:sz="8" w:space="0"/>
            </w:tcBorders>
          </w:tcPr>
          <w:p w14:paraId="7011EA6B">
            <w:pPr>
              <w:snapToGrid w:val="0"/>
              <w:rPr>
                <w:rFonts w:ascii="仿宋_GB2312;仿宋" w:hAnsi="仿宋_GB2312;仿宋" w:eastAsia="仿宋_GB2312;仿宋"/>
                <w:sz w:val="24"/>
              </w:rPr>
            </w:pPr>
          </w:p>
        </w:tc>
      </w:tr>
      <w:tr w14:paraId="547B82EC">
        <w:tblPrEx>
          <w:tblCellMar>
            <w:top w:w="45" w:type="dxa"/>
            <w:left w:w="45" w:type="dxa"/>
            <w:bottom w:w="45" w:type="dxa"/>
            <w:right w:w="45" w:type="dxa"/>
          </w:tblCellMar>
        </w:tblPrEx>
        <w:trPr>
          <w:trHeight w:val="768" w:hRule="atLeast"/>
          <w:jc w:val="center"/>
        </w:trPr>
        <w:tc>
          <w:tcPr>
            <w:tcW w:w="1817" w:type="dxa"/>
            <w:tcBorders>
              <w:top w:val="single" w:color="000000" w:sz="8" w:space="0"/>
              <w:left w:val="single" w:color="000000" w:sz="8" w:space="0"/>
              <w:bottom w:val="single" w:color="000000" w:sz="8" w:space="0"/>
              <w:right w:val="single" w:color="000000" w:sz="8" w:space="0"/>
            </w:tcBorders>
          </w:tcPr>
          <w:p w14:paraId="0F1E482C">
            <w:pPr>
              <w:snapToGrid w:val="0"/>
              <w:rPr>
                <w:rFonts w:ascii="仿宋_GB2312;仿宋" w:hAnsi="仿宋_GB2312;仿宋" w:eastAsia="仿宋_GB2312;仿宋"/>
                <w:sz w:val="24"/>
              </w:rPr>
            </w:pPr>
          </w:p>
        </w:tc>
        <w:tc>
          <w:tcPr>
            <w:tcW w:w="1920" w:type="dxa"/>
            <w:tcBorders>
              <w:top w:val="single" w:color="000000" w:sz="8" w:space="0"/>
              <w:left w:val="single" w:color="000000" w:sz="8" w:space="0"/>
              <w:bottom w:val="single" w:color="000000" w:sz="8" w:space="0"/>
              <w:right w:val="single" w:color="000000" w:sz="8" w:space="0"/>
            </w:tcBorders>
          </w:tcPr>
          <w:p w14:paraId="17C3878B">
            <w:pPr>
              <w:snapToGrid w:val="0"/>
              <w:rPr>
                <w:rFonts w:ascii="仿宋_GB2312;仿宋" w:hAnsi="仿宋_GB2312;仿宋" w:eastAsia="仿宋_GB2312;仿宋"/>
                <w:sz w:val="24"/>
              </w:rPr>
            </w:pPr>
          </w:p>
        </w:tc>
        <w:tc>
          <w:tcPr>
            <w:tcW w:w="1492" w:type="dxa"/>
            <w:tcBorders>
              <w:top w:val="single" w:color="000000" w:sz="8" w:space="0"/>
              <w:left w:val="single" w:color="000000" w:sz="8" w:space="0"/>
              <w:bottom w:val="single" w:color="000000" w:sz="8" w:space="0"/>
              <w:right w:val="single" w:color="000000" w:sz="8" w:space="0"/>
            </w:tcBorders>
          </w:tcPr>
          <w:p w14:paraId="4333A4E1">
            <w:pPr>
              <w:snapToGrid w:val="0"/>
              <w:rPr>
                <w:rFonts w:ascii="仿宋_GB2312;仿宋" w:hAnsi="仿宋_GB2312;仿宋" w:eastAsia="仿宋_GB2312;仿宋"/>
                <w:sz w:val="24"/>
              </w:rPr>
            </w:pPr>
          </w:p>
        </w:tc>
        <w:tc>
          <w:tcPr>
            <w:tcW w:w="1474" w:type="dxa"/>
            <w:tcBorders>
              <w:top w:val="single" w:color="000000" w:sz="8" w:space="0"/>
              <w:left w:val="single" w:color="000000" w:sz="8" w:space="0"/>
              <w:bottom w:val="single" w:color="000000" w:sz="8" w:space="0"/>
              <w:right w:val="single" w:color="000000" w:sz="8" w:space="0"/>
            </w:tcBorders>
          </w:tcPr>
          <w:p w14:paraId="2F492D39">
            <w:pPr>
              <w:snapToGrid w:val="0"/>
              <w:rPr>
                <w:rFonts w:ascii="仿宋_GB2312;仿宋" w:hAnsi="仿宋_GB2312;仿宋" w:eastAsia="仿宋_GB2312;仿宋"/>
                <w:sz w:val="24"/>
              </w:rPr>
            </w:pPr>
          </w:p>
        </w:tc>
        <w:tc>
          <w:tcPr>
            <w:tcW w:w="2987" w:type="dxa"/>
            <w:tcBorders>
              <w:top w:val="single" w:color="000000" w:sz="8" w:space="0"/>
              <w:left w:val="single" w:color="000000" w:sz="8" w:space="0"/>
              <w:bottom w:val="single" w:color="000000" w:sz="8" w:space="0"/>
              <w:right w:val="single" w:color="000000" w:sz="8" w:space="0"/>
            </w:tcBorders>
          </w:tcPr>
          <w:p w14:paraId="2558A340">
            <w:pPr>
              <w:snapToGrid w:val="0"/>
              <w:rPr>
                <w:rFonts w:ascii="仿宋_GB2312;仿宋" w:hAnsi="仿宋_GB2312;仿宋" w:eastAsia="仿宋_GB2312;仿宋"/>
                <w:sz w:val="24"/>
              </w:rPr>
            </w:pPr>
          </w:p>
        </w:tc>
      </w:tr>
      <w:tr w14:paraId="1437D5E2">
        <w:tblPrEx>
          <w:tblCellMar>
            <w:top w:w="45" w:type="dxa"/>
            <w:left w:w="45" w:type="dxa"/>
            <w:bottom w:w="45" w:type="dxa"/>
            <w:right w:w="45" w:type="dxa"/>
          </w:tblCellMar>
        </w:tblPrEx>
        <w:trPr>
          <w:trHeight w:val="768" w:hRule="atLeast"/>
          <w:jc w:val="center"/>
        </w:trPr>
        <w:tc>
          <w:tcPr>
            <w:tcW w:w="1817" w:type="dxa"/>
            <w:tcBorders>
              <w:top w:val="single" w:color="000000" w:sz="8" w:space="0"/>
              <w:left w:val="single" w:color="000000" w:sz="8" w:space="0"/>
              <w:bottom w:val="single" w:color="000000" w:sz="8" w:space="0"/>
              <w:right w:val="single" w:color="000000" w:sz="8" w:space="0"/>
            </w:tcBorders>
          </w:tcPr>
          <w:p w14:paraId="215A8C2D">
            <w:pPr>
              <w:snapToGrid w:val="0"/>
              <w:rPr>
                <w:rFonts w:ascii="仿宋_GB2312;仿宋" w:hAnsi="仿宋_GB2312;仿宋" w:eastAsia="仿宋_GB2312;仿宋"/>
                <w:sz w:val="24"/>
              </w:rPr>
            </w:pPr>
          </w:p>
        </w:tc>
        <w:tc>
          <w:tcPr>
            <w:tcW w:w="1920" w:type="dxa"/>
            <w:tcBorders>
              <w:top w:val="single" w:color="000000" w:sz="8" w:space="0"/>
              <w:left w:val="single" w:color="000000" w:sz="8" w:space="0"/>
              <w:bottom w:val="single" w:color="000000" w:sz="8" w:space="0"/>
              <w:right w:val="single" w:color="000000" w:sz="8" w:space="0"/>
            </w:tcBorders>
          </w:tcPr>
          <w:p w14:paraId="29C0582A">
            <w:pPr>
              <w:snapToGrid w:val="0"/>
              <w:rPr>
                <w:rFonts w:ascii="仿宋_GB2312;仿宋" w:hAnsi="仿宋_GB2312;仿宋" w:eastAsia="仿宋_GB2312;仿宋"/>
                <w:sz w:val="24"/>
              </w:rPr>
            </w:pPr>
          </w:p>
        </w:tc>
        <w:tc>
          <w:tcPr>
            <w:tcW w:w="1492" w:type="dxa"/>
            <w:tcBorders>
              <w:top w:val="single" w:color="000000" w:sz="8" w:space="0"/>
              <w:left w:val="single" w:color="000000" w:sz="8" w:space="0"/>
              <w:bottom w:val="single" w:color="000000" w:sz="8" w:space="0"/>
              <w:right w:val="single" w:color="000000" w:sz="8" w:space="0"/>
            </w:tcBorders>
          </w:tcPr>
          <w:p w14:paraId="5303177A">
            <w:pPr>
              <w:snapToGrid w:val="0"/>
              <w:rPr>
                <w:rFonts w:ascii="仿宋_GB2312;仿宋" w:hAnsi="仿宋_GB2312;仿宋" w:eastAsia="仿宋_GB2312;仿宋"/>
                <w:sz w:val="24"/>
              </w:rPr>
            </w:pPr>
          </w:p>
        </w:tc>
        <w:tc>
          <w:tcPr>
            <w:tcW w:w="1474" w:type="dxa"/>
            <w:tcBorders>
              <w:top w:val="single" w:color="000000" w:sz="8" w:space="0"/>
              <w:left w:val="single" w:color="000000" w:sz="8" w:space="0"/>
              <w:bottom w:val="single" w:color="000000" w:sz="8" w:space="0"/>
              <w:right w:val="single" w:color="000000" w:sz="8" w:space="0"/>
            </w:tcBorders>
          </w:tcPr>
          <w:p w14:paraId="38A88374">
            <w:pPr>
              <w:snapToGrid w:val="0"/>
              <w:rPr>
                <w:rFonts w:ascii="仿宋_GB2312;仿宋" w:hAnsi="仿宋_GB2312;仿宋" w:eastAsia="仿宋_GB2312;仿宋"/>
                <w:sz w:val="24"/>
              </w:rPr>
            </w:pPr>
          </w:p>
        </w:tc>
        <w:tc>
          <w:tcPr>
            <w:tcW w:w="2987" w:type="dxa"/>
            <w:tcBorders>
              <w:top w:val="single" w:color="000000" w:sz="8" w:space="0"/>
              <w:left w:val="single" w:color="000000" w:sz="8" w:space="0"/>
              <w:bottom w:val="single" w:color="000000" w:sz="8" w:space="0"/>
              <w:right w:val="single" w:color="000000" w:sz="8" w:space="0"/>
            </w:tcBorders>
          </w:tcPr>
          <w:p w14:paraId="33C7D4B4">
            <w:pPr>
              <w:snapToGrid w:val="0"/>
              <w:rPr>
                <w:rFonts w:ascii="仿宋_GB2312;仿宋" w:hAnsi="仿宋_GB2312;仿宋" w:eastAsia="仿宋_GB2312;仿宋"/>
                <w:sz w:val="24"/>
              </w:rPr>
            </w:pPr>
          </w:p>
        </w:tc>
      </w:tr>
    </w:tbl>
    <w:p w14:paraId="3D15066F">
      <w:pPr>
        <w:rPr>
          <w:rFonts w:eastAsia="黑体"/>
          <w:b/>
          <w:sz w:val="28"/>
          <w:szCs w:val="28"/>
        </w:rPr>
      </w:pPr>
      <w:r>
        <w:br w:type="page"/>
      </w:r>
    </w:p>
    <w:p w14:paraId="6AA4A72A">
      <w:pPr>
        <w:rPr>
          <w:rFonts w:eastAsia="黑体"/>
          <w:b/>
          <w:sz w:val="28"/>
          <w:szCs w:val="28"/>
        </w:rPr>
      </w:pPr>
      <w:r>
        <w:rPr>
          <w:rFonts w:eastAsia="黑体"/>
          <w:b/>
          <w:sz w:val="28"/>
          <w:szCs w:val="28"/>
        </w:rPr>
        <w:t>六、经费预算</w:t>
      </w:r>
    </w:p>
    <w:p w14:paraId="49ADE41A">
      <w:pPr>
        <w:tabs>
          <w:tab w:val="center" w:pos="4365"/>
        </w:tabs>
        <w:snapToGrid w:val="0"/>
        <w:spacing w:before="120" w:after="120"/>
        <w:outlineLvl w:val="1"/>
        <w:rPr>
          <w:rFonts w:ascii="黑体" w:hAnsi="黑体" w:eastAsia="黑体" w:cs="黑体"/>
          <w:b/>
          <w:sz w:val="32"/>
          <w:szCs w:val="32"/>
        </w:rPr>
      </w:pPr>
      <w:r>
        <w:rPr>
          <w:rFonts w:ascii="黑体" w:hAnsi="黑体" w:eastAsia="黑体" w:cs="黑体"/>
          <w:b/>
          <w:sz w:val="32"/>
          <w:szCs w:val="32"/>
        </w:rPr>
        <w:t>（一）预算科目说明</w:t>
      </w:r>
    </w:p>
    <w:tbl>
      <w:tblPr>
        <w:tblStyle w:val="10"/>
        <w:tblW w:w="9204" w:type="dxa"/>
        <w:jc w:val="center"/>
        <w:tblLayout w:type="fixed"/>
        <w:tblCellMar>
          <w:top w:w="0" w:type="dxa"/>
          <w:left w:w="108" w:type="dxa"/>
          <w:bottom w:w="0" w:type="dxa"/>
          <w:right w:w="108" w:type="dxa"/>
        </w:tblCellMar>
      </w:tblPr>
      <w:tblGrid>
        <w:gridCol w:w="2141"/>
        <w:gridCol w:w="7063"/>
      </w:tblGrid>
      <w:tr w14:paraId="32587A3A">
        <w:tblPrEx>
          <w:tblCellMar>
            <w:top w:w="0" w:type="dxa"/>
            <w:left w:w="108" w:type="dxa"/>
            <w:bottom w:w="0" w:type="dxa"/>
            <w:right w:w="108" w:type="dxa"/>
          </w:tblCellMar>
        </w:tblPrEx>
        <w:trPr>
          <w:trHeight w:val="561" w:hRule="atLeast"/>
          <w:jc w:val="center"/>
        </w:trPr>
        <w:tc>
          <w:tcPr>
            <w:tcW w:w="2141" w:type="dxa"/>
            <w:tcBorders>
              <w:top w:val="single" w:color="000000" w:sz="8" w:space="0"/>
              <w:left w:val="single" w:color="000000" w:sz="8" w:space="0"/>
              <w:bottom w:val="single" w:color="000000" w:sz="8" w:space="0"/>
              <w:right w:val="single" w:color="000000" w:sz="8" w:space="0"/>
            </w:tcBorders>
            <w:vAlign w:val="center"/>
          </w:tcPr>
          <w:p w14:paraId="2F149E3A">
            <w:pPr>
              <w:widowControl/>
              <w:jc w:val="center"/>
              <w:rPr>
                <w:rFonts w:ascii="仿宋" w:hAnsi="仿宋" w:eastAsia="仿宋" w:cs="宋体"/>
                <w:b/>
                <w:color w:val="000000"/>
                <w:kern w:val="0"/>
                <w:sz w:val="24"/>
              </w:rPr>
            </w:pPr>
            <w:r>
              <w:rPr>
                <w:rFonts w:ascii="仿宋" w:hAnsi="仿宋" w:eastAsia="仿宋" w:cs="宋体"/>
                <w:b/>
                <w:color w:val="000000"/>
                <w:kern w:val="0"/>
                <w:sz w:val="24"/>
              </w:rPr>
              <w:t>预算科目</w:t>
            </w:r>
          </w:p>
        </w:tc>
        <w:tc>
          <w:tcPr>
            <w:tcW w:w="7063" w:type="dxa"/>
            <w:tcBorders>
              <w:top w:val="single" w:color="000000" w:sz="8" w:space="0"/>
              <w:bottom w:val="single" w:color="000000" w:sz="8" w:space="0"/>
              <w:right w:val="single" w:color="000000" w:sz="8" w:space="0"/>
            </w:tcBorders>
            <w:vAlign w:val="center"/>
          </w:tcPr>
          <w:p w14:paraId="4506D64F">
            <w:pPr>
              <w:widowControl/>
              <w:jc w:val="center"/>
              <w:rPr>
                <w:rFonts w:ascii="仿宋" w:hAnsi="仿宋" w:eastAsia="仿宋" w:cs="宋体"/>
                <w:b/>
                <w:color w:val="000000"/>
                <w:kern w:val="0"/>
                <w:sz w:val="24"/>
              </w:rPr>
            </w:pPr>
            <w:r>
              <w:rPr>
                <w:rFonts w:ascii="仿宋" w:hAnsi="仿宋" w:eastAsia="仿宋" w:cs="宋体"/>
                <w:b/>
                <w:color w:val="000000"/>
                <w:kern w:val="0"/>
                <w:sz w:val="24"/>
              </w:rPr>
              <w:t>科目内容</w:t>
            </w:r>
          </w:p>
        </w:tc>
      </w:tr>
      <w:tr w14:paraId="7E8213EC">
        <w:tblPrEx>
          <w:tblCellMar>
            <w:top w:w="0" w:type="dxa"/>
            <w:left w:w="108" w:type="dxa"/>
            <w:bottom w:w="0" w:type="dxa"/>
            <w:right w:w="108" w:type="dxa"/>
          </w:tblCellMar>
        </w:tblPrEx>
        <w:trPr>
          <w:trHeight w:val="311" w:hRule="atLeast"/>
          <w:jc w:val="center"/>
        </w:trPr>
        <w:tc>
          <w:tcPr>
            <w:tcW w:w="2141" w:type="dxa"/>
            <w:vMerge w:val="restart"/>
            <w:tcBorders>
              <w:left w:val="single" w:color="000000" w:sz="8" w:space="0"/>
              <w:bottom w:val="single" w:color="000000" w:sz="8" w:space="0"/>
              <w:right w:val="single" w:color="000000" w:sz="8" w:space="0"/>
            </w:tcBorders>
            <w:vAlign w:val="center"/>
          </w:tcPr>
          <w:p w14:paraId="0755E1A2">
            <w:pPr>
              <w:widowControl/>
              <w:jc w:val="center"/>
              <w:rPr>
                <w:rFonts w:ascii="仿宋" w:hAnsi="仿宋" w:eastAsia="仿宋" w:cs="宋体"/>
                <w:kern w:val="0"/>
                <w:sz w:val="24"/>
              </w:rPr>
            </w:pPr>
            <w:r>
              <w:rPr>
                <w:rFonts w:eastAsia="仿宋_GB2312;仿宋"/>
                <w:sz w:val="24"/>
              </w:rPr>
              <w:t>设备购置费</w:t>
            </w:r>
          </w:p>
        </w:tc>
        <w:tc>
          <w:tcPr>
            <w:tcW w:w="7063" w:type="dxa"/>
            <w:vMerge w:val="restart"/>
            <w:tcBorders>
              <w:left w:val="single" w:color="000000" w:sz="8" w:space="0"/>
              <w:bottom w:val="single" w:color="000000" w:sz="8" w:space="0"/>
              <w:right w:val="single" w:color="000000" w:sz="8" w:space="0"/>
            </w:tcBorders>
            <w:vAlign w:val="center"/>
          </w:tcPr>
          <w:p w14:paraId="04BDC02C">
            <w:pPr>
              <w:widowControl/>
              <w:jc w:val="left"/>
              <w:rPr>
                <w:rFonts w:ascii="仿宋" w:hAnsi="仿宋" w:eastAsia="仿宋" w:cs="宋体"/>
                <w:kern w:val="0"/>
                <w:sz w:val="24"/>
              </w:rPr>
            </w:pPr>
            <w:r>
              <w:rPr>
                <w:rFonts w:ascii="仿宋" w:hAnsi="仿宋" w:eastAsia="仿宋" w:cs="宋体"/>
                <w:kern w:val="0"/>
                <w:sz w:val="24"/>
              </w:rPr>
              <w:t>项目实施过程中购置或试制仪器设备，以及对现有仪器设备进行升级改造等费用。</w:t>
            </w:r>
          </w:p>
        </w:tc>
      </w:tr>
      <w:tr w14:paraId="569FEBB0">
        <w:tblPrEx>
          <w:tblCellMar>
            <w:top w:w="0" w:type="dxa"/>
            <w:left w:w="108" w:type="dxa"/>
            <w:bottom w:w="0" w:type="dxa"/>
            <w:right w:w="108" w:type="dxa"/>
          </w:tblCellMar>
        </w:tblPrEx>
        <w:trPr>
          <w:trHeight w:val="777" w:hRule="atLeast"/>
          <w:jc w:val="center"/>
        </w:trPr>
        <w:tc>
          <w:tcPr>
            <w:tcW w:w="2141" w:type="dxa"/>
            <w:vMerge w:val="continue"/>
            <w:tcBorders>
              <w:left w:val="single" w:color="000000" w:sz="8" w:space="0"/>
              <w:bottom w:val="single" w:color="000000" w:sz="8" w:space="0"/>
              <w:right w:val="single" w:color="000000" w:sz="8" w:space="0"/>
            </w:tcBorders>
            <w:vAlign w:val="center"/>
          </w:tcPr>
          <w:p w14:paraId="5F4350EC">
            <w:pPr>
              <w:widowControl/>
              <w:snapToGrid w:val="0"/>
              <w:jc w:val="left"/>
              <w:rPr>
                <w:rFonts w:ascii="仿宋" w:hAnsi="仿宋" w:eastAsia="仿宋" w:cs="宋体"/>
                <w:color w:val="000000"/>
                <w:kern w:val="0"/>
                <w:sz w:val="24"/>
              </w:rPr>
            </w:pPr>
          </w:p>
        </w:tc>
        <w:tc>
          <w:tcPr>
            <w:tcW w:w="7063" w:type="dxa"/>
            <w:vMerge w:val="continue"/>
            <w:tcBorders>
              <w:left w:val="single" w:color="000000" w:sz="8" w:space="0"/>
              <w:bottom w:val="single" w:color="000000" w:sz="8" w:space="0"/>
              <w:right w:val="single" w:color="000000" w:sz="8" w:space="0"/>
            </w:tcBorders>
            <w:vAlign w:val="center"/>
          </w:tcPr>
          <w:p w14:paraId="3484683E">
            <w:pPr>
              <w:widowControl/>
              <w:snapToGrid w:val="0"/>
              <w:jc w:val="left"/>
              <w:rPr>
                <w:rFonts w:ascii="仿宋" w:hAnsi="仿宋" w:eastAsia="仿宋" w:cs="宋体"/>
                <w:color w:val="000000"/>
                <w:kern w:val="0"/>
                <w:sz w:val="24"/>
              </w:rPr>
            </w:pPr>
          </w:p>
        </w:tc>
      </w:tr>
      <w:tr w14:paraId="06EDAF98">
        <w:tblPrEx>
          <w:tblCellMar>
            <w:top w:w="0" w:type="dxa"/>
            <w:left w:w="108" w:type="dxa"/>
            <w:bottom w:w="0" w:type="dxa"/>
            <w:right w:w="108" w:type="dxa"/>
          </w:tblCellMar>
        </w:tblPrEx>
        <w:trPr>
          <w:trHeight w:val="835" w:hRule="atLeast"/>
          <w:jc w:val="center"/>
        </w:trPr>
        <w:tc>
          <w:tcPr>
            <w:tcW w:w="2141" w:type="dxa"/>
            <w:tcBorders>
              <w:left w:val="single" w:color="000000" w:sz="8" w:space="0"/>
              <w:bottom w:val="single" w:color="000000" w:sz="8" w:space="0"/>
              <w:right w:val="single" w:color="000000" w:sz="8" w:space="0"/>
            </w:tcBorders>
            <w:vAlign w:val="center"/>
          </w:tcPr>
          <w:p w14:paraId="50219E9F">
            <w:pPr>
              <w:widowControl/>
              <w:jc w:val="center"/>
              <w:rPr>
                <w:rFonts w:ascii="仿宋" w:hAnsi="仿宋" w:eastAsia="仿宋" w:cs="宋体"/>
                <w:color w:val="000000"/>
                <w:kern w:val="0"/>
                <w:sz w:val="24"/>
              </w:rPr>
            </w:pPr>
            <w:r>
              <w:rPr>
                <w:rFonts w:ascii="仿宋" w:hAnsi="仿宋" w:eastAsia="仿宋" w:cs="宋体"/>
                <w:color w:val="000000"/>
                <w:kern w:val="0"/>
                <w:sz w:val="24"/>
              </w:rPr>
              <w:t>材料费</w:t>
            </w:r>
          </w:p>
        </w:tc>
        <w:tc>
          <w:tcPr>
            <w:tcW w:w="7063" w:type="dxa"/>
            <w:tcBorders>
              <w:left w:val="single" w:color="000000" w:sz="8" w:space="0"/>
              <w:bottom w:val="single" w:color="000000" w:sz="8" w:space="0"/>
              <w:right w:val="single" w:color="000000" w:sz="8" w:space="0"/>
            </w:tcBorders>
            <w:vAlign w:val="center"/>
          </w:tcPr>
          <w:p w14:paraId="34CF11E1">
            <w:pPr>
              <w:widowControl/>
              <w:jc w:val="left"/>
              <w:rPr>
                <w:rFonts w:ascii="仿宋" w:hAnsi="仿宋" w:eastAsia="仿宋" w:cs="宋体"/>
                <w:color w:val="000000"/>
                <w:kern w:val="0"/>
                <w:sz w:val="24"/>
              </w:rPr>
            </w:pPr>
            <w:r>
              <w:rPr>
                <w:rFonts w:ascii="仿宋" w:hAnsi="仿宋" w:eastAsia="仿宋" w:cs="宋体"/>
                <w:color w:val="000000"/>
                <w:kern w:val="0"/>
                <w:sz w:val="24"/>
              </w:rPr>
              <w:t>消耗的各种辅助材料、原材料、低值易耗品（不含办公用品）、元器件、试剂、实验动物、部件、外购件、包装物的采购、运输、装卸、整理等费用。</w:t>
            </w:r>
          </w:p>
        </w:tc>
      </w:tr>
      <w:tr w14:paraId="2612EBF0">
        <w:tblPrEx>
          <w:tblCellMar>
            <w:top w:w="0" w:type="dxa"/>
            <w:left w:w="108" w:type="dxa"/>
            <w:bottom w:w="0" w:type="dxa"/>
            <w:right w:w="108" w:type="dxa"/>
          </w:tblCellMar>
        </w:tblPrEx>
        <w:trPr>
          <w:trHeight w:val="835" w:hRule="atLeast"/>
          <w:jc w:val="center"/>
        </w:trPr>
        <w:tc>
          <w:tcPr>
            <w:tcW w:w="2141" w:type="dxa"/>
            <w:tcBorders>
              <w:left w:val="single" w:color="000000" w:sz="8" w:space="0"/>
              <w:bottom w:val="single" w:color="000000" w:sz="8" w:space="0"/>
              <w:right w:val="single" w:color="000000" w:sz="8" w:space="0"/>
            </w:tcBorders>
            <w:vAlign w:val="center"/>
          </w:tcPr>
          <w:p w14:paraId="67761F4D">
            <w:pPr>
              <w:widowControl/>
              <w:jc w:val="center"/>
              <w:rPr>
                <w:rFonts w:ascii="仿宋" w:hAnsi="仿宋" w:eastAsia="仿宋" w:cs="宋体"/>
                <w:color w:val="000000"/>
                <w:kern w:val="0"/>
                <w:sz w:val="24"/>
              </w:rPr>
            </w:pPr>
            <w:r>
              <w:rPr>
                <w:rFonts w:ascii="仿宋" w:hAnsi="仿宋" w:eastAsia="仿宋" w:cs="宋体"/>
                <w:color w:val="000000"/>
                <w:kern w:val="0"/>
                <w:sz w:val="24"/>
              </w:rPr>
              <w:t>测试化验与加工费</w:t>
            </w:r>
          </w:p>
        </w:tc>
        <w:tc>
          <w:tcPr>
            <w:tcW w:w="7063" w:type="dxa"/>
            <w:tcBorders>
              <w:left w:val="single" w:color="000000" w:sz="8" w:space="0"/>
              <w:bottom w:val="single" w:color="000000" w:sz="8" w:space="0"/>
              <w:right w:val="single" w:color="000000" w:sz="8" w:space="0"/>
            </w:tcBorders>
            <w:vAlign w:val="center"/>
          </w:tcPr>
          <w:p w14:paraId="399BB8F2">
            <w:pPr>
              <w:widowControl/>
              <w:jc w:val="left"/>
              <w:rPr>
                <w:rFonts w:ascii="仿宋" w:hAnsi="仿宋" w:eastAsia="仿宋" w:cs="宋体"/>
                <w:color w:val="000000"/>
                <w:kern w:val="0"/>
                <w:sz w:val="24"/>
              </w:rPr>
            </w:pPr>
            <w:r>
              <w:rPr>
                <w:rFonts w:ascii="仿宋" w:hAnsi="仿宋" w:eastAsia="仿宋" w:cs="宋体"/>
                <w:color w:val="000000"/>
                <w:kern w:val="0"/>
                <w:sz w:val="24"/>
              </w:rPr>
              <w:t>在技术成果转化为实际产品的过程中，样品制作和测试相关费用；在技术成果从实验室阶段向工业化生产过渡时，进行中间规模试验所产生的费用。</w:t>
            </w:r>
          </w:p>
        </w:tc>
      </w:tr>
      <w:tr w14:paraId="4E90C5CF">
        <w:tblPrEx>
          <w:tblCellMar>
            <w:top w:w="0" w:type="dxa"/>
            <w:left w:w="108" w:type="dxa"/>
            <w:bottom w:w="0" w:type="dxa"/>
            <w:right w:w="108" w:type="dxa"/>
          </w:tblCellMar>
        </w:tblPrEx>
        <w:trPr>
          <w:trHeight w:val="1058" w:hRule="atLeast"/>
          <w:jc w:val="center"/>
        </w:trPr>
        <w:tc>
          <w:tcPr>
            <w:tcW w:w="2141" w:type="dxa"/>
            <w:tcBorders>
              <w:left w:val="single" w:color="000000" w:sz="8" w:space="0"/>
              <w:bottom w:val="single" w:color="000000" w:sz="8" w:space="0"/>
              <w:right w:val="single" w:color="000000" w:sz="8" w:space="0"/>
            </w:tcBorders>
            <w:vAlign w:val="center"/>
          </w:tcPr>
          <w:p w14:paraId="3EF22FBA">
            <w:pPr>
              <w:widowControl/>
              <w:jc w:val="center"/>
              <w:rPr>
                <w:rFonts w:ascii="仿宋" w:hAnsi="仿宋" w:eastAsia="仿宋" w:cs="宋体"/>
                <w:color w:val="000000"/>
                <w:kern w:val="0"/>
                <w:sz w:val="24"/>
              </w:rPr>
            </w:pPr>
            <w:r>
              <w:rPr>
                <w:rFonts w:ascii="仿宋" w:hAnsi="仿宋" w:eastAsia="仿宋" w:cs="宋体"/>
                <w:color w:val="000000"/>
                <w:kern w:val="0"/>
                <w:sz w:val="24"/>
              </w:rPr>
              <w:t>劳务费</w:t>
            </w:r>
          </w:p>
        </w:tc>
        <w:tc>
          <w:tcPr>
            <w:tcW w:w="7063" w:type="dxa"/>
            <w:tcBorders>
              <w:left w:val="single" w:color="000000" w:sz="8" w:space="0"/>
              <w:bottom w:val="single" w:color="000000" w:sz="8" w:space="0"/>
              <w:right w:val="single" w:color="000000" w:sz="8" w:space="0"/>
            </w:tcBorders>
            <w:vAlign w:val="center"/>
          </w:tcPr>
          <w:p w14:paraId="6C1DCEBB">
            <w:pPr>
              <w:widowControl/>
              <w:jc w:val="left"/>
              <w:rPr>
                <w:rFonts w:ascii="仿宋" w:hAnsi="仿宋" w:eastAsia="仿宋" w:cs="宋体"/>
                <w:color w:val="000000"/>
                <w:kern w:val="0"/>
                <w:sz w:val="24"/>
              </w:rPr>
            </w:pPr>
            <w:r>
              <w:rPr>
                <w:rFonts w:ascii="仿宋" w:hAnsi="仿宋" w:eastAsia="仿宋" w:cs="宋体"/>
                <w:color w:val="000000"/>
                <w:kern w:val="0"/>
                <w:sz w:val="24"/>
              </w:rPr>
              <w:t>直接参加项目实施的项目组成人员、因项目需要引进人才和临时聘用人员的劳务性费用。劳务费发放对象须与项目单位签订合同。</w:t>
            </w:r>
          </w:p>
        </w:tc>
      </w:tr>
      <w:tr w14:paraId="3746EDC0">
        <w:tblPrEx>
          <w:tblCellMar>
            <w:top w:w="0" w:type="dxa"/>
            <w:left w:w="108" w:type="dxa"/>
            <w:bottom w:w="0" w:type="dxa"/>
            <w:right w:w="108" w:type="dxa"/>
          </w:tblCellMar>
        </w:tblPrEx>
        <w:trPr>
          <w:trHeight w:val="772" w:hRule="atLeast"/>
          <w:jc w:val="center"/>
        </w:trPr>
        <w:tc>
          <w:tcPr>
            <w:tcW w:w="2141" w:type="dxa"/>
            <w:tcBorders>
              <w:left w:val="single" w:color="000000" w:sz="8" w:space="0"/>
              <w:bottom w:val="single" w:color="000000" w:sz="8" w:space="0"/>
              <w:right w:val="single" w:color="000000" w:sz="8" w:space="0"/>
            </w:tcBorders>
            <w:vAlign w:val="center"/>
          </w:tcPr>
          <w:p w14:paraId="23016301">
            <w:pPr>
              <w:spacing w:line="360" w:lineRule="exact"/>
              <w:jc w:val="center"/>
              <w:rPr>
                <w:rFonts w:ascii="仿宋_GB2312;仿宋" w:hAnsi="仿宋_GB2312;仿宋" w:eastAsia="仿宋_GB2312;仿宋"/>
                <w:szCs w:val="21"/>
              </w:rPr>
            </w:pPr>
            <w:r>
              <w:rPr>
                <w:rFonts w:ascii="仿宋_GB2312;仿宋" w:hAnsi="仿宋_GB2312;仿宋" w:eastAsia="仿宋_GB2312;仿宋"/>
                <w:sz w:val="24"/>
              </w:rPr>
              <w:t>推广应用费</w:t>
            </w:r>
          </w:p>
        </w:tc>
        <w:tc>
          <w:tcPr>
            <w:tcW w:w="7063" w:type="dxa"/>
            <w:tcBorders>
              <w:left w:val="single" w:color="000000" w:sz="8" w:space="0"/>
              <w:bottom w:val="single" w:color="000000" w:sz="8" w:space="0"/>
              <w:right w:val="single" w:color="000000" w:sz="8" w:space="0"/>
            </w:tcBorders>
            <w:vAlign w:val="center"/>
          </w:tcPr>
          <w:p w14:paraId="073FD7D0">
            <w:pPr>
              <w:widowControl/>
              <w:jc w:val="left"/>
              <w:rPr>
                <w:rFonts w:ascii="仿宋" w:hAnsi="仿宋" w:eastAsia="仿宋" w:cs="宋体"/>
                <w:kern w:val="0"/>
                <w:sz w:val="24"/>
              </w:rPr>
            </w:pPr>
            <w:r>
              <w:rPr>
                <w:rFonts w:ascii="仿宋" w:hAnsi="仿宋" w:eastAsia="仿宋" w:cs="宋体"/>
                <w:kern w:val="0"/>
                <w:sz w:val="24"/>
              </w:rPr>
              <w:t>产品进行市场推广和销售相关费用。</w:t>
            </w:r>
          </w:p>
        </w:tc>
      </w:tr>
      <w:tr w14:paraId="4F428C8B">
        <w:tblPrEx>
          <w:tblCellMar>
            <w:top w:w="0" w:type="dxa"/>
            <w:left w:w="108" w:type="dxa"/>
            <w:bottom w:w="0" w:type="dxa"/>
            <w:right w:w="108" w:type="dxa"/>
          </w:tblCellMar>
        </w:tblPrEx>
        <w:trPr>
          <w:trHeight w:val="942" w:hRule="atLeast"/>
          <w:jc w:val="center"/>
        </w:trPr>
        <w:tc>
          <w:tcPr>
            <w:tcW w:w="2141" w:type="dxa"/>
            <w:tcBorders>
              <w:left w:val="single" w:color="000000" w:sz="8" w:space="0"/>
              <w:bottom w:val="single" w:color="000000" w:sz="8" w:space="0"/>
              <w:right w:val="single" w:color="000000" w:sz="8" w:space="0"/>
            </w:tcBorders>
            <w:vAlign w:val="center"/>
          </w:tcPr>
          <w:p w14:paraId="371BB884">
            <w:pPr>
              <w:widowControl/>
              <w:jc w:val="center"/>
              <w:rPr>
                <w:rFonts w:ascii="仿宋" w:hAnsi="仿宋" w:eastAsia="仿宋" w:cs="宋体"/>
                <w:kern w:val="0"/>
                <w:sz w:val="24"/>
              </w:rPr>
            </w:pPr>
            <w:r>
              <w:rPr>
                <w:rFonts w:eastAsia="仿宋_GB2312;仿宋"/>
                <w:sz w:val="24"/>
              </w:rPr>
              <w:t>知识产权费</w:t>
            </w:r>
          </w:p>
        </w:tc>
        <w:tc>
          <w:tcPr>
            <w:tcW w:w="7063" w:type="dxa"/>
            <w:tcBorders>
              <w:left w:val="single" w:color="000000" w:sz="8" w:space="0"/>
              <w:bottom w:val="single" w:color="000000" w:sz="8" w:space="0"/>
              <w:right w:val="single" w:color="000000" w:sz="8" w:space="0"/>
            </w:tcBorders>
            <w:vAlign w:val="center"/>
          </w:tcPr>
          <w:p w14:paraId="3D826AA8">
            <w:pPr>
              <w:widowControl/>
              <w:jc w:val="left"/>
              <w:rPr>
                <w:rFonts w:ascii="仿宋" w:hAnsi="仿宋" w:eastAsia="仿宋" w:cs="宋体"/>
                <w:kern w:val="0"/>
                <w:sz w:val="24"/>
              </w:rPr>
            </w:pPr>
            <w:r>
              <w:rPr>
                <w:rFonts w:ascii="仿宋" w:hAnsi="仿宋" w:eastAsia="仿宋" w:cs="宋体"/>
                <w:color w:val="000000"/>
                <w:kern w:val="0"/>
                <w:sz w:val="24"/>
              </w:rPr>
              <w:t>专利申请、商标注册、引进外部的软件、专利或非专利技术等产生的</w:t>
            </w:r>
            <w:r>
              <w:rPr>
                <w:rFonts w:ascii="仿宋" w:hAnsi="仿宋" w:eastAsia="仿宋" w:cs="宋体"/>
                <w:kern w:val="0"/>
                <w:sz w:val="24"/>
              </w:rPr>
              <w:t>知识产权事务等相关费用，不包括专利年费。</w:t>
            </w:r>
          </w:p>
        </w:tc>
      </w:tr>
      <w:tr w14:paraId="42D079E4">
        <w:tblPrEx>
          <w:tblCellMar>
            <w:top w:w="0" w:type="dxa"/>
            <w:left w:w="108" w:type="dxa"/>
            <w:bottom w:w="0" w:type="dxa"/>
            <w:right w:w="108" w:type="dxa"/>
          </w:tblCellMar>
        </w:tblPrEx>
        <w:trPr>
          <w:trHeight w:val="558" w:hRule="atLeast"/>
          <w:jc w:val="center"/>
        </w:trPr>
        <w:tc>
          <w:tcPr>
            <w:tcW w:w="2141" w:type="dxa"/>
            <w:tcBorders>
              <w:left w:val="single" w:color="000000" w:sz="8" w:space="0"/>
              <w:bottom w:val="single" w:color="000000" w:sz="8" w:space="0"/>
              <w:right w:val="single" w:color="000000" w:sz="8" w:space="0"/>
            </w:tcBorders>
            <w:vAlign w:val="center"/>
          </w:tcPr>
          <w:p w14:paraId="47167E59">
            <w:pPr>
              <w:widowControl/>
              <w:jc w:val="center"/>
              <w:rPr>
                <w:rFonts w:ascii="仿宋" w:hAnsi="仿宋" w:eastAsia="仿宋" w:cs="宋体"/>
                <w:kern w:val="0"/>
                <w:sz w:val="24"/>
              </w:rPr>
            </w:pPr>
            <w:r>
              <w:rPr>
                <w:rFonts w:eastAsia="仿宋_GB2312;仿宋"/>
                <w:sz w:val="24"/>
              </w:rPr>
              <w:t>其他费用</w:t>
            </w:r>
          </w:p>
        </w:tc>
        <w:tc>
          <w:tcPr>
            <w:tcW w:w="7063" w:type="dxa"/>
            <w:tcBorders>
              <w:left w:val="single" w:color="000000" w:sz="8" w:space="0"/>
              <w:bottom w:val="single" w:color="000000" w:sz="8" w:space="0"/>
              <w:right w:val="single" w:color="000000" w:sz="8" w:space="0"/>
            </w:tcBorders>
            <w:vAlign w:val="center"/>
          </w:tcPr>
          <w:p w14:paraId="44F9EB9B">
            <w:pPr>
              <w:widowControl/>
              <w:jc w:val="left"/>
              <w:rPr>
                <w:rFonts w:ascii="仿宋" w:hAnsi="仿宋" w:eastAsia="仿宋" w:cs="宋体"/>
                <w:kern w:val="0"/>
                <w:sz w:val="24"/>
              </w:rPr>
            </w:pPr>
            <w:r>
              <w:rPr>
                <w:rFonts w:ascii="仿宋" w:hAnsi="仿宋" w:eastAsia="仿宋" w:cs="宋体"/>
                <w:kern w:val="0"/>
                <w:sz w:val="24"/>
              </w:rPr>
              <w:t>无法在上述科目中列支且确有需要的其他支出。</w:t>
            </w:r>
          </w:p>
        </w:tc>
      </w:tr>
    </w:tbl>
    <w:p w14:paraId="52E0FED6">
      <w:pPr>
        <w:rPr>
          <w:rFonts w:eastAsia="黑体"/>
          <w:b/>
          <w:sz w:val="28"/>
          <w:szCs w:val="28"/>
        </w:rPr>
      </w:pPr>
    </w:p>
    <w:p w14:paraId="1C9D3DDF">
      <w:pPr>
        <w:rPr>
          <w:rFonts w:eastAsia="黑体"/>
          <w:b/>
          <w:sz w:val="28"/>
          <w:szCs w:val="28"/>
        </w:rPr>
      </w:pPr>
    </w:p>
    <w:p w14:paraId="575B5D97">
      <w:pPr>
        <w:rPr>
          <w:rFonts w:eastAsia="黑体"/>
          <w:b/>
          <w:sz w:val="28"/>
          <w:szCs w:val="28"/>
        </w:rPr>
      </w:pPr>
    </w:p>
    <w:p w14:paraId="672251EE">
      <w:pPr>
        <w:rPr>
          <w:rFonts w:eastAsia="黑体"/>
          <w:b/>
          <w:sz w:val="28"/>
          <w:szCs w:val="28"/>
        </w:rPr>
      </w:pPr>
    </w:p>
    <w:p w14:paraId="2AADFCC4">
      <w:pPr>
        <w:rPr>
          <w:rFonts w:eastAsia="黑体"/>
          <w:b/>
          <w:sz w:val="28"/>
          <w:szCs w:val="28"/>
        </w:rPr>
      </w:pPr>
    </w:p>
    <w:p w14:paraId="6FC6B4DB">
      <w:pPr>
        <w:rPr>
          <w:rFonts w:eastAsia="黑体"/>
          <w:b/>
          <w:sz w:val="28"/>
          <w:szCs w:val="28"/>
        </w:rPr>
      </w:pPr>
    </w:p>
    <w:p w14:paraId="3515249A">
      <w:pPr>
        <w:rPr>
          <w:rFonts w:eastAsia="黑体"/>
          <w:b/>
          <w:sz w:val="28"/>
          <w:szCs w:val="28"/>
        </w:rPr>
      </w:pPr>
    </w:p>
    <w:p w14:paraId="072A0948">
      <w:pPr>
        <w:rPr>
          <w:rFonts w:eastAsia="黑体"/>
          <w:b/>
          <w:sz w:val="28"/>
          <w:szCs w:val="28"/>
        </w:rPr>
      </w:pPr>
    </w:p>
    <w:p w14:paraId="72B2C0C2">
      <w:pPr>
        <w:rPr>
          <w:rFonts w:eastAsia="黑体"/>
          <w:b/>
          <w:sz w:val="28"/>
          <w:szCs w:val="28"/>
        </w:rPr>
      </w:pPr>
    </w:p>
    <w:p w14:paraId="4E99B5C2">
      <w:pPr>
        <w:rPr>
          <w:rFonts w:eastAsia="黑体"/>
          <w:b/>
          <w:sz w:val="28"/>
          <w:szCs w:val="28"/>
        </w:rPr>
      </w:pPr>
    </w:p>
    <w:p w14:paraId="79DEA0E0">
      <w:pPr>
        <w:rPr>
          <w:rFonts w:eastAsia="黑体"/>
          <w:b/>
          <w:sz w:val="28"/>
          <w:szCs w:val="28"/>
        </w:rPr>
      </w:pPr>
    </w:p>
    <w:p w14:paraId="6CCEA390">
      <w:pPr>
        <w:rPr>
          <w:rFonts w:eastAsia="黑体"/>
          <w:b/>
          <w:sz w:val="28"/>
          <w:szCs w:val="28"/>
        </w:rPr>
      </w:pPr>
    </w:p>
    <w:p w14:paraId="4E65C49F">
      <w:pPr>
        <w:rPr>
          <w:rFonts w:eastAsia="黑体"/>
          <w:b/>
          <w:sz w:val="28"/>
          <w:szCs w:val="28"/>
        </w:rPr>
      </w:pPr>
    </w:p>
    <w:p w14:paraId="3134E499">
      <w:pPr>
        <w:rPr>
          <w:rFonts w:eastAsia="黑体"/>
          <w:b/>
          <w:sz w:val="28"/>
          <w:szCs w:val="28"/>
        </w:rPr>
      </w:pPr>
    </w:p>
    <w:p w14:paraId="55329D71">
      <w:pPr>
        <w:rPr>
          <w:rFonts w:eastAsia="黑体"/>
          <w:b/>
          <w:sz w:val="28"/>
          <w:szCs w:val="28"/>
        </w:rPr>
      </w:pPr>
    </w:p>
    <w:p w14:paraId="11CEEC6B">
      <w:pPr>
        <w:rPr>
          <w:rFonts w:eastAsia="黑体"/>
          <w:b/>
          <w:sz w:val="28"/>
          <w:szCs w:val="28"/>
        </w:rPr>
      </w:pPr>
    </w:p>
    <w:p w14:paraId="4A507BB8">
      <w:pPr>
        <w:rPr>
          <w:rFonts w:eastAsia="黑体"/>
          <w:b/>
          <w:sz w:val="28"/>
          <w:szCs w:val="28"/>
        </w:rPr>
      </w:pPr>
    </w:p>
    <w:p w14:paraId="0CA71A30">
      <w:pPr>
        <w:rPr>
          <w:rFonts w:eastAsia="黑体"/>
          <w:b/>
          <w:sz w:val="28"/>
          <w:szCs w:val="28"/>
        </w:rPr>
      </w:pPr>
    </w:p>
    <w:p w14:paraId="01A45CD6">
      <w:pPr>
        <w:rPr>
          <w:rFonts w:eastAsia="黑体"/>
          <w:b/>
          <w:sz w:val="28"/>
          <w:szCs w:val="28"/>
        </w:rPr>
      </w:pPr>
    </w:p>
    <w:p w14:paraId="198A3677">
      <w:pPr>
        <w:rPr>
          <w:rFonts w:eastAsia="黑体"/>
          <w:b/>
          <w:sz w:val="28"/>
          <w:szCs w:val="28"/>
        </w:rPr>
      </w:pPr>
    </w:p>
    <w:p w14:paraId="665839F6">
      <w:pPr>
        <w:tabs>
          <w:tab w:val="center" w:pos="4365"/>
        </w:tabs>
        <w:snapToGrid w:val="0"/>
        <w:spacing w:before="120" w:after="120"/>
        <w:outlineLvl w:val="1"/>
        <w:rPr>
          <w:rFonts w:eastAsia="仿宋_GB2312;仿宋"/>
          <w:b/>
          <w:sz w:val="28"/>
        </w:rPr>
      </w:pPr>
      <w:r>
        <w:rPr>
          <w:rFonts w:eastAsia="仿宋_GB2312;仿宋"/>
          <w:b/>
          <w:sz w:val="28"/>
        </w:rPr>
        <w:t>（二）预算表</w:t>
      </w:r>
    </w:p>
    <w:p w14:paraId="61B489B0">
      <w:pPr>
        <w:rPr>
          <w:rFonts w:eastAsia="黑体"/>
          <w:b/>
          <w:sz w:val="28"/>
          <w:szCs w:val="28"/>
        </w:rPr>
      </w:pPr>
      <w:r>
        <w:rPr>
          <w:rFonts w:eastAsia="黑体"/>
          <w:b/>
          <w:sz w:val="28"/>
          <w:szCs w:val="28"/>
        </w:rPr>
        <w:t>表1</w:t>
      </w:r>
    </w:p>
    <w:p w14:paraId="66131C12">
      <w:pPr>
        <w:spacing w:line="360" w:lineRule="auto"/>
        <w:ind w:right="26"/>
        <w:rPr>
          <w:rFonts w:ascii="黑体" w:hAnsi="黑体" w:eastAsia="黑体"/>
          <w:b/>
          <w:sz w:val="28"/>
          <w:szCs w:val="28"/>
        </w:rPr>
      </w:pPr>
      <w:r>
        <w:rPr>
          <w:rFonts w:ascii="黑体" w:hAnsi="黑体" w:eastAsia="黑体" w:cs="黑体"/>
          <w:sz w:val="28"/>
          <w:szCs w:val="28"/>
        </w:rPr>
        <w:t xml:space="preserve">                       </w:t>
      </w:r>
      <w:r>
        <w:rPr>
          <w:rFonts w:ascii="黑体" w:hAnsi="黑体" w:eastAsia="黑体"/>
          <w:b/>
          <w:sz w:val="28"/>
          <w:szCs w:val="28"/>
        </w:rPr>
        <w:t>项目预算总表</w:t>
      </w:r>
    </w:p>
    <w:p w14:paraId="0628D767">
      <w:pPr>
        <w:spacing w:line="360" w:lineRule="auto"/>
        <w:ind w:right="26" w:firstLine="360"/>
        <w:jc w:val="right"/>
        <w:rPr>
          <w:rFonts w:ascii="黑体" w:hAnsi="黑体" w:eastAsia="黑体"/>
          <w:sz w:val="24"/>
        </w:rPr>
      </w:pPr>
      <w:r>
        <w:rPr>
          <w:rFonts w:ascii="黑体" w:hAnsi="黑体" w:eastAsia="黑体"/>
          <w:sz w:val="24"/>
        </w:rPr>
        <w:t>金额单位：万元</w:t>
      </w:r>
    </w:p>
    <w:tbl>
      <w:tblPr>
        <w:tblStyle w:val="10"/>
        <w:tblW w:w="5000" w:type="pct"/>
        <w:tblInd w:w="0" w:type="dxa"/>
        <w:tblLayout w:type="fixed"/>
        <w:tblCellMar>
          <w:top w:w="0" w:type="dxa"/>
          <w:left w:w="108" w:type="dxa"/>
          <w:bottom w:w="0" w:type="dxa"/>
          <w:right w:w="108" w:type="dxa"/>
        </w:tblCellMar>
      </w:tblPr>
      <w:tblGrid>
        <w:gridCol w:w="509"/>
        <w:gridCol w:w="828"/>
        <w:gridCol w:w="2879"/>
        <w:gridCol w:w="1181"/>
        <w:gridCol w:w="1184"/>
        <w:gridCol w:w="1181"/>
        <w:gridCol w:w="1184"/>
      </w:tblGrid>
      <w:tr w14:paraId="0906E288">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67DC3D5E">
            <w:pPr>
              <w:jc w:val="center"/>
              <w:rPr>
                <w:rFonts w:ascii="仿宋_GB2312;仿宋" w:hAnsi="仿宋_GB2312;仿宋" w:eastAsia="仿宋_GB2312;仿宋"/>
                <w:b/>
                <w:szCs w:val="21"/>
              </w:rPr>
            </w:pPr>
            <w:r>
              <w:rPr>
                <w:rFonts w:ascii="仿宋_GB2312;仿宋" w:hAnsi="仿宋_GB2312;仿宋" w:eastAsia="仿宋_GB2312;仿宋"/>
                <w:b/>
                <w:szCs w:val="21"/>
              </w:rPr>
              <w:t>序号</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072B2CC6">
            <w:pPr>
              <w:jc w:val="center"/>
              <w:rPr>
                <w:rFonts w:ascii="仿宋_GB2312;仿宋" w:hAnsi="仿宋_GB2312;仿宋" w:eastAsia="仿宋_GB2312;仿宋"/>
                <w:b/>
                <w:szCs w:val="21"/>
              </w:rPr>
            </w:pPr>
            <w:r>
              <w:rPr>
                <w:rFonts w:ascii="仿宋_GB2312;仿宋" w:hAnsi="仿宋_GB2312;仿宋" w:eastAsia="仿宋_GB2312;仿宋"/>
                <w:b/>
                <w:szCs w:val="21"/>
              </w:rPr>
              <w:t>科目名称</w:t>
            </w:r>
          </w:p>
        </w:tc>
        <w:tc>
          <w:tcPr>
            <w:tcW w:w="1152" w:type="dxa"/>
            <w:tcBorders>
              <w:top w:val="single" w:color="000000" w:sz="4" w:space="0"/>
              <w:left w:val="single" w:color="000000" w:sz="4" w:space="0"/>
              <w:bottom w:val="single" w:color="000000" w:sz="4" w:space="0"/>
              <w:right w:val="single" w:color="000000" w:sz="4" w:space="0"/>
            </w:tcBorders>
            <w:vAlign w:val="center"/>
          </w:tcPr>
          <w:p w14:paraId="1E615171">
            <w:pPr>
              <w:jc w:val="center"/>
              <w:rPr>
                <w:rFonts w:ascii="仿宋_GB2312;仿宋" w:hAnsi="仿宋_GB2312;仿宋" w:eastAsia="仿宋_GB2312;仿宋"/>
                <w:b/>
                <w:szCs w:val="21"/>
              </w:rPr>
            </w:pPr>
            <w:r>
              <w:rPr>
                <w:rFonts w:ascii="仿宋_GB2312;仿宋" w:hAnsi="仿宋_GB2312;仿宋" w:eastAsia="仿宋_GB2312;仿宋"/>
                <w:b/>
                <w:szCs w:val="21"/>
              </w:rPr>
              <w:t>第一年</w:t>
            </w:r>
          </w:p>
        </w:tc>
        <w:tc>
          <w:tcPr>
            <w:tcW w:w="1155" w:type="dxa"/>
            <w:tcBorders>
              <w:top w:val="single" w:color="000000" w:sz="4" w:space="0"/>
              <w:left w:val="single" w:color="000000" w:sz="4" w:space="0"/>
              <w:bottom w:val="single" w:color="000000" w:sz="4" w:space="0"/>
              <w:right w:val="single" w:color="000000" w:sz="4" w:space="0"/>
            </w:tcBorders>
            <w:vAlign w:val="center"/>
          </w:tcPr>
          <w:p w14:paraId="167E27A8">
            <w:pPr>
              <w:jc w:val="center"/>
              <w:rPr>
                <w:rFonts w:ascii="仿宋_GB2312;仿宋" w:hAnsi="仿宋_GB2312;仿宋" w:eastAsia="仿宋_GB2312;仿宋"/>
                <w:b/>
                <w:szCs w:val="21"/>
              </w:rPr>
            </w:pPr>
            <w:r>
              <w:rPr>
                <w:rFonts w:ascii="仿宋_GB2312;仿宋" w:hAnsi="仿宋_GB2312;仿宋" w:eastAsia="仿宋_GB2312;仿宋"/>
                <w:b/>
                <w:szCs w:val="21"/>
              </w:rPr>
              <w:t>第二年</w:t>
            </w:r>
          </w:p>
        </w:tc>
        <w:tc>
          <w:tcPr>
            <w:tcW w:w="1152" w:type="dxa"/>
            <w:tcBorders>
              <w:top w:val="single" w:color="000000" w:sz="4" w:space="0"/>
              <w:left w:val="single" w:color="000000" w:sz="4" w:space="0"/>
              <w:bottom w:val="single" w:color="000000" w:sz="4" w:space="0"/>
              <w:right w:val="single" w:color="000000" w:sz="4" w:space="0"/>
            </w:tcBorders>
            <w:vAlign w:val="center"/>
          </w:tcPr>
          <w:p w14:paraId="00C41613">
            <w:pPr>
              <w:jc w:val="center"/>
              <w:rPr>
                <w:rFonts w:ascii="仿宋_GB2312;仿宋" w:hAnsi="仿宋_GB2312;仿宋" w:eastAsia="仿宋_GB2312;仿宋"/>
                <w:b/>
                <w:szCs w:val="21"/>
              </w:rPr>
            </w:pPr>
            <w:r>
              <w:rPr>
                <w:rFonts w:ascii="仿宋_GB2312;仿宋" w:hAnsi="仿宋_GB2312;仿宋" w:eastAsia="仿宋_GB2312;仿宋"/>
                <w:b/>
                <w:szCs w:val="21"/>
              </w:rPr>
              <w:t>第三年</w:t>
            </w:r>
          </w:p>
        </w:tc>
        <w:tc>
          <w:tcPr>
            <w:tcW w:w="1155" w:type="dxa"/>
            <w:tcBorders>
              <w:top w:val="single" w:color="000000" w:sz="4" w:space="0"/>
              <w:left w:val="single" w:color="000000" w:sz="4" w:space="0"/>
              <w:bottom w:val="single" w:color="000000" w:sz="4" w:space="0"/>
              <w:right w:val="single" w:color="000000" w:sz="4" w:space="0"/>
            </w:tcBorders>
            <w:vAlign w:val="center"/>
          </w:tcPr>
          <w:p w14:paraId="7D8F99A9">
            <w:pPr>
              <w:jc w:val="center"/>
              <w:rPr>
                <w:rFonts w:ascii="仿宋_GB2312;仿宋" w:hAnsi="仿宋_GB2312;仿宋" w:eastAsia="仿宋_GB2312;仿宋"/>
                <w:b/>
                <w:szCs w:val="21"/>
              </w:rPr>
            </w:pPr>
            <w:r>
              <w:rPr>
                <w:rFonts w:ascii="仿宋_GB2312;仿宋" w:hAnsi="仿宋_GB2312;仿宋" w:eastAsia="仿宋_GB2312;仿宋"/>
                <w:b/>
                <w:szCs w:val="21"/>
              </w:rPr>
              <w:t>小计</w:t>
            </w:r>
          </w:p>
        </w:tc>
      </w:tr>
      <w:tr w14:paraId="514E59F9">
        <w:tblPrEx>
          <w:tblCellMar>
            <w:top w:w="0" w:type="dxa"/>
            <w:left w:w="108" w:type="dxa"/>
            <w:bottom w:w="0" w:type="dxa"/>
            <w:right w:w="108" w:type="dxa"/>
          </w:tblCellMar>
        </w:tblPrEx>
        <w:trPr>
          <w:trHeight w:val="576"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682D3D44">
            <w:pPr>
              <w:jc w:val="center"/>
              <w:rPr>
                <w:rFonts w:ascii="宋体" w:hAnsi="宋体" w:cs="宋体"/>
                <w:b/>
                <w:szCs w:val="21"/>
              </w:rPr>
            </w:pPr>
            <w:r>
              <w:rPr>
                <w:rFonts w:ascii="宋体" w:hAnsi="宋体" w:cs="宋体"/>
                <w:b/>
                <w:szCs w:val="21"/>
              </w:rPr>
              <w:t>A</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2A944CF2">
            <w:pPr>
              <w:rPr>
                <w:rFonts w:ascii="宋体" w:hAnsi="宋体" w:cs="宋体"/>
                <w:b/>
                <w:szCs w:val="21"/>
              </w:rPr>
            </w:pPr>
            <w:r>
              <w:rPr>
                <w:rFonts w:ascii="宋体" w:hAnsi="宋体" w:cs="宋体"/>
                <w:b/>
                <w:szCs w:val="21"/>
              </w:rPr>
              <w:t>项目总投入</w:t>
            </w:r>
          </w:p>
        </w:tc>
        <w:tc>
          <w:tcPr>
            <w:tcW w:w="1152" w:type="dxa"/>
            <w:tcBorders>
              <w:top w:val="single" w:color="000000" w:sz="4" w:space="0"/>
              <w:left w:val="single" w:color="000000" w:sz="4" w:space="0"/>
              <w:bottom w:val="single" w:color="000000" w:sz="4" w:space="0"/>
              <w:right w:val="single" w:color="000000" w:sz="4" w:space="0"/>
            </w:tcBorders>
            <w:vAlign w:val="center"/>
          </w:tcPr>
          <w:p w14:paraId="1658A154">
            <w:pPr>
              <w:jc w:val="center"/>
              <w:rPr>
                <w:rFonts w:ascii="宋体" w:hAnsi="宋体" w:cs="宋体"/>
                <w:b/>
                <w:szCs w:val="21"/>
              </w:rPr>
            </w:pPr>
            <w:r>
              <w:rPr>
                <w:rFonts w:hint="eastAsia" w:ascii="宋体" w:hAnsi="宋体" w:cs="宋体"/>
                <w:b/>
                <w:szCs w:val="21"/>
              </w:rPr>
              <w:t>6</w:t>
            </w:r>
            <w:r>
              <w:rPr>
                <w:rFonts w:ascii="宋体" w:hAnsi="宋体" w:cs="宋体"/>
                <w:b/>
                <w:szCs w:val="21"/>
              </w:rPr>
              <w:t>00</w:t>
            </w:r>
          </w:p>
        </w:tc>
        <w:tc>
          <w:tcPr>
            <w:tcW w:w="1155" w:type="dxa"/>
            <w:tcBorders>
              <w:top w:val="single" w:color="000000" w:sz="4" w:space="0"/>
              <w:left w:val="single" w:color="000000" w:sz="4" w:space="0"/>
              <w:bottom w:val="single" w:color="000000" w:sz="4" w:space="0"/>
              <w:right w:val="single" w:color="000000" w:sz="4" w:space="0"/>
            </w:tcBorders>
            <w:vAlign w:val="center"/>
          </w:tcPr>
          <w:p w14:paraId="6131DCF2">
            <w:pPr>
              <w:jc w:val="center"/>
              <w:rPr>
                <w:rFonts w:ascii="宋体" w:hAnsi="宋体" w:cs="宋体"/>
                <w:b/>
                <w:szCs w:val="21"/>
              </w:rPr>
            </w:pPr>
            <w:r>
              <w:rPr>
                <w:rFonts w:hint="eastAsia" w:ascii="宋体" w:hAnsi="宋体" w:cs="宋体"/>
                <w:b/>
                <w:szCs w:val="21"/>
              </w:rPr>
              <w:t>8</w:t>
            </w:r>
            <w:r>
              <w:rPr>
                <w:rFonts w:ascii="宋体" w:hAnsi="宋体" w:cs="宋体"/>
                <w:b/>
                <w:szCs w:val="21"/>
              </w:rPr>
              <w:t>00</w:t>
            </w:r>
          </w:p>
        </w:tc>
        <w:tc>
          <w:tcPr>
            <w:tcW w:w="1152" w:type="dxa"/>
            <w:tcBorders>
              <w:top w:val="single" w:color="000000" w:sz="4" w:space="0"/>
              <w:left w:val="single" w:color="000000" w:sz="4" w:space="0"/>
              <w:bottom w:val="single" w:color="000000" w:sz="4" w:space="0"/>
              <w:right w:val="single" w:color="000000" w:sz="4" w:space="0"/>
            </w:tcBorders>
            <w:vAlign w:val="center"/>
          </w:tcPr>
          <w:p w14:paraId="50F60A0D">
            <w:pPr>
              <w:jc w:val="center"/>
              <w:rPr>
                <w:rFonts w:ascii="宋体" w:hAnsi="宋体" w:cs="宋体"/>
                <w:b/>
                <w:szCs w:val="21"/>
              </w:rPr>
            </w:pPr>
            <w:r>
              <w:rPr>
                <w:rFonts w:hint="eastAsia" w:ascii="宋体" w:hAnsi="宋体" w:cs="宋体"/>
                <w:b/>
                <w:szCs w:val="21"/>
              </w:rPr>
              <w:t>6</w:t>
            </w:r>
            <w:r>
              <w:rPr>
                <w:rFonts w:ascii="宋体" w:hAnsi="宋体" w:cs="宋体"/>
                <w:b/>
                <w:szCs w:val="21"/>
              </w:rPr>
              <w:t>00</w:t>
            </w:r>
          </w:p>
        </w:tc>
        <w:tc>
          <w:tcPr>
            <w:tcW w:w="1155" w:type="dxa"/>
            <w:tcBorders>
              <w:top w:val="single" w:color="000000" w:sz="4" w:space="0"/>
              <w:left w:val="single" w:color="000000" w:sz="4" w:space="0"/>
              <w:bottom w:val="single" w:color="000000" w:sz="4" w:space="0"/>
              <w:right w:val="single" w:color="000000" w:sz="4" w:space="0"/>
            </w:tcBorders>
            <w:vAlign w:val="center"/>
          </w:tcPr>
          <w:p w14:paraId="09EC8245">
            <w:pPr>
              <w:rPr>
                <w:rFonts w:ascii="宋体" w:hAnsi="宋体" w:cs="宋体"/>
                <w:b/>
                <w:szCs w:val="21"/>
              </w:rPr>
            </w:pPr>
            <w:r>
              <w:rPr>
                <w:rFonts w:ascii="宋体" w:hAnsi="宋体" w:cs="宋体"/>
                <w:b/>
                <w:szCs w:val="21"/>
              </w:rPr>
              <w:t>2</w:t>
            </w:r>
            <w:r>
              <w:rPr>
                <w:rFonts w:hint="eastAsia" w:ascii="宋体" w:hAnsi="宋体" w:cs="宋体"/>
                <w:b/>
                <w:szCs w:val="21"/>
              </w:rPr>
              <w:t>0</w:t>
            </w:r>
            <w:r>
              <w:rPr>
                <w:rFonts w:ascii="宋体" w:hAnsi="宋体" w:cs="宋体"/>
                <w:b/>
                <w:szCs w:val="21"/>
              </w:rPr>
              <w:t>00</w:t>
            </w:r>
          </w:p>
        </w:tc>
      </w:tr>
      <w:tr w14:paraId="455ECCB7">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45DE752E">
            <w:pPr>
              <w:jc w:val="center"/>
              <w:rPr>
                <w:rFonts w:ascii="宋体" w:hAnsi="宋体" w:cs="宋体"/>
                <w:b/>
                <w:szCs w:val="21"/>
              </w:rPr>
            </w:pPr>
            <w:r>
              <w:rPr>
                <w:rFonts w:ascii="宋体" w:hAnsi="宋体" w:cs="宋体"/>
                <w:b/>
                <w:szCs w:val="21"/>
              </w:rPr>
              <w:t>B</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024249BF">
            <w:pPr>
              <w:rPr>
                <w:rFonts w:ascii="宋体" w:hAnsi="宋体" w:cs="宋体"/>
                <w:b/>
                <w:szCs w:val="21"/>
              </w:rPr>
            </w:pPr>
            <w:r>
              <w:rPr>
                <w:rFonts w:ascii="宋体" w:hAnsi="宋体" w:cs="宋体"/>
                <w:b/>
                <w:szCs w:val="21"/>
              </w:rPr>
              <w:t>科目预算</w:t>
            </w:r>
          </w:p>
        </w:tc>
        <w:tc>
          <w:tcPr>
            <w:tcW w:w="4614" w:type="dxa"/>
            <w:gridSpan w:val="4"/>
            <w:tcBorders>
              <w:top w:val="single" w:color="000000" w:sz="4" w:space="0"/>
              <w:left w:val="single" w:color="000000" w:sz="4" w:space="0"/>
              <w:bottom w:val="single" w:color="000000" w:sz="4" w:space="0"/>
              <w:right w:val="single" w:color="000000" w:sz="4" w:space="0"/>
            </w:tcBorders>
            <w:vAlign w:val="center"/>
          </w:tcPr>
          <w:p w14:paraId="4413C44E">
            <w:pPr>
              <w:widowControl/>
              <w:snapToGrid w:val="0"/>
              <w:jc w:val="center"/>
              <w:textAlignment w:val="center"/>
              <w:rPr>
                <w:rFonts w:ascii="宋体" w:hAnsi="宋体" w:cs="宋体"/>
                <w:b/>
                <w:szCs w:val="21"/>
              </w:rPr>
            </w:pPr>
          </w:p>
        </w:tc>
      </w:tr>
      <w:tr w14:paraId="0EAC0479">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60E053EE">
            <w:pPr>
              <w:jc w:val="center"/>
              <w:rPr>
                <w:rFonts w:ascii="仿宋_GB2312;仿宋" w:hAnsi="仿宋_GB2312;仿宋" w:eastAsia="仿宋_GB2312;仿宋"/>
                <w:szCs w:val="21"/>
              </w:rPr>
            </w:pPr>
            <w:r>
              <w:rPr>
                <w:rFonts w:ascii="仿宋_GB2312;仿宋" w:hAnsi="仿宋_GB2312;仿宋" w:eastAsia="仿宋_GB2312;仿宋"/>
                <w:szCs w:val="21"/>
              </w:rPr>
              <w:t>1</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1900CE4B">
            <w:pPr>
              <w:spacing w:line="360" w:lineRule="exact"/>
              <w:rPr>
                <w:rFonts w:ascii="仿宋_GB2312;仿宋" w:hAnsi="仿宋_GB2312;仿宋" w:eastAsia="仿宋_GB2312;仿宋"/>
                <w:szCs w:val="21"/>
              </w:rPr>
            </w:pPr>
            <w:r>
              <w:rPr>
                <w:rFonts w:ascii="仿宋_GB2312;仿宋" w:hAnsi="仿宋_GB2312;仿宋" w:eastAsia="仿宋_GB2312;仿宋"/>
                <w:szCs w:val="21"/>
              </w:rPr>
              <w:t>设备购置费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4EF6DE40">
            <w:pPr>
              <w:widowControl/>
              <w:jc w:val="center"/>
              <w:textAlignment w:val="center"/>
              <w:rPr>
                <w:rFonts w:ascii="宋体" w:hAnsi="宋体" w:cs="宋体"/>
                <w:b/>
                <w:szCs w:val="21"/>
              </w:rPr>
            </w:pPr>
            <w:r>
              <w:rPr>
                <w:rFonts w:hint="eastAsia" w:ascii="宋体" w:hAnsi="宋体" w:cs="宋体"/>
                <w:color w:val="0F1115"/>
                <w:kern w:val="0"/>
                <w:sz w:val="22"/>
                <w:szCs w:val="22"/>
                <w:lang w:bidi="ar"/>
              </w:rPr>
              <w:t>50</w:t>
            </w:r>
          </w:p>
        </w:tc>
        <w:tc>
          <w:tcPr>
            <w:tcW w:w="1155" w:type="dxa"/>
            <w:tcBorders>
              <w:top w:val="single" w:color="000000" w:sz="4" w:space="0"/>
              <w:left w:val="single" w:color="000000" w:sz="4" w:space="0"/>
              <w:bottom w:val="single" w:color="000000" w:sz="4" w:space="0"/>
              <w:right w:val="single" w:color="000000" w:sz="4" w:space="0"/>
            </w:tcBorders>
            <w:vAlign w:val="center"/>
          </w:tcPr>
          <w:p w14:paraId="6FB91045">
            <w:pPr>
              <w:widowControl/>
              <w:jc w:val="center"/>
              <w:textAlignment w:val="center"/>
              <w:rPr>
                <w:rFonts w:ascii="宋体" w:hAnsi="宋体" w:cs="宋体"/>
                <w:b/>
                <w:szCs w:val="21"/>
              </w:rPr>
            </w:pPr>
            <w:r>
              <w:rPr>
                <w:rFonts w:ascii="宋体" w:hAnsi="宋体" w:cs="宋体"/>
                <w:color w:val="0F1115"/>
                <w:kern w:val="0"/>
                <w:sz w:val="22"/>
                <w:szCs w:val="22"/>
                <w:lang w:bidi="ar"/>
              </w:rPr>
              <w:t>50</w:t>
            </w:r>
          </w:p>
        </w:tc>
        <w:tc>
          <w:tcPr>
            <w:tcW w:w="1152" w:type="dxa"/>
            <w:tcBorders>
              <w:top w:val="single" w:color="000000" w:sz="4" w:space="0"/>
              <w:left w:val="single" w:color="000000" w:sz="4" w:space="0"/>
              <w:bottom w:val="single" w:color="000000" w:sz="4" w:space="0"/>
              <w:right w:val="single" w:color="000000" w:sz="4" w:space="0"/>
            </w:tcBorders>
            <w:vAlign w:val="center"/>
          </w:tcPr>
          <w:p w14:paraId="29B20ACC">
            <w:pPr>
              <w:widowControl/>
              <w:jc w:val="center"/>
              <w:textAlignment w:val="center"/>
              <w:rPr>
                <w:rFonts w:ascii="宋体" w:hAnsi="宋体" w:cs="宋体"/>
                <w:b/>
                <w:szCs w:val="21"/>
              </w:rPr>
            </w:pPr>
            <w:r>
              <w:rPr>
                <w:rFonts w:hint="eastAsia" w:ascii="宋体" w:hAnsi="宋体" w:cs="宋体"/>
                <w:color w:val="0F1115"/>
                <w:kern w:val="0"/>
                <w:sz w:val="22"/>
                <w:szCs w:val="22"/>
                <w:lang w:bidi="ar"/>
              </w:rPr>
              <w:t>1</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2E5504F5">
            <w:pPr>
              <w:widowControl/>
              <w:jc w:val="center"/>
              <w:textAlignment w:val="center"/>
              <w:rPr>
                <w:rFonts w:ascii="宋体" w:hAnsi="宋体" w:cs="宋体"/>
                <w:b/>
                <w:szCs w:val="21"/>
              </w:rPr>
            </w:pPr>
            <w:r>
              <w:rPr>
                <w:rFonts w:hint="eastAsia" w:ascii="宋体" w:hAnsi="宋体" w:cs="宋体"/>
                <w:color w:val="0F1115"/>
                <w:kern w:val="0"/>
                <w:sz w:val="22"/>
                <w:szCs w:val="22"/>
                <w:lang w:bidi="ar"/>
              </w:rPr>
              <w:t>11</w:t>
            </w:r>
            <w:r>
              <w:rPr>
                <w:rFonts w:ascii="宋体" w:hAnsi="宋体" w:cs="宋体"/>
                <w:color w:val="0F1115"/>
                <w:kern w:val="0"/>
                <w:sz w:val="22"/>
                <w:szCs w:val="22"/>
                <w:lang w:bidi="ar"/>
              </w:rPr>
              <w:t>0</w:t>
            </w:r>
          </w:p>
        </w:tc>
      </w:tr>
      <w:tr w14:paraId="303FBA75">
        <w:tblPrEx>
          <w:tblCellMar>
            <w:top w:w="0" w:type="dxa"/>
            <w:left w:w="108" w:type="dxa"/>
            <w:bottom w:w="0" w:type="dxa"/>
            <w:right w:w="108" w:type="dxa"/>
          </w:tblCellMar>
        </w:tblPrEx>
        <w:trPr>
          <w:trHeight w:val="90"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783444C9">
            <w:pPr>
              <w:jc w:val="center"/>
              <w:rPr>
                <w:rFonts w:ascii="仿宋_GB2312;仿宋" w:hAnsi="仿宋_GB2312;仿宋" w:eastAsia="仿宋_GB2312;仿宋"/>
                <w:szCs w:val="21"/>
              </w:rPr>
            </w:pPr>
            <w:r>
              <w:rPr>
                <w:rFonts w:ascii="仿宋_GB2312;仿宋" w:hAnsi="仿宋_GB2312;仿宋" w:eastAsia="仿宋_GB2312;仿宋"/>
                <w:szCs w:val="21"/>
              </w:rPr>
              <w:t>2</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083FC105">
            <w:pPr>
              <w:spacing w:line="360" w:lineRule="exact"/>
              <w:rPr>
                <w:rFonts w:ascii="仿宋_GB2312;仿宋" w:hAnsi="仿宋_GB2312;仿宋" w:eastAsia="仿宋_GB2312;仿宋"/>
                <w:szCs w:val="21"/>
              </w:rPr>
            </w:pPr>
            <w:r>
              <w:rPr>
                <w:rFonts w:ascii="仿宋_GB2312;仿宋" w:hAnsi="仿宋_GB2312;仿宋" w:eastAsia="仿宋_GB2312;仿宋"/>
                <w:szCs w:val="21"/>
              </w:rPr>
              <w:t>材料费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10DC82CF">
            <w:pPr>
              <w:widowControl/>
              <w:jc w:val="center"/>
              <w:textAlignment w:val="center"/>
              <w:rPr>
                <w:rFonts w:ascii="宋体" w:hAnsi="宋体" w:cs="宋体"/>
                <w:b/>
                <w:szCs w:val="21"/>
              </w:rPr>
            </w:pPr>
            <w:r>
              <w:rPr>
                <w:rFonts w:hint="eastAsia" w:ascii="宋体" w:hAnsi="宋体" w:cs="宋体"/>
                <w:color w:val="0F1115"/>
                <w:kern w:val="0"/>
                <w:sz w:val="22"/>
                <w:szCs w:val="22"/>
                <w:lang w:bidi="ar"/>
              </w:rPr>
              <w:t>3</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7692F632">
            <w:pPr>
              <w:widowControl/>
              <w:jc w:val="center"/>
              <w:textAlignment w:val="center"/>
              <w:rPr>
                <w:rFonts w:ascii="宋体" w:hAnsi="宋体" w:cs="宋体"/>
                <w:b/>
                <w:szCs w:val="21"/>
              </w:rPr>
            </w:pPr>
            <w:r>
              <w:rPr>
                <w:rFonts w:hint="eastAsia" w:ascii="宋体" w:hAnsi="宋体" w:cs="宋体"/>
                <w:color w:val="0F1115"/>
                <w:kern w:val="0"/>
                <w:sz w:val="22"/>
                <w:szCs w:val="22"/>
                <w:lang w:bidi="ar"/>
              </w:rPr>
              <w:t>5</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7EFBC270">
            <w:pPr>
              <w:widowControl/>
              <w:jc w:val="center"/>
              <w:textAlignment w:val="center"/>
              <w:rPr>
                <w:rFonts w:ascii="宋体" w:hAnsi="宋体" w:cs="宋体"/>
                <w:b/>
                <w:szCs w:val="21"/>
              </w:rPr>
            </w:pPr>
            <w:r>
              <w:rPr>
                <w:rFonts w:hint="eastAsia" w:ascii="宋体" w:hAnsi="宋体" w:cs="宋体"/>
                <w:color w:val="0F1115"/>
                <w:kern w:val="0"/>
                <w:sz w:val="22"/>
                <w:szCs w:val="22"/>
                <w:lang w:bidi="ar"/>
              </w:rPr>
              <w:t>2</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1B5F40A5">
            <w:pPr>
              <w:widowControl/>
              <w:jc w:val="center"/>
              <w:textAlignment w:val="center"/>
              <w:rPr>
                <w:rFonts w:ascii="宋体" w:hAnsi="宋体" w:cs="宋体"/>
                <w:b/>
                <w:szCs w:val="21"/>
              </w:rPr>
            </w:pPr>
            <w:r>
              <w:rPr>
                <w:rFonts w:hint="eastAsia" w:ascii="宋体" w:hAnsi="宋体" w:cs="宋体"/>
                <w:color w:val="0F1115"/>
                <w:kern w:val="0"/>
                <w:sz w:val="22"/>
                <w:szCs w:val="22"/>
                <w:lang w:bidi="ar"/>
              </w:rPr>
              <w:t>10</w:t>
            </w:r>
            <w:r>
              <w:rPr>
                <w:rFonts w:ascii="宋体" w:hAnsi="宋体" w:cs="宋体"/>
                <w:color w:val="0F1115"/>
                <w:kern w:val="0"/>
                <w:sz w:val="22"/>
                <w:szCs w:val="22"/>
                <w:lang w:bidi="ar"/>
              </w:rPr>
              <w:t>0</w:t>
            </w:r>
          </w:p>
        </w:tc>
      </w:tr>
      <w:tr w14:paraId="52D4F4CD">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17E0DD0B">
            <w:pPr>
              <w:jc w:val="center"/>
              <w:rPr>
                <w:rFonts w:ascii="仿宋_GB2312;仿宋" w:hAnsi="仿宋_GB2312;仿宋" w:eastAsia="仿宋_GB2312;仿宋"/>
                <w:szCs w:val="21"/>
              </w:rPr>
            </w:pPr>
            <w:r>
              <w:rPr>
                <w:rFonts w:ascii="仿宋_GB2312;仿宋" w:hAnsi="仿宋_GB2312;仿宋" w:eastAsia="仿宋_GB2312;仿宋"/>
                <w:szCs w:val="21"/>
              </w:rPr>
              <w:t>3</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288CADDD">
            <w:pPr>
              <w:spacing w:line="360" w:lineRule="exact"/>
              <w:rPr>
                <w:rFonts w:ascii="仿宋_GB2312;仿宋" w:hAnsi="仿宋_GB2312;仿宋" w:eastAsia="仿宋_GB2312;仿宋"/>
                <w:szCs w:val="21"/>
              </w:rPr>
            </w:pPr>
            <w:r>
              <w:rPr>
                <w:rFonts w:eastAsia="仿宋_GB2312;仿宋"/>
                <w:szCs w:val="21"/>
              </w:rPr>
              <w:t>测试化验加工费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37F6B9F9">
            <w:pPr>
              <w:widowControl/>
              <w:jc w:val="center"/>
              <w:textAlignment w:val="center"/>
              <w:rPr>
                <w:rFonts w:ascii="宋体" w:hAnsi="宋体" w:cs="宋体"/>
                <w:b/>
                <w:szCs w:val="21"/>
              </w:rPr>
            </w:pPr>
            <w:r>
              <w:rPr>
                <w:rFonts w:ascii="宋体" w:hAnsi="宋体" w:cs="宋体"/>
                <w:color w:val="0F1115"/>
                <w:kern w:val="0"/>
                <w:sz w:val="22"/>
                <w:szCs w:val="22"/>
                <w:lang w:bidi="ar"/>
              </w:rPr>
              <w:t>120</w:t>
            </w:r>
          </w:p>
        </w:tc>
        <w:tc>
          <w:tcPr>
            <w:tcW w:w="1155" w:type="dxa"/>
            <w:tcBorders>
              <w:top w:val="single" w:color="000000" w:sz="4" w:space="0"/>
              <w:left w:val="single" w:color="000000" w:sz="4" w:space="0"/>
              <w:bottom w:val="single" w:color="000000" w:sz="4" w:space="0"/>
              <w:right w:val="single" w:color="000000" w:sz="4" w:space="0"/>
            </w:tcBorders>
            <w:vAlign w:val="center"/>
          </w:tcPr>
          <w:p w14:paraId="0F495243">
            <w:pPr>
              <w:widowControl/>
              <w:jc w:val="center"/>
              <w:textAlignment w:val="center"/>
              <w:rPr>
                <w:rFonts w:ascii="宋体" w:hAnsi="宋体" w:cs="宋体"/>
                <w:b/>
                <w:szCs w:val="21"/>
              </w:rPr>
            </w:pPr>
            <w:r>
              <w:rPr>
                <w:rFonts w:hint="eastAsia" w:ascii="宋体" w:hAnsi="宋体" w:cs="宋体"/>
                <w:color w:val="0F1115"/>
                <w:kern w:val="0"/>
                <w:sz w:val="22"/>
                <w:szCs w:val="22"/>
                <w:lang w:bidi="ar"/>
              </w:rPr>
              <w:t>15</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0AE58ECA">
            <w:pPr>
              <w:widowControl/>
              <w:jc w:val="center"/>
              <w:textAlignment w:val="center"/>
              <w:rPr>
                <w:rFonts w:ascii="宋体" w:hAnsi="宋体" w:cs="宋体"/>
                <w:b/>
                <w:szCs w:val="21"/>
              </w:rPr>
            </w:pPr>
            <w:r>
              <w:rPr>
                <w:rFonts w:ascii="宋体" w:hAnsi="宋体" w:cs="宋体"/>
                <w:color w:val="0F1115"/>
                <w:kern w:val="0"/>
                <w:sz w:val="22"/>
                <w:szCs w:val="22"/>
                <w:lang w:bidi="ar"/>
              </w:rPr>
              <w:t>1</w:t>
            </w:r>
            <w:r>
              <w:rPr>
                <w:rFonts w:hint="eastAsia" w:ascii="宋体" w:hAnsi="宋体" w:cs="宋体"/>
                <w:color w:val="0F1115"/>
                <w:kern w:val="0"/>
                <w:sz w:val="22"/>
                <w:szCs w:val="22"/>
                <w:lang w:bidi="ar"/>
              </w:rPr>
              <w:t>0</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23A38293">
            <w:pPr>
              <w:widowControl/>
              <w:jc w:val="center"/>
              <w:textAlignment w:val="center"/>
              <w:rPr>
                <w:rFonts w:ascii="宋体" w:hAnsi="宋体" w:cs="宋体"/>
                <w:b/>
                <w:szCs w:val="21"/>
              </w:rPr>
            </w:pPr>
            <w:r>
              <w:rPr>
                <w:rFonts w:hint="eastAsia" w:ascii="宋体" w:hAnsi="宋体" w:cs="宋体"/>
                <w:color w:val="0F1115"/>
                <w:kern w:val="0"/>
                <w:sz w:val="22"/>
                <w:szCs w:val="22"/>
                <w:lang w:bidi="ar"/>
              </w:rPr>
              <w:t>37</w:t>
            </w:r>
            <w:r>
              <w:rPr>
                <w:rFonts w:ascii="宋体" w:hAnsi="宋体" w:cs="宋体"/>
                <w:color w:val="0F1115"/>
                <w:kern w:val="0"/>
                <w:sz w:val="22"/>
                <w:szCs w:val="22"/>
                <w:lang w:bidi="ar"/>
              </w:rPr>
              <w:t>0</w:t>
            </w:r>
          </w:p>
        </w:tc>
      </w:tr>
      <w:tr w14:paraId="0B6A05F1">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4EC04D8A">
            <w:pPr>
              <w:jc w:val="center"/>
              <w:rPr>
                <w:rFonts w:ascii="仿宋_GB2312;仿宋" w:hAnsi="仿宋_GB2312;仿宋" w:eastAsia="仿宋_GB2312;仿宋"/>
                <w:szCs w:val="21"/>
              </w:rPr>
            </w:pPr>
            <w:r>
              <w:rPr>
                <w:rFonts w:ascii="仿宋_GB2312;仿宋" w:hAnsi="仿宋_GB2312;仿宋" w:eastAsia="仿宋_GB2312;仿宋"/>
                <w:szCs w:val="21"/>
              </w:rPr>
              <w:t>4</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426B84A5">
            <w:pPr>
              <w:spacing w:line="360" w:lineRule="exact"/>
              <w:rPr>
                <w:rFonts w:ascii="仿宋_GB2312;仿宋" w:hAnsi="仿宋_GB2312;仿宋" w:eastAsia="仿宋_GB2312;仿宋"/>
                <w:szCs w:val="21"/>
              </w:rPr>
            </w:pPr>
            <w:r>
              <w:rPr>
                <w:rFonts w:eastAsia="仿宋_GB2312;仿宋"/>
                <w:szCs w:val="21"/>
              </w:rPr>
              <w:t>劳务费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31CC7BCB">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20</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0CB5EA06">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30</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39DFA266">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30</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53660210">
            <w:pPr>
              <w:widowControl/>
              <w:jc w:val="center"/>
              <w:textAlignment w:val="center"/>
              <w:rPr>
                <w:rFonts w:ascii="仿宋_GB2312;仿宋" w:hAnsi="仿宋_GB2312;仿宋" w:eastAsia="仿宋_GB2312;仿宋"/>
                <w:szCs w:val="21"/>
              </w:rPr>
            </w:pPr>
            <w:r>
              <w:rPr>
                <w:rFonts w:ascii="宋体" w:hAnsi="宋体" w:cs="宋体"/>
                <w:color w:val="0F1115"/>
                <w:kern w:val="0"/>
                <w:sz w:val="22"/>
                <w:szCs w:val="22"/>
                <w:lang w:bidi="ar"/>
              </w:rPr>
              <w:t>800</w:t>
            </w:r>
          </w:p>
        </w:tc>
      </w:tr>
      <w:tr w14:paraId="2CD7CFDD">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7D72B820">
            <w:pPr>
              <w:jc w:val="center"/>
              <w:rPr>
                <w:rFonts w:ascii="仿宋_GB2312;仿宋" w:hAnsi="仿宋_GB2312;仿宋" w:eastAsia="仿宋_GB2312;仿宋"/>
                <w:szCs w:val="21"/>
              </w:rPr>
            </w:pPr>
            <w:r>
              <w:rPr>
                <w:rFonts w:ascii="仿宋_GB2312;仿宋" w:hAnsi="仿宋_GB2312;仿宋" w:eastAsia="仿宋_GB2312;仿宋"/>
                <w:szCs w:val="21"/>
              </w:rPr>
              <w:t>5</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350EB211">
            <w:pPr>
              <w:spacing w:line="360" w:lineRule="exact"/>
              <w:rPr>
                <w:rFonts w:ascii="仿宋_GB2312;仿宋" w:hAnsi="仿宋_GB2312;仿宋" w:eastAsia="仿宋_GB2312;仿宋"/>
                <w:szCs w:val="21"/>
              </w:rPr>
            </w:pPr>
            <w:r>
              <w:rPr>
                <w:rFonts w:ascii="仿宋_GB2312;仿宋" w:hAnsi="仿宋_GB2312;仿宋" w:eastAsia="仿宋_GB2312;仿宋"/>
                <w:szCs w:val="21"/>
              </w:rPr>
              <w:t>推广应用费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0FD1F532">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3</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04B8296D">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5</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2819FF29">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5</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085E8317">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13</w:t>
            </w:r>
            <w:r>
              <w:rPr>
                <w:rFonts w:ascii="宋体" w:hAnsi="宋体" w:cs="宋体"/>
                <w:color w:val="0F1115"/>
                <w:kern w:val="0"/>
                <w:sz w:val="22"/>
                <w:szCs w:val="22"/>
                <w:lang w:bidi="ar"/>
              </w:rPr>
              <w:t>0</w:t>
            </w:r>
          </w:p>
        </w:tc>
      </w:tr>
      <w:tr w14:paraId="2296CFB8">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6E4E2833">
            <w:pPr>
              <w:jc w:val="center"/>
              <w:rPr>
                <w:rFonts w:ascii="仿宋_GB2312;仿宋" w:hAnsi="仿宋_GB2312;仿宋" w:eastAsia="仿宋_GB2312;仿宋"/>
                <w:szCs w:val="21"/>
              </w:rPr>
            </w:pPr>
            <w:r>
              <w:rPr>
                <w:rFonts w:ascii="仿宋_GB2312;仿宋" w:hAnsi="仿宋_GB2312;仿宋" w:eastAsia="仿宋_GB2312;仿宋"/>
                <w:szCs w:val="21"/>
              </w:rPr>
              <w:t>6</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47692157">
            <w:pPr>
              <w:spacing w:line="360" w:lineRule="exact"/>
              <w:rPr>
                <w:rFonts w:ascii="宋体" w:hAnsi="宋体" w:cs="宋体"/>
                <w:b/>
                <w:szCs w:val="21"/>
              </w:rPr>
            </w:pPr>
            <w:r>
              <w:rPr>
                <w:rFonts w:eastAsia="仿宋_GB2312;仿宋"/>
                <w:szCs w:val="21"/>
              </w:rPr>
              <w:t>知识产权费</w:t>
            </w:r>
          </w:p>
        </w:tc>
        <w:tc>
          <w:tcPr>
            <w:tcW w:w="1152" w:type="dxa"/>
            <w:tcBorders>
              <w:top w:val="single" w:color="000000" w:sz="4" w:space="0"/>
              <w:left w:val="single" w:color="000000" w:sz="4" w:space="0"/>
              <w:bottom w:val="single" w:color="000000" w:sz="4" w:space="0"/>
              <w:right w:val="single" w:color="000000" w:sz="4" w:space="0"/>
            </w:tcBorders>
            <w:vAlign w:val="center"/>
          </w:tcPr>
          <w:p w14:paraId="2730E757">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10</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1A27BB31">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10</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0144FE54">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5</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4EDD807B">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25</w:t>
            </w:r>
            <w:r>
              <w:rPr>
                <w:rFonts w:ascii="宋体" w:hAnsi="宋体" w:cs="宋体"/>
                <w:color w:val="0F1115"/>
                <w:kern w:val="0"/>
                <w:sz w:val="22"/>
                <w:szCs w:val="22"/>
                <w:lang w:bidi="ar"/>
              </w:rPr>
              <w:t>0</w:t>
            </w:r>
          </w:p>
        </w:tc>
      </w:tr>
      <w:tr w14:paraId="164B72F6">
        <w:tblPrEx>
          <w:tblCellMar>
            <w:top w:w="0" w:type="dxa"/>
            <w:left w:w="108" w:type="dxa"/>
            <w:bottom w:w="0" w:type="dxa"/>
            <w:right w:w="108" w:type="dxa"/>
          </w:tblCellMar>
        </w:tblPrEx>
        <w:trPr>
          <w:trHeight w:val="397" w:hRule="atLeast"/>
        </w:trPr>
        <w:tc>
          <w:tcPr>
            <w:tcW w:w="498" w:type="dxa"/>
            <w:tcBorders>
              <w:top w:val="single" w:color="000000" w:sz="4" w:space="0"/>
              <w:left w:val="single" w:color="000000" w:sz="4" w:space="0"/>
              <w:bottom w:val="single" w:color="000000" w:sz="4" w:space="0"/>
              <w:right w:val="single" w:color="000000" w:sz="4" w:space="0"/>
            </w:tcBorders>
            <w:vAlign w:val="center"/>
          </w:tcPr>
          <w:p w14:paraId="0EAB8D67">
            <w:pPr>
              <w:jc w:val="center"/>
              <w:rPr>
                <w:rFonts w:ascii="仿宋_GB2312;仿宋" w:hAnsi="仿宋_GB2312;仿宋" w:eastAsia="仿宋_GB2312;仿宋"/>
                <w:szCs w:val="21"/>
              </w:rPr>
            </w:pPr>
            <w:r>
              <w:rPr>
                <w:rFonts w:ascii="仿宋_GB2312;仿宋" w:hAnsi="仿宋_GB2312;仿宋" w:eastAsia="仿宋_GB2312;仿宋"/>
                <w:szCs w:val="21"/>
              </w:rPr>
              <w:t>7</w:t>
            </w:r>
          </w:p>
        </w:tc>
        <w:tc>
          <w:tcPr>
            <w:tcW w:w="3618" w:type="dxa"/>
            <w:gridSpan w:val="2"/>
            <w:tcBorders>
              <w:top w:val="single" w:color="000000" w:sz="4" w:space="0"/>
              <w:left w:val="single" w:color="000000" w:sz="4" w:space="0"/>
              <w:bottom w:val="single" w:color="000000" w:sz="4" w:space="0"/>
              <w:right w:val="single" w:color="000000" w:sz="4" w:space="0"/>
            </w:tcBorders>
            <w:vAlign w:val="center"/>
          </w:tcPr>
          <w:p w14:paraId="665C6DCD">
            <w:pPr>
              <w:spacing w:line="240" w:lineRule="exact"/>
              <w:rPr>
                <w:rFonts w:eastAsia="仿宋_GB2312;仿宋"/>
                <w:szCs w:val="21"/>
              </w:rPr>
            </w:pPr>
            <w:r>
              <w:rPr>
                <w:rFonts w:eastAsia="仿宋_GB2312;仿宋"/>
                <w:szCs w:val="21"/>
              </w:rPr>
              <w:t>其他费用</w:t>
            </w:r>
          </w:p>
          <w:p w14:paraId="02ED32F5">
            <w:pPr>
              <w:spacing w:line="240" w:lineRule="exact"/>
              <w:rPr>
                <w:rFonts w:ascii="仿宋_GB2312;仿宋" w:hAnsi="仿宋_GB2312;仿宋" w:eastAsia="仿宋_GB2312;仿宋"/>
                <w:szCs w:val="21"/>
              </w:rPr>
            </w:pPr>
            <w:r>
              <w:rPr>
                <w:rFonts w:eastAsia="仿宋_GB2312;仿宋"/>
                <w:szCs w:val="21"/>
              </w:rPr>
              <w:t>（项目承担单位在组织实施项目过程中发生的无法在上述科目中列支的相关费用，需列明费用用途）</w:t>
            </w:r>
          </w:p>
        </w:tc>
        <w:tc>
          <w:tcPr>
            <w:tcW w:w="1152" w:type="dxa"/>
            <w:tcBorders>
              <w:top w:val="single" w:color="000000" w:sz="4" w:space="0"/>
              <w:left w:val="single" w:color="000000" w:sz="4" w:space="0"/>
              <w:bottom w:val="single" w:color="000000" w:sz="4" w:space="0"/>
              <w:right w:val="single" w:color="000000" w:sz="4" w:space="0"/>
            </w:tcBorders>
            <w:vAlign w:val="center"/>
          </w:tcPr>
          <w:p w14:paraId="60C8A08B">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7</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0BC3CF8A">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10</w:t>
            </w:r>
            <w:r>
              <w:rPr>
                <w:rFonts w:ascii="宋体" w:hAnsi="宋体" w:cs="宋体"/>
                <w:color w:val="0F1115"/>
                <w:kern w:val="0"/>
                <w:sz w:val="22"/>
                <w:szCs w:val="22"/>
                <w:lang w:bidi="ar"/>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71FD9FD8">
            <w:pPr>
              <w:widowControl/>
              <w:jc w:val="center"/>
              <w:textAlignment w:val="center"/>
              <w:rPr>
                <w:rFonts w:ascii="仿宋_GB2312;仿宋" w:hAnsi="仿宋_GB2312;仿宋" w:eastAsia="仿宋_GB2312;仿宋"/>
                <w:szCs w:val="21"/>
              </w:rPr>
            </w:pPr>
            <w:r>
              <w:rPr>
                <w:rFonts w:hint="eastAsia" w:ascii="宋体" w:hAnsi="宋体" w:cs="宋体"/>
                <w:color w:val="0F1115"/>
                <w:kern w:val="0"/>
                <w:sz w:val="22"/>
                <w:szCs w:val="22"/>
                <w:lang w:bidi="ar"/>
              </w:rPr>
              <w:t>7</w:t>
            </w:r>
            <w:r>
              <w:rPr>
                <w:rFonts w:ascii="宋体" w:hAnsi="宋体" w:cs="宋体"/>
                <w:color w:val="0F1115"/>
                <w:kern w:val="0"/>
                <w:sz w:val="22"/>
                <w:szCs w:val="22"/>
                <w:lang w:bidi="ar"/>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29EA22F2">
            <w:pPr>
              <w:widowControl/>
              <w:jc w:val="center"/>
              <w:textAlignment w:val="center"/>
              <w:rPr>
                <w:rFonts w:ascii="仿宋_GB2312;仿宋" w:hAnsi="仿宋_GB2312;仿宋" w:eastAsia="仿宋_GB2312;仿宋"/>
                <w:szCs w:val="21"/>
              </w:rPr>
            </w:pPr>
            <w:r>
              <w:rPr>
                <w:rFonts w:ascii="宋体" w:hAnsi="宋体" w:cs="宋体"/>
                <w:color w:val="0F1115"/>
                <w:kern w:val="0"/>
                <w:sz w:val="22"/>
                <w:szCs w:val="22"/>
                <w:lang w:bidi="ar"/>
              </w:rPr>
              <w:t>240</w:t>
            </w:r>
          </w:p>
        </w:tc>
      </w:tr>
      <w:tr w14:paraId="5EC2E7F7">
        <w:tblPrEx>
          <w:tblCellMar>
            <w:top w:w="0" w:type="dxa"/>
            <w:left w:w="108" w:type="dxa"/>
            <w:bottom w:w="0" w:type="dxa"/>
            <w:right w:w="108" w:type="dxa"/>
          </w:tblCellMar>
        </w:tblPrEx>
        <w:trPr>
          <w:trHeight w:val="397" w:hRule="atLeast"/>
        </w:trPr>
        <w:tc>
          <w:tcPr>
            <w:tcW w:w="498" w:type="dxa"/>
            <w:vMerge w:val="restart"/>
            <w:tcBorders>
              <w:top w:val="single" w:color="000000" w:sz="4" w:space="0"/>
              <w:left w:val="single" w:color="000000" w:sz="4" w:space="0"/>
              <w:bottom w:val="single" w:color="000000" w:sz="4" w:space="0"/>
              <w:right w:val="single" w:color="000000" w:sz="4" w:space="0"/>
            </w:tcBorders>
            <w:vAlign w:val="center"/>
          </w:tcPr>
          <w:p w14:paraId="6786010F">
            <w:pPr>
              <w:tabs>
                <w:tab w:val="left" w:pos="465"/>
              </w:tabs>
              <w:jc w:val="center"/>
              <w:rPr>
                <w:rFonts w:ascii="宋体" w:hAnsi="宋体" w:cs="宋体"/>
                <w:b/>
                <w:szCs w:val="21"/>
              </w:rPr>
            </w:pPr>
            <w:r>
              <w:rPr>
                <w:rFonts w:ascii="宋体" w:hAnsi="宋体" w:cs="宋体"/>
                <w:b/>
                <w:szCs w:val="21"/>
              </w:rPr>
              <w:t>C</w:t>
            </w:r>
          </w:p>
        </w:tc>
        <w:tc>
          <w:tcPr>
            <w:tcW w:w="809" w:type="dxa"/>
            <w:vMerge w:val="restart"/>
            <w:tcBorders>
              <w:top w:val="single" w:color="000000" w:sz="4" w:space="0"/>
              <w:left w:val="single" w:color="000000" w:sz="4" w:space="0"/>
              <w:bottom w:val="single" w:color="000000" w:sz="4" w:space="0"/>
              <w:right w:val="single" w:color="000000" w:sz="4" w:space="0"/>
            </w:tcBorders>
            <w:vAlign w:val="center"/>
          </w:tcPr>
          <w:p w14:paraId="1AE39769">
            <w:pPr>
              <w:jc w:val="center"/>
              <w:rPr>
                <w:rFonts w:ascii="宋体" w:hAnsi="宋体" w:cs="宋体"/>
                <w:b/>
                <w:szCs w:val="21"/>
              </w:rPr>
            </w:pPr>
            <w:r>
              <w:rPr>
                <w:rFonts w:ascii="宋体" w:hAnsi="宋体" w:cs="宋体"/>
                <w:b/>
                <w:szCs w:val="21"/>
              </w:rPr>
              <w:t>自筹资金</w:t>
            </w:r>
          </w:p>
          <w:p w14:paraId="28344D65">
            <w:pPr>
              <w:jc w:val="center"/>
              <w:rPr>
                <w:rFonts w:ascii="宋体" w:hAnsi="宋体" w:cs="宋体"/>
                <w:b/>
                <w:szCs w:val="21"/>
              </w:rPr>
            </w:pPr>
            <w:r>
              <w:rPr>
                <w:rFonts w:ascii="宋体" w:hAnsi="宋体" w:cs="宋体"/>
                <w:b/>
                <w:szCs w:val="21"/>
              </w:rPr>
              <w:t>落实情况</w:t>
            </w:r>
          </w:p>
        </w:tc>
        <w:tc>
          <w:tcPr>
            <w:tcW w:w="2809" w:type="dxa"/>
            <w:tcBorders>
              <w:top w:val="single" w:color="000000" w:sz="4" w:space="0"/>
              <w:left w:val="single" w:color="000000" w:sz="4" w:space="0"/>
              <w:bottom w:val="single" w:color="000000" w:sz="4" w:space="0"/>
              <w:right w:val="single" w:color="000000" w:sz="4" w:space="0"/>
            </w:tcBorders>
            <w:vAlign w:val="center"/>
          </w:tcPr>
          <w:p w14:paraId="7989E2A5">
            <w:pPr>
              <w:jc w:val="center"/>
              <w:rPr>
                <w:rFonts w:ascii="仿宋_GB2312;仿宋" w:hAnsi="仿宋_GB2312;仿宋" w:eastAsia="仿宋_GB2312;仿宋"/>
                <w:szCs w:val="21"/>
              </w:rPr>
            </w:pPr>
            <w:r>
              <w:rPr>
                <w:rFonts w:ascii="仿宋_GB2312;仿宋" w:hAnsi="仿宋_GB2312;仿宋" w:eastAsia="仿宋_GB2312;仿宋"/>
                <w:szCs w:val="21"/>
              </w:rPr>
              <w:t>小计</w:t>
            </w:r>
          </w:p>
        </w:tc>
        <w:tc>
          <w:tcPr>
            <w:tcW w:w="1152" w:type="dxa"/>
            <w:tcBorders>
              <w:top w:val="single" w:color="000000" w:sz="4" w:space="0"/>
              <w:left w:val="single" w:color="000000" w:sz="4" w:space="0"/>
              <w:bottom w:val="single" w:color="000000" w:sz="4" w:space="0"/>
              <w:right w:val="single" w:color="000000" w:sz="4" w:space="0"/>
            </w:tcBorders>
            <w:vAlign w:val="center"/>
          </w:tcPr>
          <w:p w14:paraId="39C8D4AB">
            <w:pPr>
              <w:jc w:val="center"/>
              <w:rPr>
                <w:rFonts w:ascii="仿宋_GB2312;仿宋" w:hAnsi="仿宋_GB2312;仿宋" w:eastAsia="仿宋_GB2312;仿宋"/>
                <w:szCs w:val="21"/>
              </w:rPr>
            </w:pPr>
            <w:r>
              <w:rPr>
                <w:rFonts w:hint="eastAsia" w:ascii="仿宋_GB2312;仿宋" w:hAnsi="仿宋_GB2312;仿宋" w:eastAsia="仿宋_GB2312;仿宋"/>
                <w:szCs w:val="21"/>
              </w:rPr>
              <w:t>3</w:t>
            </w:r>
            <w:r>
              <w:rPr>
                <w:rFonts w:ascii="仿宋_GB2312;仿宋" w:hAnsi="仿宋_GB2312;仿宋" w:eastAsia="仿宋_GB2312;仿宋"/>
                <w:szCs w:val="21"/>
              </w:rPr>
              <w:t>00</w:t>
            </w:r>
          </w:p>
        </w:tc>
        <w:tc>
          <w:tcPr>
            <w:tcW w:w="1155" w:type="dxa"/>
            <w:tcBorders>
              <w:top w:val="single" w:color="000000" w:sz="4" w:space="0"/>
              <w:left w:val="single" w:color="000000" w:sz="4" w:space="0"/>
              <w:bottom w:val="single" w:color="000000" w:sz="4" w:space="0"/>
              <w:right w:val="single" w:color="000000" w:sz="4" w:space="0"/>
            </w:tcBorders>
            <w:vAlign w:val="center"/>
          </w:tcPr>
          <w:p w14:paraId="6893805B">
            <w:pPr>
              <w:jc w:val="center"/>
              <w:rPr>
                <w:rFonts w:ascii="仿宋_GB2312;仿宋" w:hAnsi="仿宋_GB2312;仿宋" w:eastAsia="仿宋_GB2312;仿宋"/>
                <w:szCs w:val="21"/>
              </w:rPr>
            </w:pPr>
            <w:r>
              <w:rPr>
                <w:rFonts w:hint="eastAsia" w:ascii="仿宋_GB2312;仿宋" w:hAnsi="仿宋_GB2312;仿宋" w:eastAsia="仿宋_GB2312;仿宋"/>
                <w:szCs w:val="21"/>
              </w:rPr>
              <w:t>4</w:t>
            </w:r>
            <w:r>
              <w:rPr>
                <w:rFonts w:ascii="仿宋_GB2312;仿宋" w:hAnsi="仿宋_GB2312;仿宋" w:eastAsia="仿宋_GB2312;仿宋"/>
                <w:szCs w:val="21"/>
              </w:rPr>
              <w:t>00</w:t>
            </w:r>
          </w:p>
        </w:tc>
        <w:tc>
          <w:tcPr>
            <w:tcW w:w="1152" w:type="dxa"/>
            <w:tcBorders>
              <w:top w:val="single" w:color="000000" w:sz="4" w:space="0"/>
              <w:left w:val="single" w:color="000000" w:sz="4" w:space="0"/>
              <w:bottom w:val="single" w:color="000000" w:sz="4" w:space="0"/>
              <w:right w:val="single" w:color="000000" w:sz="4" w:space="0"/>
            </w:tcBorders>
            <w:vAlign w:val="center"/>
          </w:tcPr>
          <w:p w14:paraId="7DB013E6">
            <w:pPr>
              <w:jc w:val="center"/>
              <w:rPr>
                <w:rFonts w:ascii="仿宋_GB2312;仿宋" w:hAnsi="仿宋_GB2312;仿宋" w:eastAsia="仿宋_GB2312;仿宋"/>
                <w:szCs w:val="21"/>
              </w:rPr>
            </w:pPr>
            <w:r>
              <w:rPr>
                <w:rFonts w:hint="eastAsia" w:ascii="仿宋_GB2312;仿宋" w:hAnsi="仿宋_GB2312;仿宋" w:eastAsia="仿宋_GB2312;仿宋"/>
                <w:szCs w:val="21"/>
              </w:rPr>
              <w:t>3</w:t>
            </w:r>
            <w:r>
              <w:rPr>
                <w:rFonts w:ascii="仿宋_GB2312;仿宋" w:hAnsi="仿宋_GB2312;仿宋" w:eastAsia="仿宋_GB2312;仿宋"/>
                <w:szCs w:val="21"/>
              </w:rPr>
              <w:t>00</w:t>
            </w:r>
          </w:p>
        </w:tc>
        <w:tc>
          <w:tcPr>
            <w:tcW w:w="1155" w:type="dxa"/>
            <w:tcBorders>
              <w:top w:val="single" w:color="000000" w:sz="4" w:space="0"/>
              <w:left w:val="single" w:color="000000" w:sz="4" w:space="0"/>
              <w:bottom w:val="single" w:color="000000" w:sz="4" w:space="0"/>
              <w:right w:val="single" w:color="000000" w:sz="4" w:space="0"/>
            </w:tcBorders>
            <w:vAlign w:val="center"/>
          </w:tcPr>
          <w:p w14:paraId="66F84D85">
            <w:pPr>
              <w:rPr>
                <w:rFonts w:ascii="仿宋_GB2312;仿宋" w:hAnsi="仿宋_GB2312;仿宋" w:eastAsia="仿宋_GB2312;仿宋"/>
                <w:szCs w:val="21"/>
              </w:rPr>
            </w:pPr>
            <w:r>
              <w:rPr>
                <w:rFonts w:ascii="仿宋_GB2312;仿宋" w:hAnsi="仿宋_GB2312;仿宋" w:eastAsia="仿宋_GB2312;仿宋"/>
                <w:szCs w:val="21"/>
              </w:rPr>
              <w:t>1</w:t>
            </w:r>
            <w:r>
              <w:rPr>
                <w:rFonts w:hint="eastAsia" w:ascii="仿宋_GB2312;仿宋" w:hAnsi="仿宋_GB2312;仿宋" w:eastAsia="仿宋_GB2312;仿宋"/>
                <w:szCs w:val="21"/>
              </w:rPr>
              <w:t>0</w:t>
            </w:r>
            <w:r>
              <w:rPr>
                <w:rFonts w:ascii="仿宋_GB2312;仿宋" w:hAnsi="仿宋_GB2312;仿宋" w:eastAsia="仿宋_GB2312;仿宋"/>
                <w:szCs w:val="21"/>
              </w:rPr>
              <w:t>00</w:t>
            </w:r>
          </w:p>
        </w:tc>
      </w:tr>
      <w:tr w14:paraId="6CC73CD6">
        <w:tblPrEx>
          <w:tblCellMar>
            <w:top w:w="0" w:type="dxa"/>
            <w:left w:w="108" w:type="dxa"/>
            <w:bottom w:w="0" w:type="dxa"/>
            <w:right w:w="108" w:type="dxa"/>
          </w:tblCellMar>
        </w:tblPrEx>
        <w:trPr>
          <w:trHeight w:val="397" w:hRule="atLeast"/>
        </w:trPr>
        <w:tc>
          <w:tcPr>
            <w:tcW w:w="498" w:type="dxa"/>
            <w:vMerge w:val="continue"/>
            <w:tcBorders>
              <w:top w:val="single" w:color="000000" w:sz="4" w:space="0"/>
              <w:left w:val="single" w:color="000000" w:sz="4" w:space="0"/>
              <w:bottom w:val="single" w:color="000000" w:sz="4" w:space="0"/>
              <w:right w:val="single" w:color="000000" w:sz="4" w:space="0"/>
            </w:tcBorders>
            <w:vAlign w:val="center"/>
          </w:tcPr>
          <w:p w14:paraId="7649EA36">
            <w:pPr>
              <w:snapToGrid w:val="0"/>
              <w:jc w:val="center"/>
              <w:rPr>
                <w:rFonts w:ascii="宋体" w:hAnsi="宋体" w:eastAsia="仿宋_GB2312;仿宋" w:cs="宋体"/>
                <w:b/>
                <w:szCs w:val="21"/>
              </w:rPr>
            </w:pPr>
          </w:p>
        </w:tc>
        <w:tc>
          <w:tcPr>
            <w:tcW w:w="809" w:type="dxa"/>
            <w:vMerge w:val="continue"/>
            <w:tcBorders>
              <w:top w:val="single" w:color="000000" w:sz="4" w:space="0"/>
              <w:left w:val="single" w:color="000000" w:sz="4" w:space="0"/>
              <w:bottom w:val="single" w:color="000000" w:sz="4" w:space="0"/>
              <w:right w:val="single" w:color="000000" w:sz="4" w:space="0"/>
            </w:tcBorders>
            <w:vAlign w:val="center"/>
          </w:tcPr>
          <w:p w14:paraId="0CAB00A6">
            <w:pPr>
              <w:snapToGrid w:val="0"/>
              <w:jc w:val="center"/>
              <w:rPr>
                <w:rFonts w:ascii="宋体" w:hAnsi="宋体" w:cs="宋体"/>
                <w:b/>
                <w:szCs w:val="21"/>
              </w:rPr>
            </w:pPr>
          </w:p>
        </w:tc>
        <w:tc>
          <w:tcPr>
            <w:tcW w:w="2809" w:type="dxa"/>
            <w:tcBorders>
              <w:top w:val="single" w:color="000000" w:sz="4" w:space="0"/>
              <w:left w:val="single" w:color="000000" w:sz="4" w:space="0"/>
              <w:bottom w:val="single" w:color="000000" w:sz="4" w:space="0"/>
              <w:right w:val="single" w:color="000000" w:sz="4" w:space="0"/>
            </w:tcBorders>
            <w:vAlign w:val="center"/>
          </w:tcPr>
          <w:p w14:paraId="17448A7E">
            <w:pPr>
              <w:jc w:val="center"/>
              <w:rPr>
                <w:rFonts w:ascii="仿宋_GB2312;仿宋" w:hAnsi="仿宋_GB2312;仿宋" w:eastAsia="仿宋_GB2312;仿宋"/>
                <w:szCs w:val="21"/>
              </w:rPr>
            </w:pPr>
            <w:r>
              <w:rPr>
                <w:rFonts w:ascii="仿宋_GB2312;仿宋" w:hAnsi="仿宋_GB2312;仿宋" w:eastAsia="仿宋_GB2312;仿宋"/>
                <w:szCs w:val="21"/>
              </w:rPr>
              <w:t>自有货币资金</w:t>
            </w:r>
          </w:p>
        </w:tc>
        <w:tc>
          <w:tcPr>
            <w:tcW w:w="1152" w:type="dxa"/>
            <w:tcBorders>
              <w:top w:val="single" w:color="000000" w:sz="4" w:space="0"/>
              <w:left w:val="single" w:color="000000" w:sz="4" w:space="0"/>
              <w:bottom w:val="single" w:color="000000" w:sz="4" w:space="0"/>
              <w:right w:val="single" w:color="000000" w:sz="4" w:space="0"/>
            </w:tcBorders>
            <w:vAlign w:val="center"/>
          </w:tcPr>
          <w:p w14:paraId="3B81C15D">
            <w:pPr>
              <w:jc w:val="center"/>
              <w:rPr>
                <w:rFonts w:ascii="仿宋_GB2312;仿宋" w:hAnsi="仿宋_GB2312;仿宋" w:eastAsia="仿宋_GB2312;仿宋"/>
                <w:szCs w:val="21"/>
              </w:rPr>
            </w:pPr>
            <w:r>
              <w:rPr>
                <w:rFonts w:ascii="仿宋_GB2312;仿宋" w:hAnsi="仿宋_GB2312;仿宋" w:eastAsia="仿宋_GB2312;仿宋"/>
                <w:szCs w:val="21"/>
              </w:rPr>
              <w:t>100</w:t>
            </w:r>
          </w:p>
        </w:tc>
        <w:tc>
          <w:tcPr>
            <w:tcW w:w="1155" w:type="dxa"/>
            <w:tcBorders>
              <w:top w:val="single" w:color="000000" w:sz="4" w:space="0"/>
              <w:left w:val="single" w:color="000000" w:sz="4" w:space="0"/>
              <w:bottom w:val="single" w:color="000000" w:sz="4" w:space="0"/>
              <w:right w:val="single" w:color="000000" w:sz="4" w:space="0"/>
            </w:tcBorders>
            <w:vAlign w:val="center"/>
          </w:tcPr>
          <w:p w14:paraId="7BE3F276">
            <w:pPr>
              <w:jc w:val="center"/>
              <w:rPr>
                <w:rFonts w:ascii="仿宋_GB2312;仿宋" w:hAnsi="仿宋_GB2312;仿宋" w:eastAsia="仿宋_GB2312;仿宋"/>
                <w:szCs w:val="21"/>
              </w:rPr>
            </w:pPr>
            <w:r>
              <w:rPr>
                <w:rFonts w:hint="eastAsia" w:ascii="仿宋_GB2312;仿宋" w:hAnsi="仿宋_GB2312;仿宋" w:eastAsia="仿宋_GB2312;仿宋"/>
                <w:szCs w:val="21"/>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72D9855C">
            <w:pPr>
              <w:jc w:val="center"/>
              <w:rPr>
                <w:rFonts w:ascii="仿宋_GB2312;仿宋" w:hAnsi="仿宋_GB2312;仿宋" w:eastAsia="仿宋_GB2312;仿宋"/>
                <w:szCs w:val="21"/>
              </w:rPr>
            </w:pPr>
            <w:r>
              <w:rPr>
                <w:rFonts w:hint="eastAsia" w:ascii="仿宋_GB2312;仿宋" w:hAnsi="仿宋_GB2312;仿宋" w:eastAsia="仿宋_GB2312;仿宋"/>
                <w:szCs w:val="21"/>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1DDE1B3A">
            <w:pPr>
              <w:rPr>
                <w:rFonts w:ascii="仿宋_GB2312;仿宋" w:hAnsi="仿宋_GB2312;仿宋" w:eastAsia="仿宋_GB2312;仿宋"/>
                <w:szCs w:val="21"/>
              </w:rPr>
            </w:pPr>
            <w:r>
              <w:rPr>
                <w:rFonts w:hint="eastAsia" w:ascii="仿宋_GB2312;仿宋" w:hAnsi="仿宋_GB2312;仿宋" w:eastAsia="仿宋_GB2312;仿宋"/>
                <w:szCs w:val="21"/>
              </w:rPr>
              <w:t>100</w:t>
            </w:r>
          </w:p>
        </w:tc>
      </w:tr>
      <w:tr w14:paraId="7773A13A">
        <w:tblPrEx>
          <w:tblCellMar>
            <w:top w:w="0" w:type="dxa"/>
            <w:left w:w="108" w:type="dxa"/>
            <w:bottom w:w="0" w:type="dxa"/>
            <w:right w:w="108" w:type="dxa"/>
          </w:tblCellMar>
        </w:tblPrEx>
        <w:trPr>
          <w:trHeight w:val="397" w:hRule="atLeast"/>
        </w:trPr>
        <w:tc>
          <w:tcPr>
            <w:tcW w:w="498" w:type="dxa"/>
            <w:vMerge w:val="continue"/>
            <w:tcBorders>
              <w:top w:val="single" w:color="000000" w:sz="4" w:space="0"/>
              <w:left w:val="single" w:color="000000" w:sz="4" w:space="0"/>
              <w:bottom w:val="single" w:color="000000" w:sz="4" w:space="0"/>
              <w:right w:val="single" w:color="000000" w:sz="4" w:space="0"/>
            </w:tcBorders>
            <w:vAlign w:val="center"/>
          </w:tcPr>
          <w:p w14:paraId="3275C37F">
            <w:pPr>
              <w:snapToGrid w:val="0"/>
              <w:jc w:val="center"/>
              <w:rPr>
                <w:rFonts w:ascii="宋体" w:hAnsi="宋体" w:eastAsia="仿宋_GB2312;仿宋" w:cs="宋体"/>
                <w:b/>
                <w:szCs w:val="21"/>
              </w:rPr>
            </w:pPr>
          </w:p>
        </w:tc>
        <w:tc>
          <w:tcPr>
            <w:tcW w:w="809" w:type="dxa"/>
            <w:vMerge w:val="continue"/>
            <w:tcBorders>
              <w:top w:val="single" w:color="000000" w:sz="4" w:space="0"/>
              <w:left w:val="single" w:color="000000" w:sz="4" w:space="0"/>
              <w:bottom w:val="single" w:color="000000" w:sz="4" w:space="0"/>
              <w:right w:val="single" w:color="000000" w:sz="4" w:space="0"/>
            </w:tcBorders>
            <w:vAlign w:val="center"/>
          </w:tcPr>
          <w:p w14:paraId="6AD9AC63">
            <w:pPr>
              <w:snapToGrid w:val="0"/>
              <w:jc w:val="center"/>
              <w:rPr>
                <w:rFonts w:ascii="宋体" w:hAnsi="宋体" w:cs="宋体"/>
                <w:b/>
                <w:szCs w:val="21"/>
              </w:rPr>
            </w:pPr>
          </w:p>
        </w:tc>
        <w:tc>
          <w:tcPr>
            <w:tcW w:w="2809" w:type="dxa"/>
            <w:tcBorders>
              <w:top w:val="single" w:color="000000" w:sz="4" w:space="0"/>
              <w:left w:val="single" w:color="000000" w:sz="4" w:space="0"/>
              <w:bottom w:val="single" w:color="000000" w:sz="4" w:space="0"/>
              <w:right w:val="single" w:color="000000" w:sz="4" w:space="0"/>
            </w:tcBorders>
            <w:vAlign w:val="center"/>
          </w:tcPr>
          <w:p w14:paraId="3BB73638">
            <w:pPr>
              <w:jc w:val="center"/>
              <w:rPr>
                <w:rFonts w:ascii="仿宋_GB2312;仿宋" w:hAnsi="仿宋_GB2312;仿宋" w:eastAsia="仿宋_GB2312;仿宋"/>
                <w:szCs w:val="21"/>
              </w:rPr>
            </w:pPr>
            <w:r>
              <w:rPr>
                <w:rFonts w:ascii="仿宋_GB2312;仿宋" w:hAnsi="仿宋_GB2312;仿宋" w:eastAsia="仿宋_GB2312;仿宋"/>
                <w:szCs w:val="21"/>
              </w:rPr>
              <w:t>其他渠道获得资金</w:t>
            </w:r>
          </w:p>
        </w:tc>
        <w:tc>
          <w:tcPr>
            <w:tcW w:w="1152" w:type="dxa"/>
            <w:tcBorders>
              <w:top w:val="single" w:color="000000" w:sz="4" w:space="0"/>
              <w:left w:val="single" w:color="000000" w:sz="4" w:space="0"/>
              <w:bottom w:val="single" w:color="000000" w:sz="4" w:space="0"/>
              <w:right w:val="single" w:color="000000" w:sz="4" w:space="0"/>
            </w:tcBorders>
            <w:vAlign w:val="center"/>
          </w:tcPr>
          <w:p w14:paraId="7EA7DDAE">
            <w:pPr>
              <w:jc w:val="center"/>
              <w:rPr>
                <w:rFonts w:ascii="仿宋_GB2312;仿宋" w:hAnsi="仿宋_GB2312;仿宋" w:eastAsia="仿宋_GB2312;仿宋"/>
                <w:szCs w:val="21"/>
              </w:rPr>
            </w:pPr>
            <w:r>
              <w:rPr>
                <w:rFonts w:hint="eastAsia" w:ascii="仿宋_GB2312;仿宋" w:hAnsi="仿宋_GB2312;仿宋" w:eastAsia="仿宋_GB2312;仿宋"/>
                <w:szCs w:val="21"/>
              </w:rPr>
              <w:t>2</w:t>
            </w:r>
            <w:r>
              <w:rPr>
                <w:rFonts w:ascii="仿宋_GB2312;仿宋" w:hAnsi="仿宋_GB2312;仿宋" w:eastAsia="仿宋_GB2312;仿宋"/>
                <w:szCs w:val="21"/>
              </w:rPr>
              <w:t>00</w:t>
            </w:r>
          </w:p>
        </w:tc>
        <w:tc>
          <w:tcPr>
            <w:tcW w:w="1155" w:type="dxa"/>
            <w:tcBorders>
              <w:top w:val="single" w:color="000000" w:sz="4" w:space="0"/>
              <w:left w:val="single" w:color="000000" w:sz="4" w:space="0"/>
              <w:bottom w:val="single" w:color="000000" w:sz="4" w:space="0"/>
              <w:right w:val="single" w:color="000000" w:sz="4" w:space="0"/>
            </w:tcBorders>
            <w:vAlign w:val="center"/>
          </w:tcPr>
          <w:p w14:paraId="08F0462A">
            <w:pPr>
              <w:jc w:val="center"/>
              <w:rPr>
                <w:rFonts w:ascii="仿宋_GB2312;仿宋" w:hAnsi="仿宋_GB2312;仿宋" w:eastAsia="仿宋_GB2312;仿宋"/>
                <w:szCs w:val="21"/>
              </w:rPr>
            </w:pPr>
            <w:r>
              <w:rPr>
                <w:rFonts w:hint="eastAsia" w:ascii="仿宋_GB2312;仿宋" w:hAnsi="仿宋_GB2312;仿宋" w:eastAsia="仿宋_GB2312;仿宋"/>
                <w:szCs w:val="21"/>
              </w:rPr>
              <w:t>40</w:t>
            </w:r>
            <w:r>
              <w:rPr>
                <w:rFonts w:ascii="仿宋_GB2312;仿宋" w:hAnsi="仿宋_GB2312;仿宋" w:eastAsia="仿宋_GB2312;仿宋"/>
                <w:szCs w:val="21"/>
              </w:rPr>
              <w:t>0</w:t>
            </w:r>
          </w:p>
        </w:tc>
        <w:tc>
          <w:tcPr>
            <w:tcW w:w="1152" w:type="dxa"/>
            <w:tcBorders>
              <w:top w:val="single" w:color="000000" w:sz="4" w:space="0"/>
              <w:left w:val="single" w:color="000000" w:sz="4" w:space="0"/>
              <w:bottom w:val="single" w:color="000000" w:sz="4" w:space="0"/>
              <w:right w:val="single" w:color="000000" w:sz="4" w:space="0"/>
            </w:tcBorders>
            <w:vAlign w:val="center"/>
          </w:tcPr>
          <w:p w14:paraId="04C066BE">
            <w:pPr>
              <w:jc w:val="center"/>
              <w:rPr>
                <w:rFonts w:ascii="仿宋_GB2312;仿宋" w:hAnsi="仿宋_GB2312;仿宋" w:eastAsia="仿宋_GB2312;仿宋"/>
                <w:szCs w:val="21"/>
              </w:rPr>
            </w:pPr>
            <w:r>
              <w:rPr>
                <w:rFonts w:ascii="仿宋_GB2312;仿宋" w:hAnsi="仿宋_GB2312;仿宋" w:eastAsia="仿宋_GB2312;仿宋"/>
                <w:szCs w:val="21"/>
              </w:rPr>
              <w:t>3</w:t>
            </w:r>
            <w:r>
              <w:rPr>
                <w:rFonts w:hint="eastAsia" w:ascii="仿宋_GB2312;仿宋" w:hAnsi="仿宋_GB2312;仿宋" w:eastAsia="仿宋_GB2312;仿宋"/>
                <w:szCs w:val="21"/>
              </w:rPr>
              <w:t>0</w:t>
            </w:r>
            <w:r>
              <w:rPr>
                <w:rFonts w:ascii="仿宋_GB2312;仿宋" w:hAnsi="仿宋_GB2312;仿宋" w:eastAsia="仿宋_GB2312;仿宋"/>
                <w:szCs w:val="21"/>
              </w:rPr>
              <w:t>0</w:t>
            </w:r>
          </w:p>
        </w:tc>
        <w:tc>
          <w:tcPr>
            <w:tcW w:w="1155" w:type="dxa"/>
            <w:tcBorders>
              <w:top w:val="single" w:color="000000" w:sz="4" w:space="0"/>
              <w:left w:val="single" w:color="000000" w:sz="4" w:space="0"/>
              <w:bottom w:val="single" w:color="000000" w:sz="4" w:space="0"/>
              <w:right w:val="single" w:color="000000" w:sz="4" w:space="0"/>
            </w:tcBorders>
            <w:vAlign w:val="center"/>
          </w:tcPr>
          <w:p w14:paraId="64324450">
            <w:pPr>
              <w:rPr>
                <w:rFonts w:ascii="仿宋_GB2312;仿宋" w:hAnsi="仿宋_GB2312;仿宋" w:eastAsia="仿宋_GB2312;仿宋"/>
                <w:szCs w:val="21"/>
              </w:rPr>
            </w:pPr>
            <w:r>
              <w:rPr>
                <w:rFonts w:ascii="仿宋_GB2312;仿宋" w:hAnsi="仿宋_GB2312;仿宋" w:eastAsia="仿宋_GB2312;仿宋"/>
                <w:szCs w:val="21"/>
              </w:rPr>
              <w:t>900</w:t>
            </w:r>
          </w:p>
        </w:tc>
      </w:tr>
      <w:tr w14:paraId="2466D2B9">
        <w:tblPrEx>
          <w:tblCellMar>
            <w:top w:w="0" w:type="dxa"/>
            <w:left w:w="108" w:type="dxa"/>
            <w:bottom w:w="0" w:type="dxa"/>
            <w:right w:w="108" w:type="dxa"/>
          </w:tblCellMar>
        </w:tblPrEx>
        <w:trPr>
          <w:trHeight w:val="397" w:hRule="atLeast"/>
        </w:trPr>
        <w:tc>
          <w:tcPr>
            <w:tcW w:w="498" w:type="dxa"/>
            <w:vMerge w:val="continue"/>
            <w:tcBorders>
              <w:top w:val="single" w:color="000000" w:sz="4" w:space="0"/>
              <w:left w:val="single" w:color="000000" w:sz="4" w:space="0"/>
              <w:bottom w:val="single" w:color="000000" w:sz="4" w:space="0"/>
              <w:right w:val="single" w:color="000000" w:sz="4" w:space="0"/>
            </w:tcBorders>
            <w:vAlign w:val="center"/>
          </w:tcPr>
          <w:p w14:paraId="29FD2B0D">
            <w:pPr>
              <w:snapToGrid w:val="0"/>
              <w:jc w:val="center"/>
              <w:rPr>
                <w:rFonts w:ascii="宋体" w:hAnsi="宋体" w:eastAsia="仿宋_GB2312;仿宋" w:cs="宋体"/>
                <w:b/>
                <w:szCs w:val="21"/>
              </w:rPr>
            </w:pPr>
          </w:p>
        </w:tc>
        <w:tc>
          <w:tcPr>
            <w:tcW w:w="809" w:type="dxa"/>
            <w:vMerge w:val="continue"/>
            <w:tcBorders>
              <w:top w:val="single" w:color="000000" w:sz="4" w:space="0"/>
              <w:left w:val="single" w:color="000000" w:sz="4" w:space="0"/>
              <w:bottom w:val="single" w:color="000000" w:sz="4" w:space="0"/>
              <w:right w:val="single" w:color="000000" w:sz="4" w:space="0"/>
            </w:tcBorders>
            <w:vAlign w:val="center"/>
          </w:tcPr>
          <w:p w14:paraId="70696AA9">
            <w:pPr>
              <w:snapToGrid w:val="0"/>
              <w:jc w:val="center"/>
              <w:rPr>
                <w:rFonts w:ascii="宋体" w:hAnsi="宋体" w:cs="宋体"/>
                <w:b/>
                <w:szCs w:val="21"/>
              </w:rPr>
            </w:pPr>
          </w:p>
        </w:tc>
        <w:tc>
          <w:tcPr>
            <w:tcW w:w="2809" w:type="dxa"/>
            <w:tcBorders>
              <w:top w:val="single" w:color="000000" w:sz="4" w:space="0"/>
              <w:left w:val="single" w:color="000000" w:sz="4" w:space="0"/>
              <w:bottom w:val="single" w:color="000000" w:sz="4" w:space="0"/>
              <w:right w:val="single" w:color="000000" w:sz="4" w:space="0"/>
            </w:tcBorders>
            <w:vAlign w:val="center"/>
          </w:tcPr>
          <w:p w14:paraId="172DC68A">
            <w:pPr>
              <w:jc w:val="center"/>
              <w:rPr>
                <w:rFonts w:ascii="仿宋_GB2312;仿宋" w:hAnsi="仿宋_GB2312;仿宋" w:eastAsia="仿宋_GB2312;仿宋"/>
                <w:szCs w:val="21"/>
              </w:rPr>
            </w:pPr>
            <w:r>
              <w:rPr>
                <w:rFonts w:ascii="仿宋_GB2312;仿宋" w:hAnsi="仿宋_GB2312;仿宋" w:eastAsia="仿宋_GB2312;仿宋"/>
                <w:szCs w:val="21"/>
              </w:rPr>
              <w:t>自筹资金来源说明（附件中需提供证明材料）</w:t>
            </w:r>
          </w:p>
        </w:tc>
        <w:tc>
          <w:tcPr>
            <w:tcW w:w="4614" w:type="dxa"/>
            <w:gridSpan w:val="4"/>
            <w:tcBorders>
              <w:top w:val="single" w:color="000000" w:sz="4" w:space="0"/>
              <w:left w:val="single" w:color="000000" w:sz="4" w:space="0"/>
              <w:bottom w:val="single" w:color="000000" w:sz="4" w:space="0"/>
              <w:right w:val="single" w:color="000000" w:sz="4" w:space="0"/>
            </w:tcBorders>
          </w:tcPr>
          <w:p w14:paraId="52265A66">
            <w:pPr>
              <w:rPr>
                <w:rFonts w:ascii="仿宋_GB2312;仿宋" w:hAnsi="仿宋_GB2312;仿宋" w:eastAsia="仿宋_GB2312;仿宋"/>
                <w:szCs w:val="21"/>
              </w:rPr>
            </w:pPr>
            <w:r>
              <w:rPr>
                <w:rFonts w:ascii="仿宋_GB2312;仿宋" w:hAnsi="仿宋_GB2312;仿宋" w:eastAsia="仿宋_GB2312;仿宋"/>
                <w:szCs w:val="21"/>
              </w:rPr>
              <w:t>自有货币资金为股东实缴资本；其他渠道资金来源于银行贷款、天使轮等股权融资、天然益生菌产品销售收入及相关管线独家授权或转让收入。</w:t>
            </w:r>
          </w:p>
        </w:tc>
      </w:tr>
      <w:tr w14:paraId="00B54234">
        <w:tblPrEx>
          <w:tblCellMar>
            <w:top w:w="0" w:type="dxa"/>
            <w:left w:w="108" w:type="dxa"/>
            <w:bottom w:w="0" w:type="dxa"/>
            <w:right w:w="108" w:type="dxa"/>
          </w:tblCellMar>
        </w:tblPrEx>
        <w:trPr>
          <w:trHeight w:val="479" w:hRule="atLeast"/>
        </w:trPr>
        <w:tc>
          <w:tcPr>
            <w:tcW w:w="498" w:type="dxa"/>
            <w:vMerge w:val="restart"/>
            <w:tcBorders>
              <w:top w:val="single" w:color="000000" w:sz="4" w:space="0"/>
              <w:left w:val="single" w:color="000000" w:sz="4" w:space="0"/>
              <w:bottom w:val="single" w:color="000000" w:sz="4" w:space="0"/>
              <w:right w:val="single" w:color="000000" w:sz="4" w:space="0"/>
            </w:tcBorders>
            <w:vAlign w:val="center"/>
          </w:tcPr>
          <w:p w14:paraId="17AECA9E">
            <w:pPr>
              <w:jc w:val="center"/>
              <w:rPr>
                <w:rFonts w:ascii="宋体" w:hAnsi="宋体" w:cs="宋体"/>
                <w:b/>
                <w:szCs w:val="21"/>
              </w:rPr>
            </w:pPr>
            <w:r>
              <w:rPr>
                <w:rFonts w:ascii="宋体" w:hAnsi="宋体" w:cs="宋体"/>
                <w:b/>
                <w:szCs w:val="21"/>
              </w:rPr>
              <w:t>D</w:t>
            </w:r>
          </w:p>
        </w:tc>
        <w:tc>
          <w:tcPr>
            <w:tcW w:w="809" w:type="dxa"/>
            <w:vMerge w:val="restart"/>
            <w:tcBorders>
              <w:top w:val="single" w:color="000000" w:sz="4" w:space="0"/>
              <w:left w:val="single" w:color="000000" w:sz="4" w:space="0"/>
              <w:bottom w:val="single" w:color="000000" w:sz="4" w:space="0"/>
              <w:right w:val="single" w:color="000000" w:sz="4" w:space="0"/>
            </w:tcBorders>
            <w:vAlign w:val="center"/>
          </w:tcPr>
          <w:p w14:paraId="279FC6D9">
            <w:pPr>
              <w:jc w:val="center"/>
              <w:rPr>
                <w:rFonts w:ascii="宋体" w:hAnsi="宋体" w:cs="宋体"/>
                <w:b/>
                <w:szCs w:val="21"/>
              </w:rPr>
            </w:pPr>
            <w:r>
              <w:rPr>
                <w:rFonts w:ascii="宋体" w:hAnsi="宋体" w:cs="宋体"/>
                <w:b/>
                <w:szCs w:val="21"/>
              </w:rPr>
              <w:t>申请专项资金</w:t>
            </w:r>
          </w:p>
        </w:tc>
        <w:tc>
          <w:tcPr>
            <w:tcW w:w="2809" w:type="dxa"/>
            <w:tcBorders>
              <w:top w:val="single" w:color="000000" w:sz="4" w:space="0"/>
              <w:left w:val="single" w:color="000000" w:sz="4" w:space="0"/>
              <w:bottom w:val="single" w:color="000000" w:sz="4" w:space="0"/>
              <w:right w:val="single" w:color="000000" w:sz="4" w:space="0"/>
            </w:tcBorders>
            <w:vAlign w:val="center"/>
          </w:tcPr>
          <w:p w14:paraId="379C3632">
            <w:pPr>
              <w:jc w:val="center"/>
              <w:rPr>
                <w:rFonts w:ascii="仿宋_GB2312;仿宋" w:hAnsi="仿宋_GB2312;仿宋" w:eastAsia="仿宋_GB2312;仿宋"/>
                <w:szCs w:val="21"/>
              </w:rPr>
            </w:pPr>
            <w:r>
              <w:rPr>
                <w:rFonts w:ascii="仿宋_GB2312;仿宋" w:hAnsi="仿宋_GB2312;仿宋" w:eastAsia="仿宋_GB2312;仿宋"/>
                <w:szCs w:val="21"/>
              </w:rPr>
              <w:t>小计</w:t>
            </w:r>
          </w:p>
        </w:tc>
        <w:tc>
          <w:tcPr>
            <w:tcW w:w="1152" w:type="dxa"/>
            <w:tcBorders>
              <w:top w:val="single" w:color="000000" w:sz="4" w:space="0"/>
              <w:left w:val="single" w:color="000000" w:sz="4" w:space="0"/>
              <w:bottom w:val="single" w:color="000000" w:sz="4" w:space="0"/>
              <w:right w:val="single" w:color="000000" w:sz="4" w:space="0"/>
            </w:tcBorders>
            <w:vAlign w:val="center"/>
          </w:tcPr>
          <w:p w14:paraId="7ED7DAF3">
            <w:pPr>
              <w:jc w:val="center"/>
              <w:rPr>
                <w:rFonts w:ascii="仿宋_GB2312;仿宋" w:hAnsi="仿宋_GB2312;仿宋" w:eastAsia="仿宋_GB2312;仿宋"/>
                <w:szCs w:val="21"/>
              </w:rPr>
            </w:pPr>
            <w:r>
              <w:rPr>
                <w:rFonts w:ascii="仿宋_GB2312;仿宋" w:hAnsi="仿宋_GB2312;仿宋" w:eastAsia="仿宋_GB2312;仿宋"/>
                <w:szCs w:val="21"/>
              </w:rPr>
              <w:t>300</w:t>
            </w:r>
          </w:p>
        </w:tc>
        <w:tc>
          <w:tcPr>
            <w:tcW w:w="1155" w:type="dxa"/>
            <w:tcBorders>
              <w:top w:val="single" w:color="000000" w:sz="4" w:space="0"/>
              <w:left w:val="single" w:color="000000" w:sz="4" w:space="0"/>
              <w:bottom w:val="single" w:color="000000" w:sz="4" w:space="0"/>
              <w:right w:val="single" w:color="000000" w:sz="4" w:space="0"/>
            </w:tcBorders>
            <w:vAlign w:val="center"/>
          </w:tcPr>
          <w:p w14:paraId="39F7A4B9">
            <w:pPr>
              <w:jc w:val="center"/>
              <w:rPr>
                <w:rFonts w:ascii="仿宋_GB2312;仿宋" w:hAnsi="仿宋_GB2312;仿宋" w:eastAsia="仿宋_GB2312;仿宋"/>
                <w:szCs w:val="21"/>
              </w:rPr>
            </w:pPr>
            <w:r>
              <w:rPr>
                <w:rFonts w:ascii="仿宋_GB2312;仿宋" w:hAnsi="仿宋_GB2312;仿宋" w:eastAsia="仿宋_GB2312;仿宋"/>
                <w:szCs w:val="21"/>
              </w:rPr>
              <w:t>400</w:t>
            </w:r>
          </w:p>
        </w:tc>
        <w:tc>
          <w:tcPr>
            <w:tcW w:w="1152" w:type="dxa"/>
            <w:tcBorders>
              <w:top w:val="single" w:color="000000" w:sz="4" w:space="0"/>
              <w:left w:val="single" w:color="000000" w:sz="4" w:space="0"/>
              <w:bottom w:val="single" w:color="000000" w:sz="4" w:space="0"/>
              <w:right w:val="single" w:color="000000" w:sz="4" w:space="0"/>
            </w:tcBorders>
            <w:vAlign w:val="center"/>
          </w:tcPr>
          <w:p w14:paraId="6C771E34">
            <w:pPr>
              <w:jc w:val="center"/>
              <w:rPr>
                <w:rFonts w:ascii="仿宋_GB2312;仿宋" w:hAnsi="仿宋_GB2312;仿宋" w:eastAsia="仿宋_GB2312;仿宋"/>
                <w:szCs w:val="21"/>
              </w:rPr>
            </w:pPr>
            <w:r>
              <w:rPr>
                <w:rFonts w:ascii="仿宋_GB2312;仿宋" w:hAnsi="仿宋_GB2312;仿宋" w:eastAsia="仿宋_GB2312;仿宋"/>
                <w:szCs w:val="21"/>
              </w:rPr>
              <w:t>300</w:t>
            </w:r>
          </w:p>
        </w:tc>
        <w:tc>
          <w:tcPr>
            <w:tcW w:w="1155" w:type="dxa"/>
            <w:tcBorders>
              <w:top w:val="single" w:color="000000" w:sz="4" w:space="0"/>
              <w:left w:val="single" w:color="000000" w:sz="4" w:space="0"/>
              <w:bottom w:val="single" w:color="000000" w:sz="4" w:space="0"/>
              <w:right w:val="single" w:color="000000" w:sz="4" w:space="0"/>
            </w:tcBorders>
            <w:vAlign w:val="center"/>
          </w:tcPr>
          <w:p w14:paraId="30CE984B">
            <w:pPr>
              <w:rPr>
                <w:rFonts w:ascii="仿宋_GB2312;仿宋" w:hAnsi="仿宋_GB2312;仿宋" w:eastAsia="仿宋_GB2312;仿宋"/>
                <w:szCs w:val="21"/>
              </w:rPr>
            </w:pPr>
            <w:r>
              <w:rPr>
                <w:rFonts w:ascii="仿宋_GB2312;仿宋" w:hAnsi="仿宋_GB2312;仿宋" w:eastAsia="仿宋_GB2312;仿宋"/>
                <w:szCs w:val="21"/>
              </w:rPr>
              <w:t>1000</w:t>
            </w:r>
          </w:p>
        </w:tc>
      </w:tr>
      <w:tr w14:paraId="6A25A8CB">
        <w:tblPrEx>
          <w:tblCellMar>
            <w:top w:w="0" w:type="dxa"/>
            <w:left w:w="108" w:type="dxa"/>
            <w:bottom w:w="0" w:type="dxa"/>
            <w:right w:w="108" w:type="dxa"/>
          </w:tblCellMar>
        </w:tblPrEx>
        <w:trPr>
          <w:trHeight w:val="479" w:hRule="atLeast"/>
        </w:trPr>
        <w:tc>
          <w:tcPr>
            <w:tcW w:w="498" w:type="dxa"/>
            <w:vMerge w:val="continue"/>
            <w:tcBorders>
              <w:top w:val="single" w:color="000000" w:sz="4" w:space="0"/>
              <w:left w:val="single" w:color="000000" w:sz="4" w:space="0"/>
              <w:bottom w:val="single" w:color="000000" w:sz="4" w:space="0"/>
              <w:right w:val="single" w:color="000000" w:sz="4" w:space="0"/>
            </w:tcBorders>
            <w:vAlign w:val="center"/>
          </w:tcPr>
          <w:p w14:paraId="44B966E8">
            <w:pPr>
              <w:snapToGrid w:val="0"/>
              <w:jc w:val="center"/>
              <w:rPr>
                <w:rFonts w:ascii="宋体" w:hAnsi="宋体" w:eastAsia="仿宋_GB2312;仿宋" w:cs="宋体"/>
                <w:b/>
                <w:szCs w:val="21"/>
              </w:rPr>
            </w:pPr>
          </w:p>
        </w:tc>
        <w:tc>
          <w:tcPr>
            <w:tcW w:w="809" w:type="dxa"/>
            <w:vMerge w:val="continue"/>
            <w:tcBorders>
              <w:top w:val="single" w:color="000000" w:sz="4" w:space="0"/>
              <w:left w:val="single" w:color="000000" w:sz="4" w:space="0"/>
              <w:bottom w:val="single" w:color="000000" w:sz="4" w:space="0"/>
              <w:right w:val="single" w:color="000000" w:sz="4" w:space="0"/>
            </w:tcBorders>
            <w:vAlign w:val="center"/>
          </w:tcPr>
          <w:p w14:paraId="17ADBDF5">
            <w:pPr>
              <w:snapToGrid w:val="0"/>
              <w:jc w:val="center"/>
              <w:rPr>
                <w:rFonts w:ascii="宋体" w:hAnsi="宋体" w:cs="宋体"/>
                <w:b/>
                <w:szCs w:val="21"/>
              </w:rPr>
            </w:pPr>
          </w:p>
        </w:tc>
        <w:tc>
          <w:tcPr>
            <w:tcW w:w="2809" w:type="dxa"/>
            <w:tcBorders>
              <w:top w:val="single" w:color="000000" w:sz="4" w:space="0"/>
              <w:left w:val="single" w:color="000000" w:sz="4" w:space="0"/>
              <w:bottom w:val="single" w:color="000000" w:sz="4" w:space="0"/>
              <w:right w:val="single" w:color="000000" w:sz="4" w:space="0"/>
            </w:tcBorders>
            <w:vAlign w:val="center"/>
          </w:tcPr>
          <w:p w14:paraId="7F5D1F9D">
            <w:pPr>
              <w:jc w:val="center"/>
              <w:rPr>
                <w:rFonts w:ascii="仿宋_GB2312;仿宋" w:hAnsi="仿宋_GB2312;仿宋" w:eastAsia="仿宋_GB2312;仿宋"/>
                <w:szCs w:val="21"/>
              </w:rPr>
            </w:pPr>
            <w:r>
              <w:rPr>
                <w:rFonts w:ascii="仿宋_GB2312;仿宋" w:hAnsi="仿宋_GB2312;仿宋" w:eastAsia="仿宋_GB2312;仿宋"/>
                <w:szCs w:val="21"/>
              </w:rPr>
              <w:t>专项资金占项目总投入的百分比</w:t>
            </w:r>
          </w:p>
        </w:tc>
        <w:tc>
          <w:tcPr>
            <w:tcW w:w="1152" w:type="dxa"/>
            <w:tcBorders>
              <w:top w:val="single" w:color="000000" w:sz="4" w:space="0"/>
              <w:left w:val="single" w:color="000000" w:sz="4" w:space="0"/>
              <w:bottom w:val="single" w:color="000000" w:sz="4" w:space="0"/>
              <w:right w:val="single" w:color="000000" w:sz="4" w:space="0"/>
            </w:tcBorders>
            <w:vAlign w:val="center"/>
          </w:tcPr>
          <w:p w14:paraId="3292D268">
            <w:pPr>
              <w:jc w:val="center"/>
              <w:rPr>
                <w:rFonts w:ascii="仿宋_GB2312;仿宋" w:hAnsi="仿宋_GB2312;仿宋" w:eastAsia="仿宋_GB2312;仿宋"/>
                <w:szCs w:val="21"/>
              </w:rPr>
            </w:pPr>
            <w:r>
              <w:rPr>
                <w:rFonts w:hint="eastAsia" w:ascii="仿宋_GB2312;仿宋" w:hAnsi="仿宋_GB2312;仿宋" w:eastAsia="仿宋_GB2312;仿宋"/>
                <w:szCs w:val="21"/>
              </w:rPr>
              <w:t>50</w:t>
            </w:r>
            <w:r>
              <w:rPr>
                <w:rFonts w:ascii="仿宋_GB2312;仿宋" w:hAnsi="仿宋_GB2312;仿宋" w:eastAsia="仿宋_GB2312;仿宋"/>
                <w:szCs w:val="21"/>
              </w:rPr>
              <w:t>%</w:t>
            </w:r>
          </w:p>
        </w:tc>
        <w:tc>
          <w:tcPr>
            <w:tcW w:w="1155" w:type="dxa"/>
            <w:tcBorders>
              <w:top w:val="single" w:color="000000" w:sz="4" w:space="0"/>
              <w:left w:val="single" w:color="000000" w:sz="4" w:space="0"/>
              <w:bottom w:val="single" w:color="000000" w:sz="4" w:space="0"/>
              <w:right w:val="single" w:color="000000" w:sz="4" w:space="0"/>
            </w:tcBorders>
            <w:vAlign w:val="center"/>
          </w:tcPr>
          <w:p w14:paraId="459EA9BC">
            <w:pPr>
              <w:jc w:val="center"/>
              <w:rPr>
                <w:rFonts w:ascii="仿宋_GB2312;仿宋" w:hAnsi="仿宋_GB2312;仿宋" w:eastAsia="仿宋_GB2312;仿宋"/>
                <w:szCs w:val="21"/>
              </w:rPr>
            </w:pPr>
            <w:r>
              <w:rPr>
                <w:rFonts w:hint="eastAsia" w:ascii="仿宋_GB2312;仿宋" w:hAnsi="仿宋_GB2312;仿宋" w:eastAsia="仿宋_GB2312;仿宋"/>
                <w:szCs w:val="21"/>
              </w:rPr>
              <w:t>50</w:t>
            </w:r>
            <w:r>
              <w:rPr>
                <w:rFonts w:ascii="仿宋_GB2312;仿宋" w:hAnsi="仿宋_GB2312;仿宋" w:eastAsia="仿宋_GB2312;仿宋"/>
                <w:szCs w:val="21"/>
              </w:rPr>
              <w:t>%</w:t>
            </w:r>
          </w:p>
        </w:tc>
        <w:tc>
          <w:tcPr>
            <w:tcW w:w="1152" w:type="dxa"/>
            <w:tcBorders>
              <w:top w:val="single" w:color="000000" w:sz="4" w:space="0"/>
              <w:left w:val="single" w:color="000000" w:sz="4" w:space="0"/>
              <w:bottom w:val="single" w:color="000000" w:sz="4" w:space="0"/>
              <w:right w:val="single" w:color="000000" w:sz="4" w:space="0"/>
            </w:tcBorders>
            <w:vAlign w:val="center"/>
          </w:tcPr>
          <w:p w14:paraId="72E275D9">
            <w:pPr>
              <w:jc w:val="center"/>
              <w:rPr>
                <w:rFonts w:ascii="仿宋_GB2312;仿宋" w:hAnsi="仿宋_GB2312;仿宋" w:eastAsia="仿宋_GB2312;仿宋"/>
                <w:szCs w:val="21"/>
              </w:rPr>
            </w:pPr>
            <w:r>
              <w:rPr>
                <w:rFonts w:hint="eastAsia" w:ascii="仿宋_GB2312;仿宋" w:hAnsi="仿宋_GB2312;仿宋" w:eastAsia="仿宋_GB2312;仿宋"/>
                <w:szCs w:val="21"/>
              </w:rPr>
              <w:t>50</w:t>
            </w:r>
            <w:r>
              <w:rPr>
                <w:rFonts w:ascii="仿宋_GB2312;仿宋" w:hAnsi="仿宋_GB2312;仿宋" w:eastAsia="仿宋_GB2312;仿宋"/>
                <w:szCs w:val="21"/>
              </w:rPr>
              <w:t>%</w:t>
            </w:r>
          </w:p>
        </w:tc>
        <w:tc>
          <w:tcPr>
            <w:tcW w:w="1155" w:type="dxa"/>
            <w:tcBorders>
              <w:top w:val="single" w:color="000000" w:sz="4" w:space="0"/>
              <w:left w:val="single" w:color="000000" w:sz="4" w:space="0"/>
              <w:bottom w:val="single" w:color="000000" w:sz="4" w:space="0"/>
              <w:right w:val="single" w:color="000000" w:sz="4" w:space="0"/>
            </w:tcBorders>
            <w:vAlign w:val="center"/>
          </w:tcPr>
          <w:p w14:paraId="74CFFCE4">
            <w:pPr>
              <w:rPr>
                <w:rFonts w:ascii="仿宋_GB2312;仿宋" w:hAnsi="仿宋_GB2312;仿宋" w:eastAsia="仿宋_GB2312;仿宋"/>
                <w:szCs w:val="21"/>
              </w:rPr>
            </w:pPr>
            <w:r>
              <w:rPr>
                <w:rFonts w:hint="eastAsia" w:ascii="仿宋_GB2312;仿宋" w:hAnsi="仿宋_GB2312;仿宋" w:eastAsia="仿宋_GB2312;仿宋"/>
                <w:szCs w:val="21"/>
              </w:rPr>
              <w:t>50</w:t>
            </w:r>
            <w:r>
              <w:rPr>
                <w:rFonts w:ascii="仿宋_GB2312;仿宋" w:hAnsi="仿宋_GB2312;仿宋" w:eastAsia="仿宋_GB2312;仿宋"/>
                <w:szCs w:val="21"/>
              </w:rPr>
              <w:t>%</w:t>
            </w:r>
          </w:p>
        </w:tc>
      </w:tr>
    </w:tbl>
    <w:p w14:paraId="41C9583A">
      <w:pPr>
        <w:rPr>
          <w:rFonts w:ascii="宋体" w:hAnsi="宋体" w:cs="宋体"/>
          <w:b/>
          <w:szCs w:val="21"/>
        </w:rPr>
      </w:pPr>
      <w:r>
        <w:rPr>
          <w:rFonts w:ascii="宋体" w:hAnsi="宋体" w:cs="宋体"/>
          <w:b/>
          <w:szCs w:val="21"/>
        </w:rPr>
        <w:t>备注：需详列科目预算明细。</w:t>
      </w:r>
    </w:p>
    <w:p w14:paraId="644A72CC">
      <w:pPr>
        <w:rPr>
          <w:rFonts w:ascii="宋体" w:hAnsi="宋体" w:cs="宋体"/>
          <w:b/>
          <w:szCs w:val="21"/>
        </w:rPr>
      </w:pPr>
    </w:p>
    <w:p w14:paraId="1722F220">
      <w:pPr>
        <w:rPr>
          <w:rFonts w:ascii="宋体" w:hAnsi="宋体" w:cs="宋体"/>
          <w:b/>
          <w:szCs w:val="21"/>
        </w:rPr>
      </w:pPr>
    </w:p>
    <w:p w14:paraId="32AF6C53">
      <w:pPr>
        <w:spacing w:line="360" w:lineRule="auto"/>
        <w:ind w:right="26"/>
        <w:rPr>
          <w:rFonts w:ascii="黑体" w:hAnsi="黑体" w:eastAsia="黑体" w:cs="宋体"/>
          <w:b/>
          <w:sz w:val="28"/>
          <w:szCs w:val="28"/>
        </w:rPr>
      </w:pPr>
    </w:p>
    <w:p w14:paraId="0EDB768F">
      <w:pPr>
        <w:spacing w:line="360" w:lineRule="auto"/>
        <w:ind w:right="26"/>
        <w:rPr>
          <w:rFonts w:ascii="黑体" w:hAnsi="黑体" w:eastAsia="黑体"/>
          <w:b/>
          <w:sz w:val="28"/>
          <w:szCs w:val="28"/>
        </w:rPr>
      </w:pPr>
    </w:p>
    <w:p w14:paraId="14600D97">
      <w:pPr>
        <w:spacing w:line="360" w:lineRule="auto"/>
        <w:ind w:right="26"/>
        <w:rPr>
          <w:rFonts w:ascii="黑体" w:hAnsi="黑体" w:eastAsia="黑体"/>
          <w:b/>
          <w:sz w:val="28"/>
          <w:szCs w:val="28"/>
        </w:rPr>
      </w:pPr>
    </w:p>
    <w:p w14:paraId="43F611D4">
      <w:pPr>
        <w:spacing w:line="360" w:lineRule="auto"/>
        <w:ind w:right="26"/>
        <w:rPr>
          <w:rFonts w:ascii="黑体" w:hAnsi="黑体" w:eastAsia="黑体"/>
          <w:b/>
          <w:sz w:val="28"/>
          <w:szCs w:val="28"/>
        </w:rPr>
      </w:pPr>
    </w:p>
    <w:p w14:paraId="5216BFCA">
      <w:pPr>
        <w:spacing w:line="360" w:lineRule="auto"/>
        <w:ind w:right="26"/>
        <w:rPr>
          <w:rFonts w:ascii="黑体" w:hAnsi="黑体" w:eastAsia="黑体"/>
          <w:b/>
          <w:sz w:val="28"/>
          <w:szCs w:val="28"/>
        </w:rPr>
      </w:pPr>
      <w:r>
        <w:br w:type="page"/>
      </w:r>
    </w:p>
    <w:p w14:paraId="4DC8970D">
      <w:pPr>
        <w:spacing w:line="360" w:lineRule="auto"/>
        <w:ind w:right="26"/>
        <w:rPr>
          <w:rFonts w:ascii="黑体" w:hAnsi="黑体" w:eastAsia="黑体"/>
          <w:b/>
          <w:sz w:val="28"/>
          <w:szCs w:val="28"/>
        </w:rPr>
      </w:pPr>
      <w:r>
        <w:rPr>
          <w:rFonts w:ascii="黑体" w:hAnsi="黑体" w:eastAsia="黑体"/>
          <w:b/>
          <w:sz w:val="28"/>
          <w:szCs w:val="28"/>
        </w:rPr>
        <w:t xml:space="preserve">表2 </w:t>
      </w:r>
    </w:p>
    <w:p w14:paraId="2357B26E">
      <w:pPr>
        <w:spacing w:line="360" w:lineRule="auto"/>
        <w:ind w:right="26"/>
        <w:jc w:val="center"/>
        <w:rPr>
          <w:rFonts w:ascii="黑体" w:hAnsi="黑体" w:eastAsia="黑体"/>
          <w:b/>
          <w:sz w:val="28"/>
          <w:szCs w:val="28"/>
        </w:rPr>
      </w:pPr>
      <w:r>
        <w:rPr>
          <w:rFonts w:ascii="黑体" w:hAnsi="黑体" w:eastAsia="黑体"/>
          <w:b/>
          <w:sz w:val="28"/>
          <w:szCs w:val="28"/>
        </w:rPr>
        <w:t>预算编制说明</w:t>
      </w:r>
    </w:p>
    <w:p w14:paraId="7664DE3B">
      <w:pPr>
        <w:numPr>
          <w:ilvl w:val="0"/>
          <w:numId w:val="2"/>
        </w:num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设备购置费</w:t>
      </w:r>
    </w:p>
    <w:tbl>
      <w:tblPr>
        <w:tblStyle w:val="10"/>
        <w:tblW w:w="8666" w:type="dxa"/>
        <w:tblInd w:w="0" w:type="dxa"/>
        <w:tblLayout w:type="fixed"/>
        <w:tblCellMar>
          <w:top w:w="0" w:type="dxa"/>
          <w:left w:w="108" w:type="dxa"/>
          <w:bottom w:w="0" w:type="dxa"/>
          <w:right w:w="108" w:type="dxa"/>
        </w:tblCellMar>
      </w:tblPr>
      <w:tblGrid>
        <w:gridCol w:w="1663"/>
        <w:gridCol w:w="1490"/>
        <w:gridCol w:w="1628"/>
        <w:gridCol w:w="2115"/>
        <w:gridCol w:w="1770"/>
      </w:tblGrid>
      <w:tr w14:paraId="35F8FCCF">
        <w:tblPrEx>
          <w:tblCellMar>
            <w:top w:w="0" w:type="dxa"/>
            <w:left w:w="108" w:type="dxa"/>
            <w:bottom w:w="0" w:type="dxa"/>
            <w:right w:w="108" w:type="dxa"/>
          </w:tblCellMar>
        </w:tblPrEx>
        <w:trPr>
          <w:trHeight w:val="603" w:hRule="atLeast"/>
        </w:trPr>
        <w:tc>
          <w:tcPr>
            <w:tcW w:w="1663" w:type="dxa"/>
            <w:tcBorders>
              <w:top w:val="single" w:color="000000" w:sz="4" w:space="0"/>
              <w:left w:val="single" w:color="000000" w:sz="4" w:space="0"/>
              <w:bottom w:val="single" w:color="000000" w:sz="4" w:space="0"/>
              <w:right w:val="single" w:color="000000" w:sz="4" w:space="0"/>
            </w:tcBorders>
            <w:vAlign w:val="center"/>
          </w:tcPr>
          <w:p w14:paraId="16AE6716">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设备名称</w:t>
            </w:r>
          </w:p>
        </w:tc>
        <w:tc>
          <w:tcPr>
            <w:tcW w:w="1490" w:type="dxa"/>
            <w:tcBorders>
              <w:top w:val="single" w:color="000000" w:sz="4" w:space="0"/>
              <w:left w:val="single" w:color="000000" w:sz="4" w:space="0"/>
              <w:bottom w:val="single" w:color="000000" w:sz="4" w:space="0"/>
              <w:right w:val="single" w:color="000000" w:sz="4" w:space="0"/>
            </w:tcBorders>
            <w:vAlign w:val="center"/>
          </w:tcPr>
          <w:p w14:paraId="3BB56EF7">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628" w:type="dxa"/>
            <w:tcBorders>
              <w:top w:val="single" w:color="000000" w:sz="4" w:space="0"/>
              <w:left w:val="single" w:color="000000" w:sz="4" w:space="0"/>
              <w:bottom w:val="single" w:color="000000" w:sz="4" w:space="0"/>
              <w:right w:val="single" w:color="000000" w:sz="4" w:space="0"/>
            </w:tcBorders>
            <w:vAlign w:val="center"/>
          </w:tcPr>
          <w:p w14:paraId="3A6EC782">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2115" w:type="dxa"/>
            <w:tcBorders>
              <w:top w:val="single" w:color="000000" w:sz="4" w:space="0"/>
              <w:left w:val="single" w:color="000000" w:sz="4" w:space="0"/>
              <w:bottom w:val="single" w:color="000000" w:sz="4" w:space="0"/>
              <w:right w:val="single" w:color="000000" w:sz="4" w:space="0"/>
            </w:tcBorders>
            <w:vAlign w:val="center"/>
          </w:tcPr>
          <w:p w14:paraId="46E88E88">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770" w:type="dxa"/>
            <w:tcBorders>
              <w:top w:val="single" w:color="000000" w:sz="4" w:space="0"/>
              <w:left w:val="single" w:color="000000" w:sz="4" w:space="0"/>
              <w:bottom w:val="single" w:color="000000" w:sz="4" w:space="0"/>
              <w:right w:val="single" w:color="000000" w:sz="4" w:space="0"/>
            </w:tcBorders>
            <w:vAlign w:val="center"/>
          </w:tcPr>
          <w:p w14:paraId="62B0DC1C">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3D64BA6D">
        <w:tblPrEx>
          <w:tblCellMar>
            <w:top w:w="0" w:type="dxa"/>
            <w:left w:w="108" w:type="dxa"/>
            <w:bottom w:w="0" w:type="dxa"/>
            <w:right w:w="108" w:type="dxa"/>
          </w:tblCellMar>
        </w:tblPrEx>
        <w:tc>
          <w:tcPr>
            <w:tcW w:w="1663" w:type="dxa"/>
            <w:tcBorders>
              <w:top w:val="single" w:color="000000" w:sz="4" w:space="0"/>
              <w:left w:val="single" w:color="000000" w:sz="4" w:space="0"/>
              <w:bottom w:val="single" w:color="000000" w:sz="4" w:space="0"/>
              <w:right w:val="single" w:color="000000" w:sz="4" w:space="0"/>
            </w:tcBorders>
            <w:vAlign w:val="center"/>
          </w:tcPr>
          <w:p w14:paraId="2C07547D">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小型发酵罐（5L-50L）</w:t>
            </w:r>
          </w:p>
        </w:tc>
        <w:tc>
          <w:tcPr>
            <w:tcW w:w="1490" w:type="dxa"/>
            <w:tcBorders>
              <w:top w:val="single" w:color="000000" w:sz="4" w:space="0"/>
              <w:left w:val="single" w:color="000000" w:sz="4" w:space="0"/>
              <w:bottom w:val="single" w:color="000000" w:sz="4" w:space="0"/>
              <w:right w:val="single" w:color="000000" w:sz="4" w:space="0"/>
            </w:tcBorders>
            <w:vAlign w:val="center"/>
          </w:tcPr>
          <w:p w14:paraId="3040F73C">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2台</w:t>
            </w:r>
          </w:p>
        </w:tc>
        <w:tc>
          <w:tcPr>
            <w:tcW w:w="1628" w:type="dxa"/>
            <w:tcBorders>
              <w:top w:val="single" w:color="000000" w:sz="4" w:space="0"/>
              <w:left w:val="single" w:color="000000" w:sz="4" w:space="0"/>
              <w:bottom w:val="single" w:color="000000" w:sz="4" w:space="0"/>
              <w:right w:val="single" w:color="000000" w:sz="4" w:space="0"/>
            </w:tcBorders>
            <w:vAlign w:val="center"/>
          </w:tcPr>
          <w:p w14:paraId="475978A3">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75,000</w:t>
            </w:r>
          </w:p>
        </w:tc>
        <w:tc>
          <w:tcPr>
            <w:tcW w:w="2115" w:type="dxa"/>
            <w:tcBorders>
              <w:top w:val="single" w:color="000000" w:sz="4" w:space="0"/>
              <w:left w:val="single" w:color="000000" w:sz="4" w:space="0"/>
              <w:bottom w:val="single" w:color="000000" w:sz="4" w:space="0"/>
              <w:right w:val="single" w:color="000000" w:sz="4" w:space="0"/>
            </w:tcBorders>
            <w:vAlign w:val="center"/>
          </w:tcPr>
          <w:p w14:paraId="4E75D5C3">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150,000</w:t>
            </w:r>
          </w:p>
        </w:tc>
        <w:tc>
          <w:tcPr>
            <w:tcW w:w="1770" w:type="dxa"/>
            <w:tcBorders>
              <w:top w:val="single" w:color="000000" w:sz="4" w:space="0"/>
              <w:left w:val="single" w:color="000000" w:sz="4" w:space="0"/>
              <w:bottom w:val="single" w:color="000000" w:sz="4" w:space="0"/>
              <w:right w:val="single" w:color="000000" w:sz="4" w:space="0"/>
            </w:tcBorders>
            <w:vAlign w:val="center"/>
          </w:tcPr>
          <w:p w14:paraId="19967DCC">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第一年购置；发酵工艺参数筛选与小试批次生产</w:t>
            </w:r>
          </w:p>
        </w:tc>
      </w:tr>
      <w:tr w14:paraId="2B3E8D4D">
        <w:tblPrEx>
          <w:tblCellMar>
            <w:top w:w="0" w:type="dxa"/>
            <w:left w:w="108" w:type="dxa"/>
            <w:bottom w:w="0" w:type="dxa"/>
            <w:right w:w="108" w:type="dxa"/>
          </w:tblCellMar>
        </w:tblPrEx>
        <w:tc>
          <w:tcPr>
            <w:tcW w:w="1663" w:type="dxa"/>
            <w:tcBorders>
              <w:top w:val="single" w:color="000000" w:sz="4" w:space="0"/>
              <w:left w:val="single" w:color="000000" w:sz="4" w:space="0"/>
              <w:bottom w:val="single" w:color="000000" w:sz="4" w:space="0"/>
              <w:right w:val="single" w:color="000000" w:sz="4" w:space="0"/>
            </w:tcBorders>
            <w:vAlign w:val="center"/>
          </w:tcPr>
          <w:p w14:paraId="5C50ADBB">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高效液相色谱仪（HPLC）</w:t>
            </w:r>
          </w:p>
        </w:tc>
        <w:tc>
          <w:tcPr>
            <w:tcW w:w="1490" w:type="dxa"/>
            <w:tcBorders>
              <w:top w:val="single" w:color="000000" w:sz="4" w:space="0"/>
              <w:left w:val="single" w:color="000000" w:sz="4" w:space="0"/>
              <w:bottom w:val="single" w:color="000000" w:sz="4" w:space="0"/>
              <w:right w:val="single" w:color="000000" w:sz="4" w:space="0"/>
            </w:tcBorders>
            <w:vAlign w:val="center"/>
          </w:tcPr>
          <w:p w14:paraId="1E25B960">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1台</w:t>
            </w:r>
          </w:p>
        </w:tc>
        <w:tc>
          <w:tcPr>
            <w:tcW w:w="1628" w:type="dxa"/>
            <w:tcBorders>
              <w:top w:val="single" w:color="000000" w:sz="4" w:space="0"/>
              <w:left w:val="single" w:color="000000" w:sz="4" w:space="0"/>
              <w:bottom w:val="single" w:color="000000" w:sz="4" w:space="0"/>
              <w:right w:val="single" w:color="000000" w:sz="4" w:space="0"/>
            </w:tcBorders>
            <w:vAlign w:val="center"/>
          </w:tcPr>
          <w:p w14:paraId="2845549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300,000</w:t>
            </w:r>
          </w:p>
        </w:tc>
        <w:tc>
          <w:tcPr>
            <w:tcW w:w="2115" w:type="dxa"/>
            <w:tcBorders>
              <w:top w:val="single" w:color="000000" w:sz="4" w:space="0"/>
              <w:left w:val="single" w:color="000000" w:sz="4" w:space="0"/>
              <w:bottom w:val="single" w:color="000000" w:sz="4" w:space="0"/>
              <w:right w:val="single" w:color="000000" w:sz="4" w:space="0"/>
            </w:tcBorders>
            <w:vAlign w:val="center"/>
          </w:tcPr>
          <w:p w14:paraId="06CA1D77">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300,000</w:t>
            </w:r>
          </w:p>
        </w:tc>
        <w:tc>
          <w:tcPr>
            <w:tcW w:w="1770" w:type="dxa"/>
            <w:tcBorders>
              <w:top w:val="single" w:color="000000" w:sz="4" w:space="0"/>
              <w:left w:val="single" w:color="000000" w:sz="4" w:space="0"/>
              <w:bottom w:val="single" w:color="000000" w:sz="4" w:space="0"/>
              <w:right w:val="single" w:color="000000" w:sz="4" w:space="0"/>
            </w:tcBorders>
            <w:vAlign w:val="center"/>
          </w:tcPr>
          <w:p w14:paraId="12D90918">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第一年购置；尿酸氧化酶活性及代谢产物检测</w:t>
            </w:r>
          </w:p>
        </w:tc>
      </w:tr>
      <w:tr w14:paraId="01AACE1A">
        <w:tblPrEx>
          <w:tblCellMar>
            <w:top w:w="0" w:type="dxa"/>
            <w:left w:w="108" w:type="dxa"/>
            <w:bottom w:w="0" w:type="dxa"/>
            <w:right w:w="108" w:type="dxa"/>
          </w:tblCellMar>
        </w:tblPrEx>
        <w:tc>
          <w:tcPr>
            <w:tcW w:w="1663" w:type="dxa"/>
            <w:tcBorders>
              <w:top w:val="single" w:color="000000" w:sz="4" w:space="0"/>
              <w:left w:val="single" w:color="000000" w:sz="4" w:space="0"/>
              <w:bottom w:val="single" w:color="000000" w:sz="4" w:space="0"/>
              <w:right w:val="single" w:color="000000" w:sz="4" w:space="0"/>
            </w:tcBorders>
            <w:vAlign w:val="center"/>
          </w:tcPr>
          <w:p w14:paraId="19BF8390">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荧光定量PCR仪</w:t>
            </w:r>
          </w:p>
        </w:tc>
        <w:tc>
          <w:tcPr>
            <w:tcW w:w="1490" w:type="dxa"/>
            <w:tcBorders>
              <w:top w:val="single" w:color="000000" w:sz="4" w:space="0"/>
              <w:left w:val="single" w:color="000000" w:sz="4" w:space="0"/>
              <w:bottom w:val="single" w:color="000000" w:sz="4" w:space="0"/>
              <w:right w:val="single" w:color="000000" w:sz="4" w:space="0"/>
            </w:tcBorders>
            <w:vAlign w:val="center"/>
          </w:tcPr>
          <w:p w14:paraId="6326F4D1">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1台</w:t>
            </w:r>
          </w:p>
        </w:tc>
        <w:tc>
          <w:tcPr>
            <w:tcW w:w="1628" w:type="dxa"/>
            <w:tcBorders>
              <w:top w:val="single" w:color="000000" w:sz="4" w:space="0"/>
              <w:left w:val="single" w:color="000000" w:sz="4" w:space="0"/>
              <w:bottom w:val="single" w:color="000000" w:sz="4" w:space="0"/>
              <w:right w:val="single" w:color="000000" w:sz="4" w:space="0"/>
            </w:tcBorders>
            <w:vAlign w:val="center"/>
          </w:tcPr>
          <w:p w14:paraId="688AD708">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250,000</w:t>
            </w:r>
          </w:p>
        </w:tc>
        <w:tc>
          <w:tcPr>
            <w:tcW w:w="2115" w:type="dxa"/>
            <w:tcBorders>
              <w:top w:val="single" w:color="000000" w:sz="4" w:space="0"/>
              <w:left w:val="single" w:color="000000" w:sz="4" w:space="0"/>
              <w:bottom w:val="single" w:color="000000" w:sz="4" w:space="0"/>
              <w:right w:val="single" w:color="000000" w:sz="4" w:space="0"/>
            </w:tcBorders>
            <w:vAlign w:val="center"/>
          </w:tcPr>
          <w:p w14:paraId="3168375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250,000</w:t>
            </w:r>
          </w:p>
        </w:tc>
        <w:tc>
          <w:tcPr>
            <w:tcW w:w="1770" w:type="dxa"/>
            <w:tcBorders>
              <w:top w:val="single" w:color="000000" w:sz="4" w:space="0"/>
              <w:left w:val="single" w:color="000000" w:sz="4" w:space="0"/>
              <w:bottom w:val="single" w:color="000000" w:sz="4" w:space="0"/>
              <w:right w:val="single" w:color="000000" w:sz="4" w:space="0"/>
            </w:tcBorders>
            <w:vAlign w:val="center"/>
          </w:tcPr>
          <w:p w14:paraId="061F812A">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第二年购置；质粒稳定性检测、拷贝数分析</w:t>
            </w:r>
          </w:p>
        </w:tc>
      </w:tr>
      <w:tr w14:paraId="16A2B6FE">
        <w:tblPrEx>
          <w:tblCellMar>
            <w:top w:w="0" w:type="dxa"/>
            <w:left w:w="108" w:type="dxa"/>
            <w:bottom w:w="0" w:type="dxa"/>
            <w:right w:w="108" w:type="dxa"/>
          </w:tblCellMar>
        </w:tblPrEx>
        <w:tc>
          <w:tcPr>
            <w:tcW w:w="1663" w:type="dxa"/>
            <w:tcBorders>
              <w:top w:val="single" w:color="000000" w:sz="4" w:space="0"/>
              <w:left w:val="single" w:color="000000" w:sz="4" w:space="0"/>
              <w:bottom w:val="single" w:color="000000" w:sz="4" w:space="0"/>
              <w:right w:val="single" w:color="000000" w:sz="4" w:space="0"/>
            </w:tcBorders>
            <w:vAlign w:val="center"/>
          </w:tcPr>
          <w:p w14:paraId="10B1648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冷冻干燥机（试验型）</w:t>
            </w:r>
          </w:p>
        </w:tc>
        <w:tc>
          <w:tcPr>
            <w:tcW w:w="1490" w:type="dxa"/>
            <w:tcBorders>
              <w:top w:val="single" w:color="000000" w:sz="4" w:space="0"/>
              <w:left w:val="single" w:color="000000" w:sz="4" w:space="0"/>
              <w:bottom w:val="single" w:color="000000" w:sz="4" w:space="0"/>
              <w:right w:val="single" w:color="000000" w:sz="4" w:space="0"/>
            </w:tcBorders>
            <w:vAlign w:val="center"/>
          </w:tcPr>
          <w:p w14:paraId="00699764">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1台</w:t>
            </w:r>
          </w:p>
        </w:tc>
        <w:tc>
          <w:tcPr>
            <w:tcW w:w="1628" w:type="dxa"/>
            <w:tcBorders>
              <w:top w:val="single" w:color="000000" w:sz="4" w:space="0"/>
              <w:left w:val="single" w:color="000000" w:sz="4" w:space="0"/>
              <w:bottom w:val="single" w:color="000000" w:sz="4" w:space="0"/>
              <w:right w:val="single" w:color="000000" w:sz="4" w:space="0"/>
            </w:tcBorders>
            <w:vAlign w:val="center"/>
          </w:tcPr>
          <w:p w14:paraId="6DE1785E">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250,000</w:t>
            </w:r>
          </w:p>
        </w:tc>
        <w:tc>
          <w:tcPr>
            <w:tcW w:w="2115" w:type="dxa"/>
            <w:tcBorders>
              <w:top w:val="single" w:color="000000" w:sz="4" w:space="0"/>
              <w:left w:val="single" w:color="000000" w:sz="4" w:space="0"/>
              <w:bottom w:val="single" w:color="000000" w:sz="4" w:space="0"/>
              <w:right w:val="single" w:color="000000" w:sz="4" w:space="0"/>
            </w:tcBorders>
            <w:vAlign w:val="center"/>
          </w:tcPr>
          <w:p w14:paraId="7DD3B25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250,000</w:t>
            </w:r>
          </w:p>
        </w:tc>
        <w:tc>
          <w:tcPr>
            <w:tcW w:w="1770" w:type="dxa"/>
            <w:tcBorders>
              <w:top w:val="single" w:color="000000" w:sz="4" w:space="0"/>
              <w:left w:val="single" w:color="000000" w:sz="4" w:space="0"/>
              <w:bottom w:val="single" w:color="000000" w:sz="4" w:space="0"/>
              <w:right w:val="single" w:color="000000" w:sz="4" w:space="0"/>
            </w:tcBorders>
            <w:vAlign w:val="center"/>
          </w:tcPr>
          <w:p w14:paraId="3D6CEBE6">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第二年购置；益生菌冻干制剂小试制备</w:t>
            </w:r>
          </w:p>
        </w:tc>
      </w:tr>
      <w:tr w14:paraId="03EFAFE8">
        <w:tblPrEx>
          <w:tblCellMar>
            <w:top w:w="0" w:type="dxa"/>
            <w:left w:w="108" w:type="dxa"/>
            <w:bottom w:w="0" w:type="dxa"/>
            <w:right w:w="108" w:type="dxa"/>
          </w:tblCellMar>
        </w:tblPrEx>
        <w:tc>
          <w:tcPr>
            <w:tcW w:w="1663" w:type="dxa"/>
            <w:tcBorders>
              <w:top w:val="single" w:color="000000" w:sz="4" w:space="0"/>
              <w:left w:val="single" w:color="000000" w:sz="4" w:space="0"/>
              <w:bottom w:val="single" w:color="000000" w:sz="4" w:space="0"/>
              <w:right w:val="single" w:color="000000" w:sz="4" w:space="0"/>
            </w:tcBorders>
            <w:vAlign w:val="center"/>
          </w:tcPr>
          <w:p w14:paraId="7B52D8FB">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设备升级改造及安装调试</w:t>
            </w:r>
          </w:p>
        </w:tc>
        <w:tc>
          <w:tcPr>
            <w:tcW w:w="1490" w:type="dxa"/>
            <w:tcBorders>
              <w:top w:val="single" w:color="000000" w:sz="4" w:space="0"/>
              <w:left w:val="single" w:color="000000" w:sz="4" w:space="0"/>
              <w:bottom w:val="single" w:color="000000" w:sz="4" w:space="0"/>
              <w:right w:val="single" w:color="000000" w:sz="4" w:space="0"/>
            </w:tcBorders>
            <w:vAlign w:val="center"/>
          </w:tcPr>
          <w:p w14:paraId="345B038E">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1批</w:t>
            </w:r>
          </w:p>
        </w:tc>
        <w:tc>
          <w:tcPr>
            <w:tcW w:w="1628" w:type="dxa"/>
            <w:tcBorders>
              <w:top w:val="single" w:color="000000" w:sz="4" w:space="0"/>
              <w:left w:val="single" w:color="000000" w:sz="4" w:space="0"/>
              <w:bottom w:val="single" w:color="000000" w:sz="4" w:space="0"/>
              <w:right w:val="single" w:color="000000" w:sz="4" w:space="0"/>
            </w:tcBorders>
            <w:vAlign w:val="center"/>
          </w:tcPr>
          <w:p w14:paraId="22A4277E">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150,000</w:t>
            </w:r>
          </w:p>
        </w:tc>
        <w:tc>
          <w:tcPr>
            <w:tcW w:w="2115" w:type="dxa"/>
            <w:tcBorders>
              <w:top w:val="single" w:color="000000" w:sz="4" w:space="0"/>
              <w:left w:val="single" w:color="000000" w:sz="4" w:space="0"/>
              <w:bottom w:val="single" w:color="000000" w:sz="4" w:space="0"/>
              <w:right w:val="single" w:color="000000" w:sz="4" w:space="0"/>
            </w:tcBorders>
            <w:vAlign w:val="center"/>
          </w:tcPr>
          <w:p w14:paraId="0E8BDC80">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150,000</w:t>
            </w:r>
          </w:p>
        </w:tc>
        <w:tc>
          <w:tcPr>
            <w:tcW w:w="1770" w:type="dxa"/>
            <w:tcBorders>
              <w:top w:val="single" w:color="000000" w:sz="4" w:space="0"/>
              <w:left w:val="single" w:color="000000" w:sz="4" w:space="0"/>
              <w:bottom w:val="single" w:color="000000" w:sz="4" w:space="0"/>
              <w:right w:val="single" w:color="000000" w:sz="4" w:space="0"/>
            </w:tcBorders>
            <w:vAlign w:val="center"/>
          </w:tcPr>
          <w:p w14:paraId="2696D82B">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第三年；发酵及检测设备控制系统升级、配套改造</w:t>
            </w:r>
          </w:p>
        </w:tc>
      </w:tr>
    </w:tbl>
    <w:p w14:paraId="1D3C194C">
      <w:pPr>
        <w:snapToGrid w:val="0"/>
        <w:spacing w:line="580" w:lineRule="exact"/>
        <w:rPr>
          <w:rFonts w:ascii="仿宋_GB2312;仿宋" w:hAnsi="仿宋_GB2312;仿宋" w:eastAsia="仿宋_GB2312;仿宋"/>
          <w:sz w:val="28"/>
          <w:szCs w:val="28"/>
        </w:rPr>
      </w:pPr>
    </w:p>
    <w:p w14:paraId="25A32D10">
      <w:pPr>
        <w:numPr>
          <w:ilvl w:val="0"/>
          <w:numId w:val="2"/>
        </w:num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材料费</w:t>
      </w:r>
    </w:p>
    <w:tbl>
      <w:tblPr>
        <w:tblStyle w:val="10"/>
        <w:tblW w:w="7578" w:type="dxa"/>
        <w:tblInd w:w="0" w:type="dxa"/>
        <w:tblLayout w:type="fixed"/>
        <w:tblCellMar>
          <w:top w:w="0" w:type="dxa"/>
          <w:left w:w="108" w:type="dxa"/>
          <w:bottom w:w="0" w:type="dxa"/>
          <w:right w:w="108" w:type="dxa"/>
        </w:tblCellMar>
      </w:tblPr>
      <w:tblGrid>
        <w:gridCol w:w="1490"/>
        <w:gridCol w:w="1490"/>
        <w:gridCol w:w="1490"/>
        <w:gridCol w:w="1491"/>
        <w:gridCol w:w="1617"/>
      </w:tblGrid>
      <w:tr w14:paraId="4CF27E2D">
        <w:tblPrEx>
          <w:tblCellMar>
            <w:top w:w="0" w:type="dxa"/>
            <w:left w:w="108" w:type="dxa"/>
            <w:bottom w:w="0" w:type="dxa"/>
            <w:right w:w="108" w:type="dxa"/>
          </w:tblCellMar>
        </w:tblPrEx>
        <w:trPr>
          <w:trHeight w:val="678" w:hRule="atLeast"/>
        </w:trPr>
        <w:tc>
          <w:tcPr>
            <w:tcW w:w="1490" w:type="dxa"/>
            <w:tcBorders>
              <w:top w:val="single" w:color="000000" w:sz="4" w:space="0"/>
              <w:left w:val="single" w:color="000000" w:sz="4" w:space="0"/>
              <w:bottom w:val="single" w:color="000000" w:sz="4" w:space="0"/>
              <w:right w:val="single" w:color="000000" w:sz="4" w:space="0"/>
            </w:tcBorders>
            <w:vAlign w:val="center"/>
          </w:tcPr>
          <w:p w14:paraId="000477FD">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材料名称</w:t>
            </w:r>
          </w:p>
        </w:tc>
        <w:tc>
          <w:tcPr>
            <w:tcW w:w="1490" w:type="dxa"/>
            <w:tcBorders>
              <w:top w:val="single" w:color="000000" w:sz="4" w:space="0"/>
              <w:left w:val="single" w:color="000000" w:sz="4" w:space="0"/>
              <w:bottom w:val="single" w:color="000000" w:sz="4" w:space="0"/>
              <w:right w:val="single" w:color="000000" w:sz="4" w:space="0"/>
            </w:tcBorders>
            <w:vAlign w:val="center"/>
          </w:tcPr>
          <w:p w14:paraId="467BC8BA">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0" w:type="dxa"/>
            <w:tcBorders>
              <w:top w:val="single" w:color="000000" w:sz="4" w:space="0"/>
              <w:left w:val="single" w:color="000000" w:sz="4" w:space="0"/>
              <w:bottom w:val="single" w:color="000000" w:sz="4" w:space="0"/>
              <w:right w:val="single" w:color="000000" w:sz="4" w:space="0"/>
            </w:tcBorders>
            <w:vAlign w:val="center"/>
          </w:tcPr>
          <w:p w14:paraId="15D05AAC">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75332451">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617" w:type="dxa"/>
            <w:tcBorders>
              <w:top w:val="single" w:color="000000" w:sz="4" w:space="0"/>
              <w:left w:val="single" w:color="000000" w:sz="4" w:space="0"/>
              <w:bottom w:val="single" w:color="000000" w:sz="4" w:space="0"/>
              <w:right w:val="single" w:color="000000" w:sz="4" w:space="0"/>
            </w:tcBorders>
            <w:vAlign w:val="center"/>
          </w:tcPr>
          <w:p w14:paraId="46051B3B">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2DD64AA1">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DDF52BA">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分子生物学试剂（工具酶、引物、基因合成、质粒提取试剂盒等）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4B755CE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4批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079A74A">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60,000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0613A38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240,000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3A74CC81">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第一、二年；工程菌构建与基因线路优化</w:t>
            </w:r>
          </w:p>
        </w:tc>
      </w:tr>
      <w:tr w14:paraId="06E1D3AC">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0F9CD3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培养基及发酵原料（蛋白胨、酵母粉、碳源、消泡剂等）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5A41AE4F">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5批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24C900EA">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40,000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E34E048">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200,000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5D8D0ABD">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三年；菌株培养与发酵（第二年起1吨级中试）</w:t>
            </w:r>
          </w:p>
        </w:tc>
      </w:tr>
      <w:tr w14:paraId="44BFFD7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20822D40">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冻干保护剂及制剂辅料</w:t>
            </w:r>
          </w:p>
        </w:tc>
        <w:tc>
          <w:tcPr>
            <w:tcW w:w="1490" w:type="dxa"/>
            <w:tcBorders>
              <w:top w:val="single" w:color="000000" w:sz="4" w:space="0"/>
              <w:left w:val="single" w:color="000000" w:sz="4" w:space="0"/>
              <w:bottom w:val="single" w:color="000000" w:sz="4" w:space="0"/>
              <w:right w:val="single" w:color="000000" w:sz="4" w:space="0"/>
            </w:tcBorders>
            <w:vAlign w:val="center"/>
          </w:tcPr>
          <w:p w14:paraId="3D0EB9D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8FBE216">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40,000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21D71A8">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80,000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6E9E2A0C">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第二、三年；冻干制剂配方开发与胶囊装制备</w:t>
            </w:r>
          </w:p>
        </w:tc>
      </w:tr>
      <w:tr w14:paraId="692493FF">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46C198C">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实验动物（高尿酸模型小鼠、大鼠，含饲养费）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121CDCBD">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4批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84D001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30,000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D08A25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120,000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0F48710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第一、二年；药效与安全性预试验</w:t>
            </w:r>
          </w:p>
        </w:tc>
      </w:tr>
      <w:tr w14:paraId="75E8E830">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B4E8CE8">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检测试剂盒（尿酸、血糖、胰岛素、肝肾功能等）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4F807001">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5批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0D55BA65">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30,000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CDC7AFA">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150,000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21668AD6">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三年；临床前及IIT样本检测</w:t>
            </w:r>
          </w:p>
        </w:tc>
      </w:tr>
      <w:tr w14:paraId="30A6B287">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3207F57">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实验耗材及低值易耗品（离心管、培养皿、枪头等）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10C1D080">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3批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6687233">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70,000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FF20C1C">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210,000</w:t>
            </w:r>
          </w:p>
        </w:tc>
        <w:tc>
          <w:tcPr>
            <w:tcW w:w="1617" w:type="dxa"/>
            <w:tcBorders>
              <w:top w:val="single" w:color="000000" w:sz="4" w:space="0"/>
              <w:left w:val="single" w:color="000000" w:sz="4" w:space="0"/>
              <w:bottom w:val="single" w:color="000000" w:sz="4" w:space="0"/>
              <w:right w:val="single" w:color="000000" w:sz="4" w:space="0"/>
            </w:tcBorders>
            <w:vAlign w:val="center"/>
          </w:tcPr>
          <w:p w14:paraId="23C75222">
            <w:pPr>
              <w:widowControl/>
              <w:jc w:val="center"/>
              <w:textAlignment w:val="center"/>
              <w:rPr>
                <w:rFonts w:ascii="仿宋_GB2312;仿宋" w:hAnsi="仿宋_GB2312;仿宋" w:eastAsia="仿宋_GB2312;仿宋"/>
                <w:sz w:val="22"/>
                <w:szCs w:val="22"/>
              </w:rPr>
            </w:pPr>
            <w:r>
              <w:rPr>
                <w:rFonts w:ascii="Segoe UI" w:hAnsi="Segoe UI" w:eastAsia="Segoe UI" w:cs="Segoe UI"/>
                <w:color w:val="0F1115"/>
                <w:kern w:val="0"/>
                <w:sz w:val="22"/>
                <w:szCs w:val="22"/>
                <w:lang w:bidi="ar"/>
              </w:rPr>
              <w:t>三年；日常实验消耗</w:t>
            </w:r>
          </w:p>
        </w:tc>
      </w:tr>
    </w:tbl>
    <w:p w14:paraId="6D96E98C">
      <w:pPr>
        <w:snapToGrid w:val="0"/>
        <w:spacing w:line="580" w:lineRule="exact"/>
        <w:rPr>
          <w:rFonts w:ascii="仿宋_GB2312;仿宋" w:hAnsi="仿宋_GB2312;仿宋" w:eastAsia="仿宋_GB2312;仿宋"/>
          <w:sz w:val="28"/>
          <w:szCs w:val="28"/>
        </w:rPr>
      </w:pPr>
    </w:p>
    <w:p w14:paraId="518A82B0">
      <w:p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（三）测试化验加工费</w:t>
      </w:r>
    </w:p>
    <w:tbl>
      <w:tblPr>
        <w:tblStyle w:val="10"/>
        <w:tblW w:w="7452" w:type="dxa"/>
        <w:tblInd w:w="0" w:type="dxa"/>
        <w:tblLayout w:type="fixed"/>
        <w:tblCellMar>
          <w:top w:w="0" w:type="dxa"/>
          <w:left w:w="108" w:type="dxa"/>
          <w:bottom w:w="0" w:type="dxa"/>
          <w:right w:w="108" w:type="dxa"/>
        </w:tblCellMar>
      </w:tblPr>
      <w:tblGrid>
        <w:gridCol w:w="1490"/>
        <w:gridCol w:w="1490"/>
        <w:gridCol w:w="1490"/>
        <w:gridCol w:w="1491"/>
        <w:gridCol w:w="1491"/>
      </w:tblGrid>
      <w:tr w14:paraId="7D59B02A">
        <w:tblPrEx>
          <w:tblCellMar>
            <w:top w:w="0" w:type="dxa"/>
            <w:left w:w="108" w:type="dxa"/>
            <w:bottom w:w="0" w:type="dxa"/>
            <w:right w:w="108" w:type="dxa"/>
          </w:tblCellMar>
        </w:tblPrEx>
        <w:trPr>
          <w:trHeight w:val="618" w:hRule="atLeast"/>
        </w:trPr>
        <w:tc>
          <w:tcPr>
            <w:tcW w:w="1490" w:type="dxa"/>
            <w:tcBorders>
              <w:top w:val="single" w:color="000000" w:sz="4" w:space="0"/>
              <w:left w:val="single" w:color="000000" w:sz="4" w:space="0"/>
              <w:bottom w:val="single" w:color="000000" w:sz="4" w:space="0"/>
              <w:right w:val="single" w:color="000000" w:sz="4" w:space="0"/>
            </w:tcBorders>
            <w:vAlign w:val="center"/>
          </w:tcPr>
          <w:p w14:paraId="49C48A41">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测试费名称</w:t>
            </w:r>
          </w:p>
        </w:tc>
        <w:tc>
          <w:tcPr>
            <w:tcW w:w="1490" w:type="dxa"/>
            <w:tcBorders>
              <w:top w:val="single" w:color="000000" w:sz="4" w:space="0"/>
              <w:left w:val="single" w:color="000000" w:sz="4" w:space="0"/>
              <w:bottom w:val="single" w:color="000000" w:sz="4" w:space="0"/>
              <w:right w:val="single" w:color="000000" w:sz="4" w:space="0"/>
            </w:tcBorders>
            <w:vAlign w:val="center"/>
          </w:tcPr>
          <w:p w14:paraId="13F8C42C">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0" w:type="dxa"/>
            <w:tcBorders>
              <w:top w:val="single" w:color="000000" w:sz="4" w:space="0"/>
              <w:left w:val="single" w:color="000000" w:sz="4" w:space="0"/>
              <w:bottom w:val="single" w:color="000000" w:sz="4" w:space="0"/>
              <w:right w:val="single" w:color="000000" w:sz="4" w:space="0"/>
            </w:tcBorders>
            <w:vAlign w:val="center"/>
          </w:tcPr>
          <w:p w14:paraId="498A7652">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5FE9F351">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2D2847DD">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1E2C56DE">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74C8350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高尿酸小鼠模型药效验证（天然菌/工程菌）</w:t>
            </w:r>
          </w:p>
        </w:tc>
        <w:tc>
          <w:tcPr>
            <w:tcW w:w="1490" w:type="dxa"/>
            <w:tcBorders>
              <w:top w:val="single" w:color="000000" w:sz="4" w:space="0"/>
              <w:left w:val="single" w:color="000000" w:sz="4" w:space="0"/>
              <w:bottom w:val="single" w:color="000000" w:sz="4" w:space="0"/>
              <w:right w:val="single" w:color="000000" w:sz="4" w:space="0"/>
            </w:tcBorders>
            <w:vAlign w:val="center"/>
          </w:tcPr>
          <w:p w14:paraId="3FA6BAB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A56A7D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972ED3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600,000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903B46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第一年；降尿酸有效性及初步安全性评价</w:t>
            </w:r>
          </w:p>
        </w:tc>
      </w:tr>
      <w:tr w14:paraId="3E96A76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260D43E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菌株第三方鉴定与体外安全性评价（毒力基因、耐药性筛查等）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65F32380">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3BA5C7E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1F1EF8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97F2AB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第一年；为GRAS安全性数据作准备</w:t>
            </w:r>
          </w:p>
        </w:tc>
      </w:tr>
      <w:tr w14:paraId="4886786E">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4A16DC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其他委托测试（电镜、流式细胞术等）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2FFDC7E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35E9F95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C0FB9C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256D71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第一年；菌体形态与蛋白表达分析</w:t>
            </w:r>
          </w:p>
        </w:tc>
      </w:tr>
      <w:tr w14:paraId="7E6A5FA6">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69C6DD1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高尿酸大鼠模型药效验证</w:t>
            </w:r>
          </w:p>
        </w:tc>
        <w:tc>
          <w:tcPr>
            <w:tcW w:w="1490" w:type="dxa"/>
            <w:tcBorders>
              <w:top w:val="single" w:color="000000" w:sz="4" w:space="0"/>
              <w:left w:val="single" w:color="000000" w:sz="4" w:space="0"/>
              <w:bottom w:val="single" w:color="000000" w:sz="4" w:space="0"/>
              <w:right w:val="single" w:color="000000" w:sz="4" w:space="0"/>
            </w:tcBorders>
            <w:vAlign w:val="center"/>
          </w:tcPr>
          <w:p w14:paraId="0D1C9FF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1E325E3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0D552B6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76E52C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第二年；工程菌功能测试与剂量确定</w:t>
            </w:r>
          </w:p>
        </w:tc>
      </w:tr>
      <w:tr w14:paraId="4CCEB1F7">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51E46ED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中试放大委托加工（1吨罐发酵、冻干，均瑶润盈生物发酵车间）</w:t>
            </w:r>
          </w:p>
        </w:tc>
        <w:tc>
          <w:tcPr>
            <w:tcW w:w="1490" w:type="dxa"/>
            <w:tcBorders>
              <w:top w:val="single" w:color="000000" w:sz="4" w:space="0"/>
              <w:left w:val="single" w:color="000000" w:sz="4" w:space="0"/>
              <w:bottom w:val="single" w:color="000000" w:sz="4" w:space="0"/>
              <w:right w:val="single" w:color="000000" w:sz="4" w:space="0"/>
            </w:tcBorders>
            <w:vAlign w:val="center"/>
          </w:tcPr>
          <w:p w14:paraId="437C508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1329DD2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816DF8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08A82F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第二年；中试验证与生产批次制备</w:t>
            </w:r>
          </w:p>
        </w:tc>
      </w:tr>
      <w:tr w14:paraId="14260402">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08E3D1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全基因组测序及生物信息分析</w:t>
            </w:r>
          </w:p>
        </w:tc>
        <w:tc>
          <w:tcPr>
            <w:tcW w:w="1490" w:type="dxa"/>
            <w:tcBorders>
              <w:top w:val="single" w:color="000000" w:sz="4" w:space="0"/>
              <w:left w:val="single" w:color="000000" w:sz="4" w:space="0"/>
              <w:bottom w:val="single" w:color="000000" w:sz="4" w:space="0"/>
              <w:right w:val="single" w:color="000000" w:sz="4" w:space="0"/>
            </w:tcBorders>
            <w:vAlign w:val="center"/>
          </w:tcPr>
          <w:p w14:paraId="5BC9F4C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6DBFEE7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72D828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7F59A1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第二年；工程菌遗传稳定性鉴定</w:t>
            </w:r>
          </w:p>
        </w:tc>
      </w:tr>
      <w:tr w14:paraId="53F932D7">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174806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初步人体试食实验检测（血尿酸、肝肾功能、血常规等）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3D6F4B7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71AF99E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8AF31A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4113A5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第二年；人体耐受性与有效性探索</w:t>
            </w:r>
          </w:p>
        </w:tc>
      </w:tr>
      <w:tr w14:paraId="16727191">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A20445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GLP毒理试验（大鼠28天喂养+细菌回复突变试验）</w:t>
            </w:r>
          </w:p>
        </w:tc>
        <w:tc>
          <w:tcPr>
            <w:tcW w:w="1490" w:type="dxa"/>
            <w:tcBorders>
              <w:top w:val="single" w:color="000000" w:sz="4" w:space="0"/>
              <w:left w:val="single" w:color="000000" w:sz="4" w:space="0"/>
              <w:bottom w:val="single" w:color="000000" w:sz="4" w:space="0"/>
              <w:right w:val="single" w:color="000000" w:sz="4" w:space="0"/>
            </w:tcBorders>
            <w:vAlign w:val="center"/>
          </w:tcPr>
          <w:p w14:paraId="62EA761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57C19BA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97C8E0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A61D69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第三年；GRAS申报安全性评价</w:t>
            </w:r>
          </w:p>
        </w:tc>
      </w:tr>
      <w:tr w14:paraId="7649E4F8">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F7B945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IIT临床试验检测（≥20例，血尿酸、炎症因子、肠道菌群等）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02F62D6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393804C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51B5F7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62B4D8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第三年；IIT研究样本检测</w:t>
            </w:r>
          </w:p>
        </w:tc>
      </w:tr>
      <w:tr w14:paraId="7F882920">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BE1EF7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批次放行检测（活菌数、质粒保留率、内毒素等）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75AC54F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6F444C10">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A26F4D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38B3BF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第三年；确保产品质量一致性</w:t>
            </w:r>
          </w:p>
        </w:tc>
      </w:tr>
    </w:tbl>
    <w:p w14:paraId="259EABE2">
      <w:pPr>
        <w:snapToGrid w:val="0"/>
        <w:spacing w:line="580" w:lineRule="exact"/>
        <w:rPr>
          <w:rFonts w:ascii="仿宋_GB2312;仿宋" w:hAnsi="仿宋_GB2312;仿宋" w:eastAsia="仿宋_GB2312;仿宋"/>
          <w:sz w:val="28"/>
          <w:szCs w:val="28"/>
        </w:rPr>
      </w:pPr>
    </w:p>
    <w:p w14:paraId="5334CF4C">
      <w:p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（四）劳务费</w:t>
      </w:r>
    </w:p>
    <w:tbl>
      <w:tblPr>
        <w:tblStyle w:val="10"/>
        <w:tblW w:w="7455" w:type="dxa"/>
        <w:tblInd w:w="0" w:type="dxa"/>
        <w:tblLayout w:type="fixed"/>
        <w:tblCellMar>
          <w:top w:w="0" w:type="dxa"/>
          <w:left w:w="108" w:type="dxa"/>
          <w:bottom w:w="0" w:type="dxa"/>
          <w:right w:w="108" w:type="dxa"/>
        </w:tblCellMar>
      </w:tblPr>
      <w:tblGrid>
        <w:gridCol w:w="1491"/>
        <w:gridCol w:w="1491"/>
        <w:gridCol w:w="1491"/>
        <w:gridCol w:w="1491"/>
        <w:gridCol w:w="1491"/>
      </w:tblGrid>
      <w:tr w14:paraId="67904606">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2C017A6A">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项目负责人/成员</w:t>
            </w:r>
          </w:p>
        </w:tc>
        <w:tc>
          <w:tcPr>
            <w:tcW w:w="1491" w:type="dxa"/>
            <w:tcBorders>
              <w:top w:val="single" w:color="000000" w:sz="4" w:space="0"/>
              <w:left w:val="single" w:color="000000" w:sz="4" w:space="0"/>
              <w:bottom w:val="single" w:color="000000" w:sz="4" w:space="0"/>
              <w:right w:val="single" w:color="000000" w:sz="4" w:space="0"/>
            </w:tcBorders>
            <w:vAlign w:val="center"/>
          </w:tcPr>
          <w:p w14:paraId="4FC20C40">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1" w:type="dxa"/>
            <w:tcBorders>
              <w:top w:val="single" w:color="000000" w:sz="4" w:space="0"/>
              <w:left w:val="single" w:color="000000" w:sz="4" w:space="0"/>
              <w:bottom w:val="single" w:color="000000" w:sz="4" w:space="0"/>
              <w:right w:val="single" w:color="000000" w:sz="4" w:space="0"/>
            </w:tcBorders>
            <w:vAlign w:val="center"/>
          </w:tcPr>
          <w:p w14:paraId="625CC1A0">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资助标准</w:t>
            </w:r>
          </w:p>
        </w:tc>
        <w:tc>
          <w:tcPr>
            <w:tcW w:w="1491" w:type="dxa"/>
            <w:tcBorders>
              <w:top w:val="single" w:color="000000" w:sz="4" w:space="0"/>
              <w:left w:val="single" w:color="000000" w:sz="4" w:space="0"/>
              <w:bottom w:val="single" w:color="000000" w:sz="4" w:space="0"/>
              <w:right w:val="single" w:color="000000" w:sz="4" w:space="0"/>
            </w:tcBorders>
            <w:vAlign w:val="center"/>
          </w:tcPr>
          <w:p w14:paraId="1B7CF0D1">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232F45AA">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说明</w:t>
            </w:r>
          </w:p>
        </w:tc>
      </w:tr>
      <w:tr w14:paraId="2116CC1E">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24DB480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研发科学家（菌株构建与基因线路优化）</w:t>
            </w:r>
          </w:p>
        </w:tc>
        <w:tc>
          <w:tcPr>
            <w:tcW w:w="1491" w:type="dxa"/>
            <w:tcBorders>
              <w:top w:val="single" w:color="000000" w:sz="4" w:space="0"/>
              <w:left w:val="single" w:color="000000" w:sz="4" w:space="0"/>
              <w:bottom w:val="single" w:color="000000" w:sz="4" w:space="0"/>
              <w:right w:val="single" w:color="000000" w:sz="4" w:space="0"/>
            </w:tcBorders>
            <w:vAlign w:val="center"/>
          </w:tcPr>
          <w:p w14:paraId="0B66BA9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7F11E7D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26,000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CF8C00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2,600,000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DECD0E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约3人；第一年1人、第二年起3人；负责工程菌设计构建与优化</w:t>
            </w:r>
          </w:p>
        </w:tc>
      </w:tr>
      <w:tr w14:paraId="4030FB15">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02A1561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发酵工艺工程师</w:t>
            </w:r>
          </w:p>
        </w:tc>
        <w:tc>
          <w:tcPr>
            <w:tcW w:w="1491" w:type="dxa"/>
            <w:tcBorders>
              <w:top w:val="single" w:color="000000" w:sz="4" w:space="0"/>
              <w:left w:val="single" w:color="000000" w:sz="4" w:space="0"/>
              <w:bottom w:val="single" w:color="000000" w:sz="4" w:space="0"/>
              <w:right w:val="single" w:color="000000" w:sz="4" w:space="0"/>
            </w:tcBorders>
            <w:vAlign w:val="center"/>
          </w:tcPr>
          <w:p w14:paraId="02709D3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72人月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354C90F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22,000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5631F5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1,584,000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6B6DC5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2人；负责小试及中试放大发酵工艺开发</w:t>
            </w:r>
          </w:p>
        </w:tc>
      </w:tr>
      <w:tr w14:paraId="106A940E">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321D34E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质检及注册专员</w:t>
            </w:r>
          </w:p>
        </w:tc>
        <w:tc>
          <w:tcPr>
            <w:tcW w:w="1491" w:type="dxa"/>
            <w:tcBorders>
              <w:top w:val="single" w:color="000000" w:sz="4" w:space="0"/>
              <w:left w:val="single" w:color="000000" w:sz="4" w:space="0"/>
              <w:bottom w:val="single" w:color="000000" w:sz="4" w:space="0"/>
              <w:right w:val="single" w:color="000000" w:sz="4" w:space="0"/>
            </w:tcBorders>
            <w:vAlign w:val="center"/>
          </w:tcPr>
          <w:p w14:paraId="2583B82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66人月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493C33B0">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18,000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597D56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1,188,000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CE1E06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1-2人；质量体系、GRAS/IND注册申报及IIT跟进</w:t>
            </w:r>
          </w:p>
        </w:tc>
      </w:tr>
      <w:tr w14:paraId="671CC3FA">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63BE9F3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临床协调员（CRC）</w:t>
            </w:r>
          </w:p>
        </w:tc>
        <w:tc>
          <w:tcPr>
            <w:tcW w:w="1491" w:type="dxa"/>
            <w:tcBorders>
              <w:top w:val="single" w:color="000000" w:sz="4" w:space="0"/>
              <w:left w:val="single" w:color="000000" w:sz="4" w:space="0"/>
              <w:bottom w:val="single" w:color="000000" w:sz="4" w:space="0"/>
              <w:right w:val="single" w:color="000000" w:sz="4" w:space="0"/>
            </w:tcBorders>
            <w:vAlign w:val="center"/>
          </w:tcPr>
          <w:p w14:paraId="22F01CA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48人月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7087708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15,000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6F3F62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720,000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837289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2人×24个月；第二、三年人体试食及IIT现场协调</w:t>
            </w:r>
          </w:p>
        </w:tc>
      </w:tr>
      <w:tr w14:paraId="237AAA5A">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5597449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电商及渠道运营专员</w:t>
            </w:r>
          </w:p>
        </w:tc>
        <w:tc>
          <w:tcPr>
            <w:tcW w:w="1491" w:type="dxa"/>
            <w:tcBorders>
              <w:top w:val="single" w:color="000000" w:sz="4" w:space="0"/>
              <w:left w:val="single" w:color="000000" w:sz="4" w:space="0"/>
              <w:bottom w:val="single" w:color="000000" w:sz="4" w:space="0"/>
              <w:right w:val="single" w:color="000000" w:sz="4" w:space="0"/>
            </w:tcBorders>
            <w:vAlign w:val="center"/>
          </w:tcPr>
          <w:p w14:paraId="272EDE2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24人月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4C0D1F5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18,000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E78F82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432,000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1D56B1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1人×24个月；第二、三年产品线上运营与渠道拓展</w:t>
            </w:r>
          </w:p>
        </w:tc>
      </w:tr>
      <w:tr w14:paraId="1361A63F">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33E5F35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华东师大合作团队劳务（项目骨干、博士后、研究生）</w:t>
            </w:r>
          </w:p>
        </w:tc>
        <w:tc>
          <w:tcPr>
            <w:tcW w:w="1491" w:type="dxa"/>
            <w:tcBorders>
              <w:top w:val="single" w:color="000000" w:sz="4" w:space="0"/>
              <w:left w:val="single" w:color="000000" w:sz="4" w:space="0"/>
              <w:bottom w:val="single" w:color="000000" w:sz="4" w:space="0"/>
              <w:right w:val="single" w:color="000000" w:sz="4" w:space="0"/>
            </w:tcBorders>
            <w:vAlign w:val="center"/>
          </w:tcPr>
          <w:p w14:paraId="17B6519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120人月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4864CBA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6,000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DE659B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720,000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90C2E8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每年40人月；按产学研合作协议发放科研协作劳务</w:t>
            </w:r>
          </w:p>
        </w:tc>
      </w:tr>
      <w:tr w14:paraId="69FE6CC9">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2433710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临时聘用人员（实验助理）</w:t>
            </w:r>
          </w:p>
        </w:tc>
        <w:tc>
          <w:tcPr>
            <w:tcW w:w="1491" w:type="dxa"/>
            <w:tcBorders>
              <w:top w:val="single" w:color="000000" w:sz="4" w:space="0"/>
              <w:left w:val="single" w:color="000000" w:sz="4" w:space="0"/>
              <w:bottom w:val="single" w:color="000000" w:sz="4" w:space="0"/>
              <w:right w:val="single" w:color="000000" w:sz="4" w:space="0"/>
            </w:tcBorders>
            <w:vAlign w:val="center"/>
          </w:tcPr>
          <w:p w14:paraId="64836DC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36人月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21178ED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9,000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FD07BC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324,000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C28F2F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第一年为主；辅助菌株筛选与检测</w:t>
            </w:r>
          </w:p>
        </w:tc>
      </w:tr>
      <w:tr w14:paraId="4E9DA3F9">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60A0408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专家咨询费</w:t>
            </w:r>
          </w:p>
        </w:tc>
        <w:tc>
          <w:tcPr>
            <w:tcW w:w="1491" w:type="dxa"/>
            <w:tcBorders>
              <w:top w:val="single" w:color="000000" w:sz="4" w:space="0"/>
              <w:left w:val="single" w:color="000000" w:sz="4" w:space="0"/>
              <w:bottom w:val="single" w:color="000000" w:sz="4" w:space="0"/>
              <w:right w:val="single" w:color="000000" w:sz="4" w:space="0"/>
            </w:tcBorders>
            <w:vAlign w:val="center"/>
          </w:tcPr>
          <w:p w14:paraId="7ED9196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16人次</w:t>
            </w:r>
          </w:p>
        </w:tc>
        <w:tc>
          <w:tcPr>
            <w:tcW w:w="1491" w:type="dxa"/>
            <w:tcBorders>
              <w:top w:val="single" w:color="000000" w:sz="4" w:space="0"/>
              <w:left w:val="single" w:color="000000" w:sz="4" w:space="0"/>
              <w:bottom w:val="single" w:color="000000" w:sz="4" w:space="0"/>
              <w:right w:val="single" w:color="000000" w:sz="4" w:space="0"/>
            </w:tcBorders>
            <w:vAlign w:val="center"/>
          </w:tcPr>
          <w:p w14:paraId="69B1008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15,000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66F039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240,000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BEA17B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毒理、GRAS、临床伦理、法规等领域专家评审</w:t>
            </w:r>
          </w:p>
        </w:tc>
      </w:tr>
      <w:tr w14:paraId="6F9A7E70">
        <w:tblPrEx>
          <w:tblCellMar>
            <w:top w:w="0" w:type="dxa"/>
            <w:left w:w="108" w:type="dxa"/>
            <w:bottom w:w="0" w:type="dxa"/>
            <w:right w:w="108" w:type="dxa"/>
          </w:tblCellMar>
        </w:tblPrEx>
        <w:tc>
          <w:tcPr>
            <w:tcW w:w="1491" w:type="dxa"/>
            <w:tcBorders>
              <w:top w:val="single" w:color="000000" w:sz="4" w:space="0"/>
              <w:left w:val="single" w:color="000000" w:sz="4" w:space="0"/>
              <w:bottom w:val="single" w:color="000000" w:sz="4" w:space="0"/>
              <w:right w:val="single" w:color="000000" w:sz="4" w:space="0"/>
            </w:tcBorders>
            <w:vAlign w:val="center"/>
          </w:tcPr>
          <w:p w14:paraId="10A85A0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行政财务等辅助劳务</w:t>
            </w:r>
          </w:p>
        </w:tc>
        <w:tc>
          <w:tcPr>
            <w:tcW w:w="1491" w:type="dxa"/>
            <w:tcBorders>
              <w:top w:val="single" w:color="000000" w:sz="4" w:space="0"/>
              <w:left w:val="single" w:color="000000" w:sz="4" w:space="0"/>
              <w:bottom w:val="single" w:color="000000" w:sz="4" w:space="0"/>
              <w:right w:val="single" w:color="000000" w:sz="4" w:space="0"/>
            </w:tcBorders>
            <w:vAlign w:val="center"/>
          </w:tcPr>
          <w:p w14:paraId="25929ED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24人月</w:t>
            </w:r>
          </w:p>
        </w:tc>
        <w:tc>
          <w:tcPr>
            <w:tcW w:w="1491" w:type="dxa"/>
            <w:tcBorders>
              <w:top w:val="single" w:color="000000" w:sz="4" w:space="0"/>
              <w:left w:val="single" w:color="000000" w:sz="4" w:space="0"/>
              <w:bottom w:val="single" w:color="000000" w:sz="4" w:space="0"/>
              <w:right w:val="single" w:color="000000" w:sz="4" w:space="0"/>
            </w:tcBorders>
            <w:vAlign w:val="center"/>
          </w:tcPr>
          <w:p w14:paraId="04E3EE2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8,000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7341E6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192,000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57FB6F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1人×24个月；项目管理与财务辅助</w:t>
            </w:r>
          </w:p>
        </w:tc>
      </w:tr>
    </w:tbl>
    <w:p w14:paraId="14F179B0">
      <w:pPr>
        <w:jc w:val="center"/>
        <w:rPr>
          <w:rFonts w:ascii="仿宋_GB2312;仿宋" w:hAnsi="仿宋_GB2312;仿宋" w:eastAsia="仿宋_GB2312;仿宋"/>
          <w:sz w:val="28"/>
          <w:szCs w:val="28"/>
        </w:rPr>
      </w:pPr>
    </w:p>
    <w:p w14:paraId="0ED6171A">
      <w:pPr>
        <w:snapToGrid w:val="0"/>
        <w:spacing w:line="580" w:lineRule="exact"/>
        <w:rPr>
          <w:rFonts w:ascii="仿宋_GB2312;仿宋" w:hAnsi="仿宋_GB2312;仿宋" w:eastAsia="仿宋_GB2312;仿宋"/>
          <w:sz w:val="28"/>
          <w:szCs w:val="28"/>
        </w:rPr>
      </w:pPr>
      <w:r>
        <w:rPr>
          <w:rFonts w:ascii="仿宋_GB2312;仿宋" w:hAnsi="仿宋_GB2312;仿宋" w:eastAsia="仿宋_GB2312;仿宋"/>
          <w:b/>
          <w:bCs/>
          <w:sz w:val="28"/>
          <w:szCs w:val="28"/>
        </w:rPr>
        <w:t>（五）推广应用费</w:t>
      </w:r>
    </w:p>
    <w:tbl>
      <w:tblPr>
        <w:tblStyle w:val="10"/>
        <w:tblW w:w="7452" w:type="dxa"/>
        <w:tblInd w:w="0" w:type="dxa"/>
        <w:tblLayout w:type="fixed"/>
        <w:tblCellMar>
          <w:top w:w="0" w:type="dxa"/>
          <w:left w:w="108" w:type="dxa"/>
          <w:bottom w:w="0" w:type="dxa"/>
          <w:right w:w="108" w:type="dxa"/>
        </w:tblCellMar>
      </w:tblPr>
      <w:tblGrid>
        <w:gridCol w:w="1490"/>
        <w:gridCol w:w="1490"/>
        <w:gridCol w:w="1490"/>
        <w:gridCol w:w="1491"/>
        <w:gridCol w:w="1491"/>
      </w:tblGrid>
      <w:tr w14:paraId="188518E0">
        <w:tc>
          <w:tcPr>
            <w:tcW w:w="1490" w:type="dxa"/>
            <w:tcBorders>
              <w:top w:val="single" w:color="000000" w:sz="4" w:space="0"/>
              <w:left w:val="single" w:color="000000" w:sz="4" w:space="0"/>
              <w:bottom w:val="single" w:color="000000" w:sz="4" w:space="0"/>
              <w:right w:val="single" w:color="000000" w:sz="4" w:space="0"/>
            </w:tcBorders>
            <w:vAlign w:val="center"/>
          </w:tcPr>
          <w:p w14:paraId="464102D5">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推广应用费名称</w:t>
            </w:r>
          </w:p>
        </w:tc>
        <w:tc>
          <w:tcPr>
            <w:tcW w:w="1490" w:type="dxa"/>
            <w:tcBorders>
              <w:top w:val="single" w:color="000000" w:sz="4" w:space="0"/>
              <w:left w:val="single" w:color="000000" w:sz="4" w:space="0"/>
              <w:bottom w:val="single" w:color="000000" w:sz="4" w:space="0"/>
              <w:right w:val="single" w:color="000000" w:sz="4" w:space="0"/>
            </w:tcBorders>
            <w:vAlign w:val="center"/>
          </w:tcPr>
          <w:p w14:paraId="47167CAC">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0" w:type="dxa"/>
            <w:tcBorders>
              <w:top w:val="single" w:color="000000" w:sz="4" w:space="0"/>
              <w:left w:val="single" w:color="000000" w:sz="4" w:space="0"/>
              <w:bottom w:val="single" w:color="000000" w:sz="4" w:space="0"/>
              <w:right w:val="single" w:color="000000" w:sz="4" w:space="0"/>
            </w:tcBorders>
            <w:vAlign w:val="center"/>
          </w:tcPr>
          <w:p w14:paraId="44B99D6A">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1FD8B790">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5806D0CC">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3C0DCE99">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4517F90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市场调研与产品定位分析（竞品、渠道调研）</w:t>
            </w:r>
          </w:p>
        </w:tc>
        <w:tc>
          <w:tcPr>
            <w:tcW w:w="1490" w:type="dxa"/>
            <w:tcBorders>
              <w:top w:val="single" w:color="000000" w:sz="4" w:space="0"/>
              <w:left w:val="single" w:color="000000" w:sz="4" w:space="0"/>
              <w:bottom w:val="single" w:color="000000" w:sz="4" w:space="0"/>
              <w:right w:val="single" w:color="000000" w:sz="4" w:space="0"/>
            </w:tcBorders>
            <w:vAlign w:val="center"/>
          </w:tcPr>
          <w:p w14:paraId="43B96F7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3BF5ED9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4A9818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5DA8AD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第一年；为产品上市与推广策略提供依据</w:t>
            </w:r>
          </w:p>
        </w:tc>
      </w:tr>
      <w:tr w14:paraId="72A549E1">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78BB91A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品牌设计及宣传物料（包装设计、宣传单页、科普内容等）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4ECFBE3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12C0F1E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0F0D5EC0">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0EF89CD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第一年；品牌形象与基础宣传物料建设</w:t>
            </w:r>
          </w:p>
        </w:tc>
      </w:tr>
      <w:tr w14:paraId="5923687E">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4A1026E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电商平台推广运营（天猫、京东、亚马逊等）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68B1A15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2年</w:t>
            </w:r>
          </w:p>
        </w:tc>
        <w:tc>
          <w:tcPr>
            <w:tcW w:w="1490" w:type="dxa"/>
            <w:tcBorders>
              <w:top w:val="single" w:color="000000" w:sz="4" w:space="0"/>
              <w:left w:val="single" w:color="000000" w:sz="4" w:space="0"/>
              <w:bottom w:val="single" w:color="000000" w:sz="4" w:space="0"/>
              <w:right w:val="single" w:color="000000" w:sz="4" w:space="0"/>
            </w:tcBorders>
            <w:vAlign w:val="center"/>
          </w:tcPr>
          <w:p w14:paraId="0186971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150,000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360029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550002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第二、三年；流量投放、达人合作、促销活动</w:t>
            </w:r>
          </w:p>
        </w:tc>
      </w:tr>
      <w:tr w14:paraId="147BB6F1">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E6C9D6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海外及跨境渠道建设（香港、东南亚等，含参加展会）</w:t>
            </w:r>
          </w:p>
        </w:tc>
        <w:tc>
          <w:tcPr>
            <w:tcW w:w="1490" w:type="dxa"/>
            <w:tcBorders>
              <w:top w:val="single" w:color="000000" w:sz="4" w:space="0"/>
              <w:left w:val="single" w:color="000000" w:sz="4" w:space="0"/>
              <w:bottom w:val="single" w:color="000000" w:sz="4" w:space="0"/>
              <w:right w:val="single" w:color="000000" w:sz="4" w:space="0"/>
            </w:tcBorders>
            <w:vAlign w:val="center"/>
          </w:tcPr>
          <w:p w14:paraId="67E0331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1F15DB8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4942E9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3CB976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第二、三年；代理商拓展与渠道佣金</w:t>
            </w:r>
          </w:p>
        </w:tc>
      </w:tr>
      <w:tr w14:paraId="6EB57B3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6925E65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线下渠道与学术推广（药房、医院、代理商培训等）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6E02403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6766690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ED9074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6F98D7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第二、三年；渠道铺设与专业端教育</w:t>
            </w:r>
          </w:p>
        </w:tc>
      </w:tr>
      <w:tr w14:paraId="31DA3019">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43454E3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试用装发放与消费者教育活动</w:t>
            </w:r>
          </w:p>
        </w:tc>
        <w:tc>
          <w:tcPr>
            <w:tcW w:w="1490" w:type="dxa"/>
            <w:tcBorders>
              <w:top w:val="single" w:color="000000" w:sz="4" w:space="0"/>
              <w:left w:val="single" w:color="000000" w:sz="4" w:space="0"/>
              <w:bottom w:val="single" w:color="000000" w:sz="4" w:space="0"/>
              <w:right w:val="single" w:color="000000" w:sz="4" w:space="0"/>
            </w:tcBorders>
            <w:vAlign w:val="center"/>
          </w:tcPr>
          <w:p w14:paraId="54D66E6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4156E1E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D261FE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AA1F25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第三年；首期用户获取与口碑积累</w:t>
            </w:r>
          </w:p>
        </w:tc>
      </w:tr>
      <w:tr w14:paraId="75CC20D0">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A73EFB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销售激励与渠道佣金</w:t>
            </w:r>
          </w:p>
        </w:tc>
        <w:tc>
          <w:tcPr>
            <w:tcW w:w="1490" w:type="dxa"/>
            <w:tcBorders>
              <w:top w:val="single" w:color="000000" w:sz="4" w:space="0"/>
              <w:left w:val="single" w:color="000000" w:sz="4" w:space="0"/>
              <w:bottom w:val="single" w:color="000000" w:sz="4" w:space="0"/>
              <w:right w:val="single" w:color="000000" w:sz="4" w:space="0"/>
            </w:tcBorders>
            <w:vAlign w:val="center"/>
          </w:tcPr>
          <w:p w14:paraId="6CC142D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4D2ECEE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7C4842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90EBF4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第三年；代理商返点及销售激励</w:t>
            </w:r>
          </w:p>
        </w:tc>
      </w:tr>
    </w:tbl>
    <w:p w14:paraId="3313C399">
      <w:pPr>
        <w:jc w:val="center"/>
        <w:rPr>
          <w:rFonts w:ascii="宋体" w:hAnsi="宋体" w:cs="宋体"/>
          <w:b/>
          <w:szCs w:val="21"/>
        </w:rPr>
      </w:pPr>
    </w:p>
    <w:p w14:paraId="18439E20">
      <w:pPr>
        <w:jc w:val="center"/>
        <w:rPr>
          <w:rFonts w:ascii="宋体" w:hAnsi="宋体" w:cs="宋体"/>
          <w:b/>
          <w:szCs w:val="21"/>
        </w:rPr>
      </w:pPr>
    </w:p>
    <w:p w14:paraId="7515E76C">
      <w:p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（六）知识产权费</w:t>
      </w:r>
    </w:p>
    <w:tbl>
      <w:tblPr>
        <w:tblStyle w:val="10"/>
        <w:tblW w:w="7452" w:type="dxa"/>
        <w:tblInd w:w="0" w:type="dxa"/>
        <w:tblLayout w:type="fixed"/>
        <w:tblCellMar>
          <w:top w:w="0" w:type="dxa"/>
          <w:left w:w="108" w:type="dxa"/>
          <w:bottom w:w="0" w:type="dxa"/>
          <w:right w:w="108" w:type="dxa"/>
        </w:tblCellMar>
      </w:tblPr>
      <w:tblGrid>
        <w:gridCol w:w="1490"/>
        <w:gridCol w:w="1490"/>
        <w:gridCol w:w="1490"/>
        <w:gridCol w:w="1491"/>
        <w:gridCol w:w="1491"/>
      </w:tblGrid>
      <w:tr w14:paraId="11C1A3F2">
        <w:tblPrEx>
          <w:tblCellMar>
            <w:top w:w="0" w:type="dxa"/>
            <w:left w:w="108" w:type="dxa"/>
            <w:bottom w:w="0" w:type="dxa"/>
            <w:right w:w="108" w:type="dxa"/>
          </w:tblCellMar>
        </w:tblPrEx>
        <w:trPr>
          <w:trHeight w:val="663" w:hRule="atLeast"/>
        </w:trPr>
        <w:tc>
          <w:tcPr>
            <w:tcW w:w="1490" w:type="dxa"/>
            <w:tcBorders>
              <w:top w:val="single" w:color="000000" w:sz="4" w:space="0"/>
              <w:left w:val="single" w:color="000000" w:sz="4" w:space="0"/>
              <w:bottom w:val="single" w:color="000000" w:sz="4" w:space="0"/>
              <w:right w:val="single" w:color="000000" w:sz="4" w:space="0"/>
            </w:tcBorders>
            <w:vAlign w:val="center"/>
          </w:tcPr>
          <w:p w14:paraId="645C041B">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知识产权费类型</w:t>
            </w:r>
          </w:p>
        </w:tc>
        <w:tc>
          <w:tcPr>
            <w:tcW w:w="1490" w:type="dxa"/>
            <w:tcBorders>
              <w:top w:val="single" w:color="000000" w:sz="4" w:space="0"/>
              <w:left w:val="single" w:color="000000" w:sz="4" w:space="0"/>
              <w:bottom w:val="single" w:color="000000" w:sz="4" w:space="0"/>
              <w:right w:val="single" w:color="000000" w:sz="4" w:space="0"/>
            </w:tcBorders>
            <w:vAlign w:val="center"/>
          </w:tcPr>
          <w:p w14:paraId="391672F9">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0" w:type="dxa"/>
            <w:tcBorders>
              <w:top w:val="single" w:color="000000" w:sz="4" w:space="0"/>
              <w:left w:val="single" w:color="000000" w:sz="4" w:space="0"/>
              <w:bottom w:val="single" w:color="000000" w:sz="4" w:space="0"/>
              <w:right w:val="single" w:color="000000" w:sz="4" w:space="0"/>
            </w:tcBorders>
            <w:vAlign w:val="center"/>
          </w:tcPr>
          <w:p w14:paraId="2D459B44">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62624D41">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703A9060">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6CA868E7">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4CBB322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核心专利及非专利技术引进（实施许可）费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447F3D8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60687BE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366EDB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EB97AC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第一年为主；受让/许可实施降尿酸菌株、基因线路等核心知识产权（按关联交易要求如实披露）</w:t>
            </w:r>
          </w:p>
        </w:tc>
      </w:tr>
      <w:tr w14:paraId="0B82ED0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3CD57B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国内发明专利申请费（含代理费）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47AB9DD7">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1DD3131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458FB52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525F05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第一年申请6项、第二年申请4项；核心菌株、基因线路、制剂工艺专利</w:t>
            </w:r>
          </w:p>
        </w:tc>
      </w:tr>
      <w:tr w14:paraId="20F42ECB">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38CC568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PCT国际专利申请费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12202DD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4项</w:t>
            </w:r>
          </w:p>
        </w:tc>
        <w:tc>
          <w:tcPr>
            <w:tcW w:w="1490" w:type="dxa"/>
            <w:tcBorders>
              <w:top w:val="single" w:color="000000" w:sz="4" w:space="0"/>
              <w:left w:val="single" w:color="000000" w:sz="4" w:space="0"/>
              <w:bottom w:val="single" w:color="000000" w:sz="4" w:space="0"/>
              <w:right w:val="single" w:color="000000" w:sz="4" w:space="0"/>
            </w:tcBorders>
            <w:vAlign w:val="center"/>
          </w:tcPr>
          <w:p w14:paraId="778C79A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324245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400,000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7C92A5E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第一、二年；美、欧、日等地区布局</w:t>
            </w:r>
          </w:p>
        </w:tc>
      </w:tr>
      <w:tr w14:paraId="7588413B">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52B3F67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专利进入国家阶段费用（美国、欧洲、日本等）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5D0403F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6国</w:t>
            </w:r>
          </w:p>
        </w:tc>
        <w:tc>
          <w:tcPr>
            <w:tcW w:w="1490" w:type="dxa"/>
            <w:tcBorders>
              <w:top w:val="single" w:color="000000" w:sz="4" w:space="0"/>
              <w:left w:val="single" w:color="000000" w:sz="4" w:space="0"/>
              <w:bottom w:val="single" w:color="000000" w:sz="4" w:space="0"/>
              <w:right w:val="single" w:color="000000" w:sz="4" w:space="0"/>
            </w:tcBorders>
            <w:vAlign w:val="center"/>
          </w:tcPr>
          <w:p w14:paraId="7E18B31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49B07B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600,000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A84D91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第二、三年；重点市场专利授权与维持</w:t>
            </w:r>
          </w:p>
        </w:tc>
      </w:tr>
      <w:tr w14:paraId="1DDD00BF">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7487522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商标注册（国内及国际）</w:t>
            </w:r>
          </w:p>
        </w:tc>
        <w:tc>
          <w:tcPr>
            <w:tcW w:w="1490" w:type="dxa"/>
            <w:tcBorders>
              <w:top w:val="single" w:color="000000" w:sz="4" w:space="0"/>
              <w:left w:val="single" w:color="000000" w:sz="4" w:space="0"/>
              <w:bottom w:val="single" w:color="000000" w:sz="4" w:space="0"/>
              <w:right w:val="single" w:color="000000" w:sz="4" w:space="0"/>
            </w:tcBorders>
            <w:vAlign w:val="center"/>
          </w:tcPr>
          <w:p w14:paraId="1C05538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10类</w:t>
            </w:r>
          </w:p>
        </w:tc>
        <w:tc>
          <w:tcPr>
            <w:tcW w:w="1490" w:type="dxa"/>
            <w:tcBorders>
              <w:top w:val="single" w:color="000000" w:sz="4" w:space="0"/>
              <w:left w:val="single" w:color="000000" w:sz="4" w:space="0"/>
              <w:bottom w:val="single" w:color="000000" w:sz="4" w:space="0"/>
              <w:right w:val="single" w:color="000000" w:sz="4" w:space="0"/>
            </w:tcBorders>
            <w:vAlign w:val="center"/>
          </w:tcPr>
          <w:p w14:paraId="2D1E54F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F9A125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6DAECA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第三年完成注册；“葉田强”等品牌保护</w:t>
            </w:r>
          </w:p>
        </w:tc>
      </w:tr>
      <w:tr w14:paraId="6393D92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08445FD">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专利检索及自由实施（FTO）分析</w:t>
            </w:r>
          </w:p>
        </w:tc>
        <w:tc>
          <w:tcPr>
            <w:tcW w:w="1490" w:type="dxa"/>
            <w:tcBorders>
              <w:top w:val="single" w:color="000000" w:sz="4" w:space="0"/>
              <w:left w:val="single" w:color="000000" w:sz="4" w:space="0"/>
              <w:bottom w:val="single" w:color="000000" w:sz="4" w:space="0"/>
              <w:right w:val="single" w:color="000000" w:sz="4" w:space="0"/>
            </w:tcBorders>
            <w:vAlign w:val="center"/>
          </w:tcPr>
          <w:p w14:paraId="794F5AD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1D99518F">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6718B6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2011758">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第一年；技术自由实施分析与布局咨询</w:t>
            </w:r>
          </w:p>
        </w:tc>
      </w:tr>
    </w:tbl>
    <w:p w14:paraId="073B6F65">
      <w:pPr>
        <w:snapToGrid w:val="0"/>
        <w:spacing w:line="580" w:lineRule="exact"/>
        <w:rPr>
          <w:rFonts w:ascii="仿宋_GB2312;仿宋" w:hAnsi="仿宋_GB2312;仿宋" w:eastAsia="仿宋_GB2312;仿宋"/>
          <w:sz w:val="28"/>
          <w:szCs w:val="28"/>
        </w:rPr>
      </w:pPr>
    </w:p>
    <w:p w14:paraId="0E2D2C05">
      <w:pPr>
        <w:snapToGrid w:val="0"/>
        <w:spacing w:line="580" w:lineRule="exact"/>
        <w:rPr>
          <w:rFonts w:ascii="仿宋_GB2312;仿宋" w:hAnsi="仿宋_GB2312;仿宋" w:eastAsia="仿宋_GB2312;仿宋"/>
          <w:b/>
          <w:bCs/>
          <w:sz w:val="28"/>
          <w:szCs w:val="28"/>
        </w:rPr>
      </w:pPr>
      <w:r>
        <w:rPr>
          <w:rFonts w:ascii="仿宋_GB2312;仿宋" w:hAnsi="仿宋_GB2312;仿宋" w:eastAsia="仿宋_GB2312;仿宋"/>
          <w:b/>
          <w:bCs/>
          <w:sz w:val="28"/>
          <w:szCs w:val="28"/>
        </w:rPr>
        <w:t>（七）其他费用</w:t>
      </w:r>
    </w:p>
    <w:tbl>
      <w:tblPr>
        <w:tblStyle w:val="10"/>
        <w:tblW w:w="7452" w:type="dxa"/>
        <w:tblInd w:w="0" w:type="dxa"/>
        <w:tblLayout w:type="fixed"/>
        <w:tblCellMar>
          <w:top w:w="0" w:type="dxa"/>
          <w:left w:w="108" w:type="dxa"/>
          <w:bottom w:w="0" w:type="dxa"/>
          <w:right w:w="108" w:type="dxa"/>
        </w:tblCellMar>
      </w:tblPr>
      <w:tblGrid>
        <w:gridCol w:w="1490"/>
        <w:gridCol w:w="1490"/>
        <w:gridCol w:w="1490"/>
        <w:gridCol w:w="1491"/>
        <w:gridCol w:w="1491"/>
      </w:tblGrid>
      <w:tr w14:paraId="2F66D385">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75FE6360">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其他费用名称</w:t>
            </w:r>
          </w:p>
        </w:tc>
        <w:tc>
          <w:tcPr>
            <w:tcW w:w="1490" w:type="dxa"/>
            <w:tcBorders>
              <w:top w:val="single" w:color="000000" w:sz="4" w:space="0"/>
              <w:left w:val="single" w:color="000000" w:sz="4" w:space="0"/>
              <w:bottom w:val="single" w:color="000000" w:sz="4" w:space="0"/>
              <w:right w:val="single" w:color="000000" w:sz="4" w:space="0"/>
            </w:tcBorders>
            <w:vAlign w:val="center"/>
          </w:tcPr>
          <w:p w14:paraId="3B37567B">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数量</w:t>
            </w:r>
          </w:p>
        </w:tc>
        <w:tc>
          <w:tcPr>
            <w:tcW w:w="1490" w:type="dxa"/>
            <w:tcBorders>
              <w:top w:val="single" w:color="000000" w:sz="4" w:space="0"/>
              <w:left w:val="single" w:color="000000" w:sz="4" w:space="0"/>
              <w:bottom w:val="single" w:color="000000" w:sz="4" w:space="0"/>
              <w:right w:val="single" w:color="000000" w:sz="4" w:space="0"/>
            </w:tcBorders>
            <w:vAlign w:val="center"/>
          </w:tcPr>
          <w:p w14:paraId="54FD8938">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单价（元）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1D860FB3">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总价（元）</w:t>
            </w:r>
          </w:p>
        </w:tc>
        <w:tc>
          <w:tcPr>
            <w:tcW w:w="1491" w:type="dxa"/>
            <w:tcBorders>
              <w:top w:val="single" w:color="000000" w:sz="4" w:space="0"/>
              <w:left w:val="single" w:color="000000" w:sz="4" w:space="0"/>
              <w:bottom w:val="single" w:color="000000" w:sz="4" w:space="0"/>
              <w:right w:val="single" w:color="000000" w:sz="4" w:space="0"/>
            </w:tcBorders>
            <w:vAlign w:val="center"/>
          </w:tcPr>
          <w:p w14:paraId="3B14FE26">
            <w:pPr>
              <w:snapToGrid w:val="0"/>
              <w:jc w:val="center"/>
              <w:rPr>
                <w:rFonts w:ascii="仿宋_GB2312;仿宋" w:hAnsi="仿宋_GB2312;仿宋" w:eastAsia="仿宋_GB2312;仿宋"/>
                <w:b/>
                <w:bCs/>
                <w:sz w:val="24"/>
              </w:rPr>
            </w:pPr>
            <w:r>
              <w:rPr>
                <w:rFonts w:ascii="仿宋_GB2312;仿宋" w:hAnsi="仿宋_GB2312;仿宋" w:eastAsia="仿宋_GB2312;仿宋"/>
                <w:b/>
                <w:bCs/>
                <w:sz w:val="24"/>
              </w:rPr>
              <w:t>用途说明</w:t>
            </w:r>
          </w:p>
        </w:tc>
      </w:tr>
      <w:tr w14:paraId="42F35538">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6CD556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实验室及办公场地租金</w:t>
            </w:r>
          </w:p>
        </w:tc>
        <w:tc>
          <w:tcPr>
            <w:tcW w:w="1490" w:type="dxa"/>
            <w:tcBorders>
              <w:top w:val="single" w:color="000000" w:sz="4" w:space="0"/>
              <w:left w:val="single" w:color="000000" w:sz="4" w:space="0"/>
              <w:bottom w:val="single" w:color="000000" w:sz="4" w:space="0"/>
              <w:right w:val="single" w:color="000000" w:sz="4" w:space="0"/>
            </w:tcBorders>
            <w:vAlign w:val="center"/>
          </w:tcPr>
          <w:p w14:paraId="5E514FB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3年</w:t>
            </w:r>
          </w:p>
        </w:tc>
        <w:tc>
          <w:tcPr>
            <w:tcW w:w="1490" w:type="dxa"/>
            <w:tcBorders>
              <w:top w:val="single" w:color="000000" w:sz="4" w:space="0"/>
              <w:left w:val="single" w:color="000000" w:sz="4" w:space="0"/>
              <w:bottom w:val="single" w:color="000000" w:sz="4" w:space="0"/>
              <w:right w:val="single" w:color="000000" w:sz="4" w:space="0"/>
            </w:tcBorders>
            <w:vAlign w:val="center"/>
          </w:tcPr>
          <w:p w14:paraId="706B10E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673E1A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1,500,000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6A3BF6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华东师大大零号湾研发实验室及办公（约50万元/年）</w:t>
            </w:r>
          </w:p>
        </w:tc>
      </w:tr>
      <w:tr w14:paraId="238E16FE">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C192E0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差旅费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3D074624">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5B1AA220">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7CA97A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2229402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三年；参会、合作单位访问、监管沟通</w:t>
            </w:r>
          </w:p>
        </w:tc>
      </w:tr>
      <w:tr w14:paraId="4686470A">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1D14E26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会议费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453EFC09">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1C57C4F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6E2B9CC1">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1A298955">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三年；GRAS专家论证、项目评审及IIT伦理审查会议</w:t>
            </w:r>
          </w:p>
        </w:tc>
      </w:tr>
      <w:tr w14:paraId="4DB05295">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2860173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办公及日常运营费（水电、网络、办公耗材等）</w:t>
            </w:r>
          </w:p>
        </w:tc>
        <w:tc>
          <w:tcPr>
            <w:tcW w:w="1490" w:type="dxa"/>
            <w:tcBorders>
              <w:top w:val="single" w:color="000000" w:sz="4" w:space="0"/>
              <w:left w:val="single" w:color="000000" w:sz="4" w:space="0"/>
              <w:bottom w:val="single" w:color="000000" w:sz="4" w:space="0"/>
              <w:right w:val="single" w:color="000000" w:sz="4" w:space="0"/>
            </w:tcBorders>
            <w:vAlign w:val="center"/>
          </w:tcPr>
          <w:p w14:paraId="09673E86">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58D64E3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0840613">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300,000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53E9DC2B">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三年；日常运营开支</w:t>
            </w:r>
          </w:p>
        </w:tc>
      </w:tr>
      <w:tr w14:paraId="79C6745F">
        <w:tblPrEx>
          <w:tblCellMar>
            <w:top w:w="0" w:type="dxa"/>
            <w:left w:w="108" w:type="dxa"/>
            <w:bottom w:w="0" w:type="dxa"/>
            <w:right w:w="108" w:type="dxa"/>
          </w:tblCellMar>
        </w:tblPrEx>
        <w:tc>
          <w:tcPr>
            <w:tcW w:w="1490" w:type="dxa"/>
            <w:tcBorders>
              <w:top w:val="single" w:color="000000" w:sz="4" w:space="0"/>
              <w:left w:val="single" w:color="000000" w:sz="4" w:space="0"/>
              <w:bottom w:val="single" w:color="000000" w:sz="4" w:space="0"/>
              <w:right w:val="single" w:color="000000" w:sz="4" w:space="0"/>
            </w:tcBorders>
            <w:vAlign w:val="center"/>
          </w:tcPr>
          <w:p w14:paraId="005D0CBA">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审计及财务咨询费</w:t>
            </w:r>
          </w:p>
        </w:tc>
        <w:tc>
          <w:tcPr>
            <w:tcW w:w="1490" w:type="dxa"/>
            <w:tcBorders>
              <w:top w:val="single" w:color="000000" w:sz="4" w:space="0"/>
              <w:left w:val="single" w:color="000000" w:sz="4" w:space="0"/>
              <w:bottom w:val="single" w:color="000000" w:sz="4" w:space="0"/>
              <w:right w:val="single" w:color="000000" w:sz="4" w:space="0"/>
            </w:tcBorders>
            <w:vAlign w:val="center"/>
          </w:tcPr>
          <w:p w14:paraId="0CBDF2F2">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1批</w:t>
            </w:r>
          </w:p>
        </w:tc>
        <w:tc>
          <w:tcPr>
            <w:tcW w:w="1490" w:type="dxa"/>
            <w:tcBorders>
              <w:top w:val="single" w:color="000000" w:sz="4" w:space="0"/>
              <w:left w:val="single" w:color="000000" w:sz="4" w:space="0"/>
              <w:bottom w:val="single" w:color="000000" w:sz="4" w:space="0"/>
              <w:right w:val="single" w:color="000000" w:sz="4" w:space="0"/>
            </w:tcBorders>
            <w:vAlign w:val="center"/>
          </w:tcPr>
          <w:p w14:paraId="6E1DEA4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0CB2A9FE">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200,000</w:t>
            </w:r>
          </w:p>
        </w:tc>
        <w:tc>
          <w:tcPr>
            <w:tcW w:w="1491" w:type="dxa"/>
            <w:tcBorders>
              <w:top w:val="single" w:color="000000" w:sz="4" w:space="0"/>
              <w:left w:val="single" w:color="000000" w:sz="4" w:space="0"/>
              <w:bottom w:val="single" w:color="000000" w:sz="4" w:space="0"/>
              <w:right w:val="single" w:color="000000" w:sz="4" w:space="0"/>
            </w:tcBorders>
            <w:vAlign w:val="center"/>
          </w:tcPr>
          <w:p w14:paraId="3D301C9C">
            <w:pPr>
              <w:widowControl/>
              <w:jc w:val="center"/>
              <w:textAlignment w:val="center"/>
              <w:rPr>
                <w:rFonts w:ascii="Segoe UI" w:hAnsi="Segoe UI" w:eastAsia="Segoe UI" w:cs="Segoe UI"/>
                <w:color w:val="0F1115"/>
                <w:kern w:val="0"/>
                <w:sz w:val="22"/>
                <w:szCs w:val="22"/>
                <w:lang w:bidi="ar"/>
              </w:rPr>
            </w:pPr>
            <w:r>
              <w:rPr>
                <w:rFonts w:ascii="Segoe UI" w:hAnsi="Segoe UI" w:eastAsia="Segoe UI" w:cs="Segoe UI"/>
                <w:color w:val="0F1115"/>
                <w:kern w:val="0"/>
                <w:sz w:val="22"/>
                <w:szCs w:val="22"/>
                <w:lang w:bidi="ar"/>
              </w:rPr>
              <w:t>第二、三年；年度审计、结题审计及融资尽调</w:t>
            </w:r>
          </w:p>
        </w:tc>
      </w:tr>
    </w:tbl>
    <w:p w14:paraId="4D6B4956">
      <w:pPr>
        <w:sectPr>
          <w:footerReference r:id="rId8" w:type="first"/>
          <w:footerReference r:id="rId7" w:type="default"/>
          <w:pgSz w:w="11906" w:h="16838"/>
          <w:pgMar w:top="1021" w:right="1588" w:bottom="1048" w:left="1588" w:header="0" w:footer="992" w:gutter="0"/>
          <w:cols w:space="720" w:num="1"/>
          <w:formProt w:val="0"/>
          <w:titlePg/>
          <w:docGrid w:linePitch="312" w:charSpace="0"/>
        </w:sectPr>
      </w:pPr>
    </w:p>
    <w:p w14:paraId="27E94694">
      <w:pPr>
        <w:spacing w:line="500" w:lineRule="exact"/>
        <w:ind w:firstLine="562"/>
        <w:rPr>
          <w:rFonts w:eastAsia="黑体"/>
          <w:b/>
          <w:sz w:val="28"/>
          <w:szCs w:val="28"/>
        </w:rPr>
      </w:pPr>
      <w:r>
        <w:rPr>
          <w:rFonts w:eastAsia="黑体"/>
          <w:b/>
          <w:sz w:val="28"/>
          <w:szCs w:val="28"/>
        </w:rPr>
        <w:t>七、项目单位承诺</w:t>
      </w:r>
    </w:p>
    <w:tbl>
      <w:tblPr>
        <w:tblStyle w:val="10"/>
        <w:tblW w:w="5000" w:type="pct"/>
        <w:tblInd w:w="0" w:type="dxa"/>
        <w:tblLayout w:type="fixed"/>
        <w:tblCellMar>
          <w:top w:w="0" w:type="dxa"/>
          <w:left w:w="108" w:type="dxa"/>
          <w:bottom w:w="0" w:type="dxa"/>
          <w:right w:w="108" w:type="dxa"/>
        </w:tblCellMar>
      </w:tblPr>
      <w:tblGrid>
        <w:gridCol w:w="9740"/>
      </w:tblGrid>
      <w:tr w14:paraId="70EEC1CD">
        <w:tblPrEx>
          <w:tblCellMar>
            <w:top w:w="0" w:type="dxa"/>
            <w:left w:w="108" w:type="dxa"/>
            <w:bottom w:w="0" w:type="dxa"/>
            <w:right w:w="108" w:type="dxa"/>
          </w:tblCellMar>
        </w:tblPrEx>
        <w:trPr>
          <w:trHeight w:val="593" w:hRule="atLeast"/>
        </w:trPr>
        <w:tc>
          <w:tcPr>
            <w:tcW w:w="9524" w:type="dxa"/>
            <w:tcBorders>
              <w:top w:val="single" w:color="000000" w:sz="8" w:space="0"/>
              <w:left w:val="single" w:color="000000" w:sz="8" w:space="0"/>
              <w:bottom w:val="single" w:color="000000" w:sz="4" w:space="0"/>
              <w:right w:val="single" w:color="000000" w:sz="8" w:space="0"/>
            </w:tcBorders>
          </w:tcPr>
          <w:p w14:paraId="3B45698B">
            <w:pPr>
              <w:spacing w:line="520" w:lineRule="exact"/>
              <w:jc w:val="center"/>
              <w:rPr>
                <w:rFonts w:ascii="Arial" w:hAnsi="Arial" w:eastAsia="仿宋_GB2312;仿宋" w:cs="Arial"/>
                <w:sz w:val="28"/>
              </w:rPr>
            </w:pPr>
            <w:r>
              <w:rPr>
                <w:rFonts w:eastAsia="黑体"/>
                <w:b/>
                <w:sz w:val="28"/>
                <w:szCs w:val="28"/>
              </w:rPr>
              <w:t>项目单位承诺</w:t>
            </w:r>
          </w:p>
        </w:tc>
      </w:tr>
      <w:tr w14:paraId="1F738705">
        <w:tblPrEx>
          <w:tblCellMar>
            <w:top w:w="0" w:type="dxa"/>
            <w:left w:w="108" w:type="dxa"/>
            <w:bottom w:w="0" w:type="dxa"/>
            <w:right w:w="108" w:type="dxa"/>
          </w:tblCellMar>
        </w:tblPrEx>
        <w:trPr>
          <w:trHeight w:val="4694" w:hRule="atLeast"/>
        </w:trPr>
        <w:tc>
          <w:tcPr>
            <w:tcW w:w="9524" w:type="dxa"/>
            <w:tcBorders>
              <w:top w:val="single" w:color="000000" w:sz="4" w:space="0"/>
              <w:left w:val="single" w:color="000000" w:sz="8" w:space="0"/>
              <w:bottom w:val="single" w:color="000000" w:sz="8" w:space="0"/>
              <w:right w:val="single" w:color="000000" w:sz="8" w:space="0"/>
            </w:tcBorders>
          </w:tcPr>
          <w:p w14:paraId="128DBA2E">
            <w:pPr>
              <w:spacing w:line="520" w:lineRule="exact"/>
              <w:ind w:firstLine="560"/>
              <w:rPr>
                <w:rFonts w:ascii="Arial" w:hAnsi="Arial" w:eastAsia="仿宋_GB2312;仿宋" w:cs="Arial"/>
                <w:sz w:val="28"/>
              </w:rPr>
            </w:pPr>
            <w:r>
              <w:rPr>
                <w:rFonts w:ascii="Arial" w:hAnsi="Arial" w:eastAsia="仿宋_GB2312;仿宋" w:cs="Arial"/>
                <w:sz w:val="28"/>
              </w:rPr>
              <w:t>一、本单位申报“大零号湾”科技创新策源功能区专项资金项目的材料真实、有效。</w:t>
            </w:r>
          </w:p>
          <w:p w14:paraId="622C2EFB">
            <w:pPr>
              <w:spacing w:line="520" w:lineRule="exact"/>
              <w:ind w:firstLine="560"/>
              <w:rPr>
                <w:rFonts w:ascii="Arial" w:hAnsi="Arial" w:eastAsia="仿宋_GB2312;仿宋" w:cs="Arial"/>
                <w:sz w:val="28"/>
              </w:rPr>
            </w:pPr>
            <w:r>
              <w:rPr>
                <w:rFonts w:ascii="Arial" w:hAnsi="Arial" w:eastAsia="仿宋_GB2312;仿宋" w:cs="Arial"/>
                <w:sz w:val="28"/>
              </w:rPr>
              <w:t>二、所申报项目未获得市级、区级其他财政资金支持。</w:t>
            </w:r>
          </w:p>
          <w:p w14:paraId="54133CD5">
            <w:pPr>
              <w:spacing w:line="520" w:lineRule="exact"/>
              <w:ind w:firstLine="560"/>
              <w:rPr>
                <w:rFonts w:ascii="Arial" w:hAnsi="Arial" w:eastAsia="仿宋_GB2312;仿宋" w:cs="Arial"/>
                <w:sz w:val="28"/>
              </w:rPr>
            </w:pPr>
            <w:r>
              <w:rPr>
                <w:rFonts w:ascii="Arial" w:hAnsi="Arial" w:eastAsia="仿宋_GB2312;仿宋" w:cs="Arial"/>
                <w:sz w:val="28"/>
              </w:rPr>
              <w:t>三、本单位承诺严格遵守《“大零号湾”科技创新策源功能区发展专项资金使用和管理办法》、《“大零号湾”科技创新策源功能区发展专项资金使用和管理实施细则》等各项规定。</w:t>
            </w:r>
          </w:p>
          <w:p w14:paraId="01119591">
            <w:pPr>
              <w:spacing w:line="520" w:lineRule="exact"/>
              <w:ind w:firstLine="560"/>
              <w:rPr>
                <w:rFonts w:ascii="Arial" w:hAnsi="Arial" w:eastAsia="仿宋_GB2312;仿宋" w:cs="Arial"/>
                <w:sz w:val="28"/>
              </w:rPr>
            </w:pPr>
            <w:r>
              <w:rPr>
                <w:rFonts w:ascii="Arial" w:hAnsi="Arial" w:eastAsia="仿宋_GB2312;仿宋" w:cs="Arial"/>
                <w:sz w:val="28"/>
              </w:rPr>
              <w:t>四、本单位承诺自主申报项目。</w:t>
            </w:r>
          </w:p>
          <w:p w14:paraId="1AA39B84">
            <w:pPr>
              <w:spacing w:line="520" w:lineRule="exact"/>
              <w:ind w:firstLine="560"/>
              <w:rPr>
                <w:rFonts w:ascii="Arial" w:hAnsi="Arial" w:eastAsia="仿宋_GB2312;仿宋" w:cs="Arial"/>
                <w:sz w:val="28"/>
              </w:rPr>
            </w:pPr>
            <w:r>
              <w:rPr>
                <w:rFonts w:ascii="Arial" w:hAnsi="Arial" w:eastAsia="仿宋_GB2312;仿宋" w:cs="Arial"/>
                <w:sz w:val="28"/>
              </w:rPr>
              <w:t>五、以上承诺如有不实或存在违反法律法规的行为，愿承担相应责任。</w:t>
            </w:r>
          </w:p>
          <w:p w14:paraId="1191E781">
            <w:pPr>
              <w:spacing w:line="520" w:lineRule="exact"/>
              <w:ind w:firstLine="560"/>
              <w:rPr>
                <w:rFonts w:ascii="Arial" w:hAnsi="Arial" w:eastAsia="仿宋_GB2312;仿宋" w:cs="Arial"/>
                <w:sz w:val="28"/>
              </w:rPr>
            </w:pPr>
            <w:r>
              <w:rPr>
                <w:rFonts w:ascii="Arial" w:hAnsi="Arial" w:eastAsia="仿宋_GB2312;仿宋" w:cs="Arial"/>
                <w:sz w:val="28"/>
              </w:rPr>
              <w:t>特此承诺。</w:t>
            </w:r>
          </w:p>
          <w:p w14:paraId="256B08F5">
            <w:pPr>
              <w:spacing w:line="520" w:lineRule="exact"/>
              <w:ind w:firstLine="560"/>
              <w:rPr>
                <w:rFonts w:ascii="Arial" w:hAnsi="Arial" w:eastAsia="仿宋_GB2312;仿宋" w:cs="Arial"/>
                <w:sz w:val="28"/>
              </w:rPr>
            </w:pPr>
          </w:p>
          <w:p w14:paraId="16436CF8">
            <w:pPr>
              <w:spacing w:line="520" w:lineRule="exact"/>
              <w:ind w:firstLine="560"/>
              <w:rPr>
                <w:rFonts w:ascii="Arial" w:hAnsi="Arial" w:eastAsia="仿宋_GB2312;仿宋" w:cs="Arial"/>
                <w:sz w:val="28"/>
              </w:rPr>
            </w:pPr>
          </w:p>
          <w:p w14:paraId="33B82CA4">
            <w:pPr>
              <w:spacing w:line="520" w:lineRule="exact"/>
              <w:ind w:firstLine="4480"/>
              <w:rPr>
                <w:rFonts w:ascii="Arial" w:hAnsi="Arial" w:eastAsia="仿宋_GB2312;仿宋" w:cs="Arial"/>
                <w:sz w:val="28"/>
              </w:rPr>
            </w:pPr>
            <w:r>
              <w:rPr>
                <w:rFonts w:ascii="Arial" w:hAnsi="Arial" w:eastAsia="仿宋_GB2312;仿宋" w:cs="Arial"/>
                <w:sz w:val="28"/>
              </w:rPr>
              <w:t>法定代表人签章：</w:t>
            </w:r>
          </w:p>
          <w:p w14:paraId="3B9556CC">
            <w:pPr>
              <w:spacing w:line="520" w:lineRule="exact"/>
              <w:ind w:firstLine="5320"/>
              <w:rPr>
                <w:rFonts w:ascii="Arial" w:hAnsi="Arial" w:eastAsia="仿宋_GB2312;仿宋" w:cs="Arial"/>
                <w:sz w:val="28"/>
              </w:rPr>
            </w:pPr>
            <w:r>
              <w:rPr>
                <w:rFonts w:ascii="Arial" w:hAnsi="Arial" w:eastAsia="仿宋_GB2312;仿宋" w:cs="Arial"/>
                <w:sz w:val="28"/>
              </w:rPr>
              <w:t>单位盖章：</w:t>
            </w:r>
          </w:p>
          <w:p w14:paraId="6B2FAFAE">
            <w:pPr>
              <w:jc w:val="right"/>
              <w:rPr>
                <w:rFonts w:ascii="Arial" w:hAnsi="Arial" w:eastAsia="仿宋_GB2312;仿宋" w:cs="Arial"/>
                <w:sz w:val="28"/>
              </w:rPr>
            </w:pPr>
            <w:r>
              <w:rPr>
                <w:rFonts w:ascii="Arial" w:hAnsi="Arial" w:eastAsia="仿宋_GB2312;仿宋" w:cs="Arial"/>
                <w:sz w:val="28"/>
              </w:rPr>
              <w:t>年</w:t>
            </w:r>
            <w:r>
              <w:rPr>
                <w:rFonts w:ascii="Arial" w:hAnsi="Arial" w:eastAsia="Arial" w:cs="Arial"/>
                <w:sz w:val="28"/>
              </w:rPr>
              <w:t xml:space="preserve">    </w:t>
            </w:r>
            <w:r>
              <w:rPr>
                <w:rFonts w:ascii="Arial" w:hAnsi="Arial" w:eastAsia="仿宋_GB2312;仿宋" w:cs="Arial"/>
                <w:sz w:val="28"/>
              </w:rPr>
              <w:t>月</w:t>
            </w:r>
            <w:r>
              <w:rPr>
                <w:rFonts w:ascii="Arial" w:hAnsi="Arial" w:eastAsia="Arial" w:cs="Arial"/>
                <w:sz w:val="28"/>
              </w:rPr>
              <w:t xml:space="preserve">    </w:t>
            </w:r>
            <w:r>
              <w:rPr>
                <w:rFonts w:ascii="Arial" w:hAnsi="Arial" w:eastAsia="仿宋_GB2312;仿宋" w:cs="Arial"/>
                <w:sz w:val="28"/>
              </w:rPr>
              <w:t>日</w:t>
            </w:r>
          </w:p>
        </w:tc>
      </w:tr>
    </w:tbl>
    <w:p w14:paraId="2E0F985E">
      <w:pPr>
        <w:snapToGrid w:val="0"/>
        <w:spacing w:line="580" w:lineRule="exact"/>
        <w:ind w:firstLine="561"/>
        <w:rPr>
          <w:rFonts w:ascii="仿宋_GB2312;仿宋" w:hAnsi="仿宋_GB2312;仿宋" w:eastAsia="仿宋_GB2312;仿宋"/>
          <w:sz w:val="28"/>
          <w:szCs w:val="28"/>
        </w:rPr>
      </w:pPr>
      <w:r>
        <w:br w:type="page"/>
      </w:r>
    </w:p>
    <w:p w14:paraId="275527EA">
      <w:pPr>
        <w:spacing w:line="560" w:lineRule="exact"/>
        <w:rPr>
          <w:rFonts w:eastAsia="黑体"/>
          <w:b/>
          <w:sz w:val="28"/>
          <w:szCs w:val="28"/>
        </w:rPr>
      </w:pPr>
      <w:r>
        <w:rPr>
          <w:rFonts w:eastAsia="Times New Roman"/>
          <w:b/>
          <w:sz w:val="28"/>
          <w:szCs w:val="28"/>
        </w:rPr>
        <w:t xml:space="preserve">  </w:t>
      </w:r>
      <w:r>
        <w:rPr>
          <w:rFonts w:eastAsia="黑体"/>
          <w:b/>
          <w:sz w:val="28"/>
          <w:szCs w:val="28"/>
        </w:rPr>
        <w:t>八、申请书附件</w:t>
      </w:r>
    </w:p>
    <w:p w14:paraId="08E906B7">
      <w:pPr>
        <w:widowControl/>
        <w:snapToGrid w:val="0"/>
        <w:spacing w:line="560" w:lineRule="exact"/>
        <w:ind w:firstLine="560"/>
        <w:jc w:val="left"/>
        <w:rPr>
          <w:rFonts w:eastAsia="仿宋"/>
          <w:color w:val="000000"/>
          <w:sz w:val="28"/>
          <w:szCs w:val="28"/>
        </w:rPr>
      </w:pPr>
      <w:r>
        <w:rPr>
          <w:rFonts w:eastAsia="仿宋"/>
          <w:color w:val="000000"/>
          <w:sz w:val="28"/>
          <w:szCs w:val="28"/>
        </w:rPr>
        <w:t>1、营业执照</w:t>
      </w:r>
    </w:p>
    <w:p w14:paraId="6EB351A0">
      <w:pPr>
        <w:widowControl/>
        <w:snapToGrid w:val="0"/>
        <w:spacing w:line="560" w:lineRule="exact"/>
        <w:ind w:firstLine="560"/>
        <w:jc w:val="left"/>
        <w:rPr>
          <w:rFonts w:eastAsia="仿宋"/>
          <w:color w:val="000000"/>
          <w:sz w:val="28"/>
          <w:szCs w:val="28"/>
        </w:rPr>
      </w:pPr>
      <w:r>
        <w:rPr>
          <w:rFonts w:eastAsia="仿宋"/>
          <w:color w:val="000000"/>
          <w:sz w:val="28"/>
          <w:szCs w:val="28"/>
        </w:rPr>
        <w:t>2、项目建设方案</w:t>
      </w:r>
    </w:p>
    <w:p w14:paraId="704F5B56">
      <w:pPr>
        <w:widowControl/>
        <w:snapToGrid w:val="0"/>
        <w:spacing w:line="560" w:lineRule="exact"/>
        <w:ind w:firstLine="840"/>
        <w:jc w:val="left"/>
        <w:rPr>
          <w:rFonts w:eastAsia="仿宋"/>
          <w:color w:val="000000"/>
          <w:sz w:val="28"/>
          <w:szCs w:val="28"/>
        </w:rPr>
      </w:pPr>
      <w:r>
        <w:rPr>
          <w:rFonts w:eastAsia="仿宋"/>
          <w:color w:val="000000"/>
          <w:sz w:val="28"/>
          <w:szCs w:val="28"/>
        </w:rPr>
        <w:t>提纲：（1）项目提出的背景及建设的必要性</w:t>
      </w:r>
    </w:p>
    <w:p w14:paraId="2F6FE7F5">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（2）项目目标和主要任务</w:t>
      </w:r>
    </w:p>
    <w:p w14:paraId="73226343">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（3）项目实施方案</w:t>
      </w:r>
    </w:p>
    <w:p w14:paraId="09470990">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（4）项目实施基础条件</w:t>
      </w:r>
    </w:p>
    <w:p w14:paraId="0546957C">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（5）成果形式和考核指标</w:t>
      </w:r>
    </w:p>
    <w:p w14:paraId="7FE1640D">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（6）项目计划进度</w:t>
      </w:r>
    </w:p>
    <w:p w14:paraId="04C834CC">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（7）组织实施机制</w:t>
      </w:r>
    </w:p>
    <w:p w14:paraId="0F9E2325">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（8）项目投资估算和资金来源</w:t>
      </w:r>
    </w:p>
    <w:p w14:paraId="40B6FC49">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（9）项目风险分析和控制</w:t>
      </w:r>
    </w:p>
    <w:p w14:paraId="46F95F0D">
      <w:pPr>
        <w:widowControl/>
        <w:snapToGrid w:val="0"/>
        <w:spacing w:line="560" w:lineRule="exact"/>
        <w:ind w:firstLine="560"/>
        <w:jc w:val="left"/>
        <w:rPr>
          <w:rFonts w:eastAsia="仿宋"/>
          <w:color w:val="000000"/>
          <w:sz w:val="28"/>
          <w:szCs w:val="28"/>
        </w:rPr>
      </w:pPr>
      <w:r>
        <w:rPr>
          <w:rFonts w:eastAsia="Times New Roman"/>
          <w:color w:val="000000"/>
          <w:sz w:val="28"/>
          <w:szCs w:val="28"/>
        </w:rPr>
        <w:t xml:space="preserve">      </w:t>
      </w:r>
      <w:r>
        <w:rPr>
          <w:rFonts w:eastAsia="仿宋"/>
          <w:color w:val="000000"/>
          <w:sz w:val="28"/>
          <w:szCs w:val="28"/>
        </w:rPr>
        <w:t>（10）其他需要说明的事项</w:t>
      </w:r>
    </w:p>
    <w:p w14:paraId="67C04A17">
      <w:pPr>
        <w:widowControl/>
        <w:snapToGrid w:val="0"/>
        <w:spacing w:line="560" w:lineRule="exact"/>
        <w:ind w:firstLine="560"/>
        <w:jc w:val="left"/>
        <w:rPr>
          <w:rFonts w:eastAsia="仿宋"/>
          <w:color w:val="000000"/>
          <w:sz w:val="28"/>
          <w:szCs w:val="28"/>
        </w:rPr>
      </w:pPr>
      <w:r>
        <w:rPr>
          <w:rFonts w:eastAsia="仿宋"/>
          <w:color w:val="000000"/>
          <w:sz w:val="28"/>
          <w:szCs w:val="28"/>
        </w:rPr>
        <w:t>3、项目承担单位近两年有效的年度审计报告或相关财务报表（包括损益表、资产负债表、现金流量表）或银行出具的资信证明</w:t>
      </w:r>
    </w:p>
    <w:p w14:paraId="56E7426D">
      <w:pPr>
        <w:widowControl/>
        <w:snapToGrid w:val="0"/>
        <w:spacing w:line="560" w:lineRule="exact"/>
        <w:ind w:firstLine="560"/>
        <w:jc w:val="left"/>
        <w:rPr>
          <w:rFonts w:eastAsia="仿宋"/>
          <w:color w:val="000000"/>
          <w:sz w:val="28"/>
          <w:szCs w:val="28"/>
        </w:rPr>
      </w:pPr>
      <w:r>
        <w:rPr>
          <w:rFonts w:eastAsia="仿宋"/>
          <w:color w:val="000000"/>
          <w:sz w:val="28"/>
          <w:szCs w:val="28"/>
        </w:rPr>
        <w:t>4、</w:t>
      </w:r>
      <w:r>
        <w:rPr>
          <w:rFonts w:eastAsia="仿宋"/>
          <w:sz w:val="28"/>
          <w:szCs w:val="28"/>
        </w:rPr>
        <w:t>单位承担项目相应的能力、资质等证明材料</w:t>
      </w:r>
    </w:p>
    <w:p w14:paraId="00EC22EC">
      <w:pPr>
        <w:widowControl/>
        <w:spacing w:line="560" w:lineRule="exact"/>
        <w:ind w:firstLine="560"/>
        <w:jc w:val="left"/>
        <w:rPr>
          <w:rFonts w:eastAsia="仿宋"/>
          <w:color w:val="000000"/>
          <w:sz w:val="28"/>
          <w:szCs w:val="28"/>
        </w:rPr>
      </w:pPr>
      <w:r>
        <w:rPr>
          <w:rFonts w:eastAsia="仿宋"/>
          <w:color w:val="000000"/>
          <w:sz w:val="28"/>
          <w:szCs w:val="28"/>
        </w:rPr>
        <w:t>5、项目自筹资金来源证明文件</w:t>
      </w:r>
    </w:p>
    <w:p w14:paraId="7E046A9B">
      <w:pPr>
        <w:widowControl/>
        <w:snapToGrid w:val="0"/>
        <w:spacing w:line="560" w:lineRule="exact"/>
        <w:ind w:firstLine="560"/>
        <w:jc w:val="left"/>
        <w:rPr>
          <w:rFonts w:eastAsia="仿宋"/>
          <w:color w:val="000000"/>
          <w:sz w:val="28"/>
          <w:szCs w:val="28"/>
        </w:rPr>
      </w:pPr>
      <w:r>
        <w:rPr>
          <w:rFonts w:eastAsia="仿宋"/>
          <w:color w:val="000000"/>
          <w:sz w:val="28"/>
          <w:szCs w:val="28"/>
        </w:rPr>
        <w:t>6、项目实施场地的证明材料（房产证或覆盖项目周期租赁合同）</w:t>
      </w:r>
    </w:p>
    <w:p w14:paraId="0A7AC954">
      <w:pPr>
        <w:widowControl/>
        <w:snapToGrid w:val="0"/>
        <w:spacing w:line="560" w:lineRule="exact"/>
        <w:ind w:firstLine="560"/>
        <w:jc w:val="left"/>
        <w:rPr>
          <w:rFonts w:eastAsia="仿宋"/>
          <w:color w:val="000000"/>
          <w:sz w:val="28"/>
          <w:szCs w:val="28"/>
        </w:rPr>
      </w:pPr>
      <w:r>
        <w:rPr>
          <w:rFonts w:eastAsia="仿宋"/>
          <w:color w:val="000000"/>
          <w:sz w:val="28"/>
          <w:szCs w:val="28"/>
        </w:rPr>
        <w:t>7、企业承接科技成果转化和产业化的材料（知识产权证明、技术转让或有权自主转化的证明等）</w:t>
      </w:r>
    </w:p>
    <w:p w14:paraId="238A54B0">
      <w:pPr>
        <w:widowControl/>
        <w:snapToGrid w:val="0"/>
        <w:spacing w:line="560" w:lineRule="exact"/>
        <w:ind w:firstLine="560"/>
        <w:jc w:val="left"/>
        <w:rPr>
          <w:rFonts w:eastAsia="仿宋"/>
          <w:color w:val="000000"/>
          <w:sz w:val="28"/>
          <w:szCs w:val="28"/>
        </w:rPr>
      </w:pPr>
      <w:r>
        <w:rPr>
          <w:rFonts w:eastAsia="仿宋"/>
          <w:color w:val="000000"/>
          <w:sz w:val="28"/>
          <w:szCs w:val="28"/>
        </w:rPr>
        <w:t>8、科技成果技术先进性的证明材料、获奖证明材料，已形成产品（样品）的需提供技术性能检测报告</w:t>
      </w:r>
    </w:p>
    <w:p w14:paraId="0CDFAE1F">
      <w:pPr>
        <w:widowControl/>
        <w:snapToGrid w:val="0"/>
        <w:spacing w:line="560" w:lineRule="exact"/>
        <w:ind w:firstLine="560"/>
        <w:jc w:val="left"/>
        <w:rPr>
          <w:rFonts w:eastAsia="仿宋"/>
          <w:color w:val="000000"/>
          <w:sz w:val="28"/>
          <w:szCs w:val="28"/>
        </w:rPr>
      </w:pPr>
      <w:r>
        <w:rPr>
          <w:rFonts w:eastAsia="仿宋"/>
          <w:color w:val="000000"/>
          <w:sz w:val="28"/>
          <w:szCs w:val="28"/>
        </w:rPr>
        <w:t>9、已承担国家或地方项目与申报项目类似的，需提供已承担国家或地方项目任务书等材料</w:t>
      </w:r>
    </w:p>
    <w:p w14:paraId="7C2787FE">
      <w:pPr>
        <w:widowControl/>
        <w:snapToGrid w:val="0"/>
        <w:spacing w:line="560" w:lineRule="exact"/>
        <w:ind w:firstLine="560"/>
        <w:jc w:val="left"/>
        <w:rPr>
          <w:rFonts w:eastAsia="仿宋"/>
          <w:color w:val="000000"/>
          <w:sz w:val="28"/>
          <w:szCs w:val="28"/>
        </w:rPr>
      </w:pPr>
      <w:r>
        <w:rPr>
          <w:rFonts w:eastAsia="仿宋"/>
          <w:color w:val="000000"/>
          <w:sz w:val="28"/>
          <w:szCs w:val="28"/>
        </w:rPr>
        <w:t>10、项目单位承诺书（申报主体对所申报的项目需提交未获得其他市、区财政资金资助的承诺）</w:t>
      </w:r>
    </w:p>
    <w:p w14:paraId="139905F9">
      <w:pPr>
        <w:widowControl/>
        <w:snapToGrid w:val="0"/>
        <w:spacing w:line="560" w:lineRule="exact"/>
        <w:ind w:firstLine="560"/>
        <w:jc w:val="left"/>
        <w:rPr>
          <w:rFonts w:eastAsia="仿宋"/>
          <w:color w:val="000000"/>
          <w:sz w:val="28"/>
          <w:szCs w:val="28"/>
        </w:rPr>
      </w:pPr>
      <w:r>
        <w:rPr>
          <w:rFonts w:eastAsia="仿宋"/>
          <w:color w:val="000000"/>
          <w:sz w:val="28"/>
          <w:szCs w:val="28"/>
        </w:rPr>
        <w:t>11、其他与项目相关的证明资料扫描件（包括但不限于：资质证书及荣誉奖项等）</w:t>
      </w:r>
    </w:p>
    <w:p w14:paraId="7086EE1B">
      <w:pPr>
        <w:widowControl/>
        <w:snapToGrid w:val="0"/>
        <w:spacing w:line="560" w:lineRule="exact"/>
        <w:ind w:firstLine="560"/>
        <w:jc w:val="left"/>
        <w:rPr>
          <w:rFonts w:eastAsia="仿宋"/>
          <w:color w:val="000000"/>
          <w:sz w:val="28"/>
          <w:szCs w:val="28"/>
        </w:rPr>
      </w:pPr>
    </w:p>
    <w:p w14:paraId="03697B0C">
      <w:pPr>
        <w:spacing w:line="360" w:lineRule="auto"/>
        <w:ind w:right="26"/>
        <w:rPr>
          <w:rFonts w:eastAsia="仿宋_GB2312;仿宋"/>
          <w:color w:val="000000"/>
          <w:sz w:val="28"/>
          <w:szCs w:val="28"/>
        </w:rPr>
      </w:pPr>
    </w:p>
    <w:p w14:paraId="00A22AF1">
      <w:pPr>
        <w:snapToGrid w:val="0"/>
        <w:spacing w:line="580" w:lineRule="exact"/>
        <w:ind w:firstLine="561"/>
        <w:rPr>
          <w:rFonts w:ascii="仿宋_GB2312;仿宋" w:hAnsi="仿宋_GB2312;仿宋" w:eastAsia="仿宋_GB2312;仿宋"/>
          <w:sz w:val="28"/>
          <w:szCs w:val="28"/>
        </w:rPr>
      </w:pPr>
    </w:p>
    <w:sectPr>
      <w:footerReference r:id="rId9" w:type="default"/>
      <w:pgSz w:w="11906" w:h="16838"/>
      <w:pgMar w:top="1304" w:right="1191" w:bottom="1304" w:left="1191" w:header="0"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017871B-65BC-4C62-B1AE-531E511340DA}"/>
  </w:font>
  <w:font w:name="黑体">
    <w:panose1 w:val="02010609060101010101"/>
    <w:charset w:val="86"/>
    <w:family w:val="auto"/>
    <w:pitch w:val="default"/>
    <w:sig w:usb0="800002BF" w:usb1="38CF7CFA" w:usb2="00000016" w:usb3="00000000" w:csb0="00040001" w:csb1="00000000"/>
    <w:embedRegular r:id="rId2" w:fontKey="{E84209A5-1A6B-47FB-960C-BE754C1BE81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embedRegular r:id="rId3" w:fontKey="{43487823-F4F6-4CA8-BCD4-9D9BE1E21932}"/>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embedRegular r:id="rId4" w:fontKey="{317C284A-E8EB-4E92-9F1C-D65CD487E02D}"/>
  </w:font>
  <w:font w:name="Noto Serif CJK SC">
    <w:altName w:val="宋体"/>
    <w:panose1 w:val="00000000000000000000"/>
    <w:charset w:val="86"/>
    <w:family w:val="auto"/>
    <w:pitch w:val="default"/>
    <w:sig w:usb0="00000000" w:usb1="00000000" w:usb2="00000000" w:usb3="00000000" w:csb0="00000000" w:csb1="00000000"/>
    <w:embedRegular r:id="rId5" w:fontKey="{0C01B2A1-FCA7-4AEE-AB67-71BBB7D4ECD8}"/>
  </w:font>
  <w:font w:name="仿宋_GB2312;仿宋">
    <w:altName w:val="仿宋"/>
    <w:panose1 w:val="00000000000000000000"/>
    <w:charset w:val="00"/>
    <w:family w:val="auto"/>
    <w:pitch w:val="default"/>
    <w:sig w:usb0="00000000" w:usb1="00000000" w:usb2="00000000" w:usb3="00000000" w:csb0="00000000" w:csb1="00000000"/>
    <w:embedRegular r:id="rId6" w:fontKey="{CB26B4EC-BC71-4138-8510-E443B5032BE9}"/>
  </w:font>
  <w:font w:name="仿宋">
    <w:panose1 w:val="02010609060101010101"/>
    <w:charset w:val="86"/>
    <w:family w:val="modern"/>
    <w:pitch w:val="default"/>
    <w:sig w:usb0="800002BF" w:usb1="38CF7CFA" w:usb2="00000016" w:usb3="00000000" w:csb0="00040001" w:csb1="00000000"/>
    <w:embedRegular r:id="rId7" w:fontKey="{A21ED54D-8839-4337-A637-EE9062139B69}"/>
  </w:font>
  <w:font w:name="Liberation Sans">
    <w:altName w:val="Arial"/>
    <w:panose1 w:val="020B0604020202020204"/>
    <w:charset w:val="01"/>
    <w:family w:val="swiss"/>
    <w:pitch w:val="default"/>
    <w:sig w:usb0="00000000" w:usb1="00000000" w:usb2="00000000" w:usb3="00000000" w:csb0="00000000" w:csb1="00000000"/>
  </w:font>
  <w:font w:name="Noto Sans CJK SC">
    <w:altName w:val="Segoe Print"/>
    <w:panose1 w:val="020B0604020202020204"/>
    <w:charset w:val="00"/>
    <w:family w:val="auto"/>
    <w:pitch w:val="default"/>
    <w:sig w:usb0="00000000" w:usb1="00000000" w:usb2="00000000" w:usb3="00000000" w:csb0="00000000" w:csb1="00000000"/>
  </w:font>
  <w:font w:name="文鼎大标宋简;微软雅黑">
    <w:altName w:val="宋体"/>
    <w:panose1 w:val="00000000000000000000"/>
    <w:charset w:val="00"/>
    <w:family w:val="auto"/>
    <w:pitch w:val="default"/>
    <w:sig w:usb0="00000000" w:usb1="00000000" w:usb2="00000000" w:usb3="00000000" w:csb0="00000000" w:csb1="00000000"/>
    <w:embedRegular r:id="rId8" w:fontKey="{3D187DEF-DCDF-47A8-B908-771B2184A10A}"/>
  </w:font>
  <w:font w:name="Cambria">
    <w:panose1 w:val="02040503050406030204"/>
    <w:charset w:val="00"/>
    <w:family w:val="roman"/>
    <w:pitch w:val="default"/>
    <w:sig w:usb0="E00006FF" w:usb1="420024FF" w:usb2="02000000" w:usb3="00000000" w:csb0="2000019F" w:csb1="00000000"/>
    <w:embedRegular r:id="rId9" w:fontKey="{8A649EFA-2BEE-4DF8-9036-75F1F477B592}"/>
  </w:font>
  <w:font w:name="Segoe UI">
    <w:panose1 w:val="020B0502040204020203"/>
    <w:charset w:val="00"/>
    <w:family w:val="swiss"/>
    <w:pitch w:val="default"/>
    <w:sig w:usb0="E4002EFF" w:usb1="C000E47F" w:usb2="00000009" w:usb3="00000000" w:csb0="200001FF" w:csb1="00000000"/>
    <w:embedRegular r:id="rId10" w:fontKey="{FC72E2D5-8A6E-406A-9AFC-45A6E1E1A31E}"/>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87EE">
    <w:pPr>
      <w:pStyle w:val="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2B970">
    <w:pPr>
      <w:pStyle w:val="6"/>
      <w:ind w:right="360" w:firstLine="360"/>
    </w:pPr>
    <w:r>
      <mc:AlternateContent>
        <mc:Choice Requires="wps">
          <w:drawing>
            <wp:anchor distT="0" distB="0" distL="0" distR="0" simplePos="0" relativeHeight="251659264" behindDoc="0" locked="0" layoutInCell="0" allowOverlap="1">
              <wp:simplePos x="0" y="0"/>
              <wp:positionH relativeFrom="margin">
                <wp:align>left</wp:align>
              </wp:positionH>
              <wp:positionV relativeFrom="paragraph">
                <wp:posOffset>635</wp:posOffset>
              </wp:positionV>
              <wp:extent cx="622935" cy="19685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622935" cy="196850"/>
                      </a:xfrm>
                      <a:prstGeom prst="rect">
                        <a:avLst/>
                      </a:prstGeom>
                      <a:solidFill>
                        <a:srgbClr val="FFFFFF">
                          <a:alpha val="0"/>
                        </a:srgbClr>
                      </a:solidFill>
                    </wps:spPr>
                    <wps:txbx>
                      <w:txbxContent>
                        <w:p w14:paraId="272F33B3">
                          <w:pPr>
                            <w:pStyle w:val="6"/>
                            <w:rPr>
                              <w:rStyle w:val="13"/>
                              <w:sz w:val="28"/>
                              <w:szCs w:val="28"/>
                            </w:rPr>
                          </w:pPr>
                          <w:r>
                            <w:rPr>
                              <w:rStyle w:val="13"/>
                              <w:sz w:val="28"/>
                              <w:szCs w:val="28"/>
                            </w:rPr>
                            <w:t>—</w:t>
                          </w:r>
                          <w:r>
                            <w:rPr>
                              <w:rStyle w:val="13"/>
                              <w:rFonts w:eastAsia="Times New Roman"/>
                              <w:sz w:val="28"/>
                              <w:szCs w:val="28"/>
                            </w:rPr>
                            <w:t xml:space="preserve"> </w:t>
                          </w:r>
                          <w:r>
                            <w:rPr>
                              <w:rStyle w:val="13"/>
                              <w:sz w:val="28"/>
                              <w:szCs w:val="28"/>
                            </w:rPr>
                            <w:fldChar w:fldCharType="begin"/>
                          </w:r>
                          <w:r>
                            <w:rPr>
                              <w:rStyle w:val="13"/>
                              <w:sz w:val="28"/>
                              <w:szCs w:val="28"/>
                            </w:rPr>
                            <w:instrText xml:space="preserve"> PAGE </w:instrText>
                          </w:r>
                          <w:r>
                            <w:rPr>
                              <w:rStyle w:val="13"/>
                              <w:sz w:val="28"/>
                              <w:szCs w:val="28"/>
                            </w:rPr>
                            <w:fldChar w:fldCharType="separate"/>
                          </w:r>
                          <w:r>
                            <w:rPr>
                              <w:rStyle w:val="13"/>
                              <w:sz w:val="28"/>
                              <w:szCs w:val="28"/>
                            </w:rPr>
                            <w:t>13</w:t>
                          </w:r>
                          <w:r>
                            <w:rPr>
                              <w:rStyle w:val="13"/>
                              <w:sz w:val="28"/>
                              <w:szCs w:val="28"/>
                            </w:rPr>
                            <w:fldChar w:fldCharType="end"/>
                          </w:r>
                          <w:r>
                            <w:rPr>
                              <w:rStyle w:val="13"/>
                              <w:rFonts w:eastAsia="Times New Roman"/>
                              <w:sz w:val="28"/>
                              <w:szCs w:val="28"/>
                            </w:rPr>
                            <w:t xml:space="preserve"> </w:t>
                          </w:r>
                          <w:r>
                            <w:rPr>
                              <w:rStyle w:val="13"/>
                              <w:sz w:val="28"/>
                              <w:szCs w:val="28"/>
                            </w:rPr>
                            <w:t>—</w:t>
                          </w:r>
                        </w:p>
                      </w:txbxContent>
                    </wps:txbx>
                    <wps:bodyPr lIns="0" tIns="0" rIns="0" bIns="0" anchor="t">
                      <a:noAutofit/>
                    </wps:bodyPr>
                  </wps:wsp>
                </a:graphicData>
              </a:graphic>
            </wp:anchor>
          </w:drawing>
        </mc:Choice>
        <mc:Fallback>
          <w:pict>
            <v:shape id="Frame1" o:spid="_x0000_s1026" o:spt="202" type="#_x0000_t202" style="position:absolute;left:0pt;margin-top:0.05pt;height:15.5pt;width:49.05pt;mso-position-horizontal:lef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H/D5c0AAAAAMBAAAPAAAAAAAAAAEAIAAAACIAAABkcnMvZG93bnJldi54&#10;bWxQSwECFAAUAAAACACHTuJAOEwGkskBAACzAwAADgAAAAAAAAABACAAAAAfAQAAZHJzL2Uyb0Rv&#10;Yy54bWxQSwUGAAAAAAYABgBZAQAAWgUAAAAA&#10;">
              <v:fill on="t" opacity="0f" focussize="0,0"/>
              <v:stroke on="f"/>
              <v:imagedata o:title=""/>
              <o:lock v:ext="edit" aspectratio="f"/>
              <v:textbox inset="0mm,0mm,0mm,0mm">
                <w:txbxContent>
                  <w:p w14:paraId="272F33B3">
                    <w:pPr>
                      <w:pStyle w:val="6"/>
                      <w:rPr>
                        <w:rStyle w:val="13"/>
                        <w:sz w:val="28"/>
                        <w:szCs w:val="28"/>
                      </w:rPr>
                    </w:pPr>
                    <w:r>
                      <w:rPr>
                        <w:rStyle w:val="13"/>
                        <w:sz w:val="28"/>
                        <w:szCs w:val="28"/>
                      </w:rPr>
                      <w:t>—</w:t>
                    </w:r>
                    <w:r>
                      <w:rPr>
                        <w:rStyle w:val="13"/>
                        <w:rFonts w:eastAsia="Times New Roman"/>
                        <w:sz w:val="28"/>
                        <w:szCs w:val="28"/>
                      </w:rPr>
                      <w:t xml:space="preserve"> </w:t>
                    </w:r>
                    <w:r>
                      <w:rPr>
                        <w:rStyle w:val="13"/>
                        <w:sz w:val="28"/>
                        <w:szCs w:val="28"/>
                      </w:rPr>
                      <w:fldChar w:fldCharType="begin"/>
                    </w:r>
                    <w:r>
                      <w:rPr>
                        <w:rStyle w:val="13"/>
                        <w:sz w:val="28"/>
                        <w:szCs w:val="28"/>
                      </w:rPr>
                      <w:instrText xml:space="preserve"> PAGE </w:instrText>
                    </w:r>
                    <w:r>
                      <w:rPr>
                        <w:rStyle w:val="13"/>
                        <w:sz w:val="28"/>
                        <w:szCs w:val="28"/>
                      </w:rPr>
                      <w:fldChar w:fldCharType="separate"/>
                    </w:r>
                    <w:r>
                      <w:rPr>
                        <w:rStyle w:val="13"/>
                        <w:sz w:val="28"/>
                        <w:szCs w:val="28"/>
                      </w:rPr>
                      <w:t>13</w:t>
                    </w:r>
                    <w:r>
                      <w:rPr>
                        <w:rStyle w:val="13"/>
                        <w:sz w:val="28"/>
                        <w:szCs w:val="28"/>
                      </w:rPr>
                      <w:fldChar w:fldCharType="end"/>
                    </w:r>
                    <w:r>
                      <w:rPr>
                        <w:rStyle w:val="13"/>
                        <w:rFonts w:eastAsia="Times New Roman"/>
                        <w:sz w:val="28"/>
                        <w:szCs w:val="28"/>
                      </w:rPr>
                      <w:t xml:space="preserve"> </w:t>
                    </w:r>
                    <w:r>
                      <w:rPr>
                        <w:rStyle w:val="13"/>
                        <w:sz w:val="28"/>
                        <w:szCs w:val="28"/>
                      </w:rPr>
                      <w:t>—</w:t>
                    </w:r>
                  </w:p>
                </w:txbxContent>
              </v:textbox>
              <w10:wrap type="square" side="largest"/>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B915B">
    <w:pPr>
      <w:pStyle w:val="6"/>
      <w:ind w:right="360" w:firstLine="360"/>
    </w:pPr>
    <w:r>
      <mc:AlternateContent>
        <mc:Choice Requires="wps">
          <w:drawing>
            <wp:anchor distT="0" distB="0" distL="0" distR="0" simplePos="0" relativeHeight="251660288" behindDoc="0" locked="0" layoutInCell="0" allowOverlap="1">
              <wp:simplePos x="0" y="0"/>
              <wp:positionH relativeFrom="margin">
                <wp:align>left</wp:align>
              </wp:positionH>
              <wp:positionV relativeFrom="paragraph">
                <wp:posOffset>635</wp:posOffset>
              </wp:positionV>
              <wp:extent cx="622935" cy="196850"/>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622935" cy="196850"/>
                      </a:xfrm>
                      <a:prstGeom prst="rect">
                        <a:avLst/>
                      </a:prstGeom>
                      <a:solidFill>
                        <a:srgbClr val="FFFFFF">
                          <a:alpha val="0"/>
                        </a:srgbClr>
                      </a:solidFill>
                    </wps:spPr>
                    <wps:txbx>
                      <w:txbxContent>
                        <w:p w14:paraId="04A20B29">
                          <w:pPr>
                            <w:pStyle w:val="6"/>
                          </w:pPr>
                          <w:r>
                            <w:rPr>
                              <w:rStyle w:val="13"/>
                              <w:sz w:val="28"/>
                              <w:szCs w:val="28"/>
                            </w:rPr>
                            <w:t>—</w:t>
                          </w:r>
                          <w:r>
                            <w:rPr>
                              <w:rStyle w:val="13"/>
                              <w:rFonts w:eastAsia="Times New Roman"/>
                              <w:sz w:val="28"/>
                              <w:szCs w:val="28"/>
                            </w:rPr>
                            <w:t xml:space="preserve"> </w:t>
                          </w:r>
                          <w:r>
                            <w:rPr>
                              <w:rStyle w:val="13"/>
                              <w:sz w:val="28"/>
                              <w:szCs w:val="28"/>
                            </w:rPr>
                            <w:fldChar w:fldCharType="begin"/>
                          </w:r>
                          <w:r>
                            <w:rPr>
                              <w:rStyle w:val="13"/>
                              <w:sz w:val="28"/>
                              <w:szCs w:val="28"/>
                            </w:rPr>
                            <w:instrText xml:space="preserve"> PAGE </w:instrText>
                          </w:r>
                          <w:r>
                            <w:rPr>
                              <w:rStyle w:val="13"/>
                              <w:sz w:val="28"/>
                              <w:szCs w:val="28"/>
                            </w:rPr>
                            <w:fldChar w:fldCharType="separate"/>
                          </w:r>
                          <w:r>
                            <w:rPr>
                              <w:rStyle w:val="13"/>
                              <w:sz w:val="28"/>
                              <w:szCs w:val="28"/>
                            </w:rPr>
                            <w:t>15</w:t>
                          </w:r>
                          <w:r>
                            <w:rPr>
                              <w:rStyle w:val="13"/>
                              <w:sz w:val="28"/>
                              <w:szCs w:val="28"/>
                            </w:rPr>
                            <w:fldChar w:fldCharType="end"/>
                          </w:r>
                          <w:r>
                            <w:rPr>
                              <w:rStyle w:val="13"/>
                              <w:rFonts w:eastAsia="Times New Roman"/>
                              <w:sz w:val="28"/>
                              <w:szCs w:val="28"/>
                            </w:rPr>
                            <w:t xml:space="preserve"> </w:t>
                          </w:r>
                          <w:r>
                            <w:rPr>
                              <w:rStyle w:val="13"/>
                              <w:sz w:val="28"/>
                              <w:szCs w:val="28"/>
                            </w:rPr>
                            <w:t>—</w:t>
                          </w:r>
                        </w:p>
                      </w:txbxContent>
                    </wps:txbx>
                    <wps:bodyPr lIns="0" tIns="0" rIns="0" bIns="0" anchor="t">
                      <a:noAutofit/>
                    </wps:bodyPr>
                  </wps:wsp>
                </a:graphicData>
              </a:graphic>
            </wp:anchor>
          </w:drawing>
        </mc:Choice>
        <mc:Fallback>
          <w:pict>
            <v:shape id="Frame2" o:spid="_x0000_s1026" o:spt="202" type="#_x0000_t202" style="position:absolute;left:0pt;margin-top:0.05pt;height:15.5pt;width:49.05pt;mso-position-horizontal:left;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H/D5c0AAAAAMBAAAPAAAAAAAAAAEAIAAAACIAAABkcnMvZG93bnJldi54&#10;bWxQSwECFAAUAAAACACHTuJALF7MlskBAACzAwAADgAAAAAAAAABACAAAAAfAQAAZHJzL2Uyb0Rv&#10;Yy54bWxQSwUGAAAAAAYABgBZAQAAWgUAAAAA&#10;">
              <v:fill on="t" opacity="0f" focussize="0,0"/>
              <v:stroke on="f"/>
              <v:imagedata o:title=""/>
              <o:lock v:ext="edit" aspectratio="f"/>
              <v:textbox inset="0mm,0mm,0mm,0mm">
                <w:txbxContent>
                  <w:p w14:paraId="04A20B29">
                    <w:pPr>
                      <w:pStyle w:val="6"/>
                    </w:pPr>
                    <w:r>
                      <w:rPr>
                        <w:rStyle w:val="13"/>
                        <w:sz w:val="28"/>
                        <w:szCs w:val="28"/>
                      </w:rPr>
                      <w:t>—</w:t>
                    </w:r>
                    <w:r>
                      <w:rPr>
                        <w:rStyle w:val="13"/>
                        <w:rFonts w:eastAsia="Times New Roman"/>
                        <w:sz w:val="28"/>
                        <w:szCs w:val="28"/>
                      </w:rPr>
                      <w:t xml:space="preserve"> </w:t>
                    </w:r>
                    <w:r>
                      <w:rPr>
                        <w:rStyle w:val="13"/>
                        <w:sz w:val="28"/>
                        <w:szCs w:val="28"/>
                      </w:rPr>
                      <w:fldChar w:fldCharType="begin"/>
                    </w:r>
                    <w:r>
                      <w:rPr>
                        <w:rStyle w:val="13"/>
                        <w:sz w:val="28"/>
                        <w:szCs w:val="28"/>
                      </w:rPr>
                      <w:instrText xml:space="preserve"> PAGE </w:instrText>
                    </w:r>
                    <w:r>
                      <w:rPr>
                        <w:rStyle w:val="13"/>
                        <w:sz w:val="28"/>
                        <w:szCs w:val="28"/>
                      </w:rPr>
                      <w:fldChar w:fldCharType="separate"/>
                    </w:r>
                    <w:r>
                      <w:rPr>
                        <w:rStyle w:val="13"/>
                        <w:sz w:val="28"/>
                        <w:szCs w:val="28"/>
                      </w:rPr>
                      <w:t>15</w:t>
                    </w:r>
                    <w:r>
                      <w:rPr>
                        <w:rStyle w:val="13"/>
                        <w:sz w:val="28"/>
                        <w:szCs w:val="28"/>
                      </w:rPr>
                      <w:fldChar w:fldCharType="end"/>
                    </w:r>
                    <w:r>
                      <w:rPr>
                        <w:rStyle w:val="13"/>
                        <w:rFonts w:eastAsia="Times New Roman"/>
                        <w:sz w:val="28"/>
                        <w:szCs w:val="28"/>
                      </w:rPr>
                      <w:t xml:space="preserve"> </w:t>
                    </w:r>
                    <w:r>
                      <w:rPr>
                        <w:rStyle w:val="13"/>
                        <w:sz w:val="28"/>
                        <w:szCs w:val="28"/>
                      </w:rPr>
                      <w:t>—</w:t>
                    </w:r>
                  </w:p>
                </w:txbxContent>
              </v:textbox>
              <w10:wrap type="square" side="largest"/>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B0805">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2E300">
    <w:pPr>
      <w:pStyle w:val="6"/>
      <w:ind w:right="360" w:firstLine="360"/>
    </w:pPr>
    <w:r>
      <mc:AlternateContent>
        <mc:Choice Requires="wps">
          <w:drawing>
            <wp:anchor distT="0" distB="0" distL="0" distR="0" simplePos="0" relativeHeight="251661312" behindDoc="0" locked="0" layoutInCell="0" allowOverlap="1">
              <wp:simplePos x="0" y="0"/>
              <wp:positionH relativeFrom="margin">
                <wp:align>left</wp:align>
              </wp:positionH>
              <wp:positionV relativeFrom="paragraph">
                <wp:posOffset>635</wp:posOffset>
              </wp:positionV>
              <wp:extent cx="622935" cy="196850"/>
              <wp:effectExtent l="0" t="0" r="0" b="0"/>
              <wp:wrapSquare wrapText="largest"/>
              <wp:docPr id="3" name="Frame4"/>
              <wp:cNvGraphicFramePr/>
              <a:graphic xmlns:a="http://schemas.openxmlformats.org/drawingml/2006/main">
                <a:graphicData uri="http://schemas.microsoft.com/office/word/2010/wordprocessingShape">
                  <wps:wsp>
                    <wps:cNvSpPr txBox="1"/>
                    <wps:spPr>
                      <a:xfrm>
                        <a:off x="0" y="0"/>
                        <a:ext cx="622935" cy="196850"/>
                      </a:xfrm>
                      <a:prstGeom prst="rect">
                        <a:avLst/>
                      </a:prstGeom>
                      <a:solidFill>
                        <a:srgbClr val="FFFFFF">
                          <a:alpha val="0"/>
                        </a:srgbClr>
                      </a:solidFill>
                    </wps:spPr>
                    <wps:txbx>
                      <w:txbxContent>
                        <w:p w14:paraId="6A3C0A89">
                          <w:pPr>
                            <w:pStyle w:val="6"/>
                            <w:rPr>
                              <w:rStyle w:val="13"/>
                              <w:sz w:val="28"/>
                              <w:szCs w:val="28"/>
                            </w:rPr>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rStyle w:val="13"/>
                              <w:rFonts w:eastAsia="Times New Roman"/>
                              <w:sz w:val="28"/>
                              <w:szCs w:val="28"/>
                            </w:rPr>
                            <w:t xml:space="preserve"> </w:t>
                          </w:r>
                          <w:r>
                            <w:rPr>
                              <w:rStyle w:val="13"/>
                              <w:sz w:val="28"/>
                              <w:szCs w:val="28"/>
                            </w:rPr>
                            <w:t>—</w:t>
                          </w:r>
                        </w:p>
                      </w:txbxContent>
                    </wps:txbx>
                    <wps:bodyPr lIns="0" tIns="0" rIns="0" bIns="0" anchor="t">
                      <a:noAutofit/>
                    </wps:bodyPr>
                  </wps:wsp>
                </a:graphicData>
              </a:graphic>
            </wp:anchor>
          </w:drawing>
        </mc:Choice>
        <mc:Fallback>
          <w:pict>
            <v:shape id="Frame4" o:spid="_x0000_s1026" o:spt="202" type="#_x0000_t202" style="position:absolute;left:0pt;margin-top:0.05pt;height:15.5pt;width:49.05pt;mso-position-horizontal:left;mso-position-horizontal-relative:margin;mso-wrap-distance-bottom:0pt;mso-wrap-distance-left:0pt;mso-wrap-distance-right:0pt;mso-wrap-distance-top:0pt;z-index:251661312;mso-width-relative:page;mso-height-relative:page;" fillcolor="#FFFFFF" filled="t" stroked="f" coordsize="21600,21600" o:allowincell="f" o:gfxdata="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w+XNAAAAADAQAADwAAAAAAAAABACAAAAAiAAAAZHJzL2Rvd25yZXYu&#10;eG1sUEsBAhQAFAAAAAgAh07iQOq7glDKAQAAswMAAA4AAAAAAAAAAQAgAAAAHwEAAGRycy9lMm9E&#10;b2MueG1sUEsFBgAAAAAGAAYAWQEAAFsFAAAAAA==&#10;">
              <v:fill on="t" opacity="0f" focussize="0,0"/>
              <v:stroke on="f"/>
              <v:imagedata o:title=""/>
              <o:lock v:ext="edit" aspectratio="f"/>
              <v:textbox inset="0mm,0mm,0mm,0mm">
                <w:txbxContent>
                  <w:p w14:paraId="6A3C0A89">
                    <w:pPr>
                      <w:pStyle w:val="6"/>
                      <w:rPr>
                        <w:rStyle w:val="13"/>
                        <w:sz w:val="28"/>
                        <w:szCs w:val="28"/>
                      </w:rPr>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rStyle w:val="13"/>
                        <w:rFonts w:eastAsia="Times New Roman"/>
                        <w:sz w:val="28"/>
                        <w:szCs w:val="28"/>
                      </w:rPr>
                      <w:t xml:space="preserve"> </w:t>
                    </w:r>
                    <w:r>
                      <w:rPr>
                        <w:rStyle w:val="13"/>
                        <w:sz w:val="28"/>
                        <w:szCs w:val="28"/>
                      </w:rPr>
                      <w:t>—</w:t>
                    </w:r>
                  </w:p>
                </w:txbxContent>
              </v:textbox>
              <w10:wrap type="square" side="largest"/>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DA9B">
    <w:pPr>
      <w:pStyle w:val="6"/>
    </w:pPr>
    <w:r>
      <mc:AlternateContent>
        <mc:Choice Requires="wps">
          <w:drawing>
            <wp:anchor distT="0" distB="0" distL="0" distR="0" simplePos="0" relativeHeight="251661312" behindDoc="0" locked="0" layoutInCell="0" allowOverlap="1">
              <wp:simplePos x="0" y="0"/>
              <wp:positionH relativeFrom="margin">
                <wp:align>left</wp:align>
              </wp:positionH>
              <wp:positionV relativeFrom="paragraph">
                <wp:posOffset>635</wp:posOffset>
              </wp:positionV>
              <wp:extent cx="622935" cy="196850"/>
              <wp:effectExtent l="0" t="0" r="0" b="0"/>
              <wp:wrapSquare wrapText="largest"/>
              <wp:docPr id="4" name="Frame3"/>
              <wp:cNvGraphicFramePr/>
              <a:graphic xmlns:a="http://schemas.openxmlformats.org/drawingml/2006/main">
                <a:graphicData uri="http://schemas.microsoft.com/office/word/2010/wordprocessingShape">
                  <wps:wsp>
                    <wps:cNvSpPr txBox="1"/>
                    <wps:spPr>
                      <a:xfrm>
                        <a:off x="0" y="0"/>
                        <a:ext cx="622935" cy="196850"/>
                      </a:xfrm>
                      <a:prstGeom prst="rect">
                        <a:avLst/>
                      </a:prstGeom>
                      <a:solidFill>
                        <a:srgbClr val="FFFFFF">
                          <a:alpha val="0"/>
                        </a:srgbClr>
                      </a:solidFill>
                    </wps:spPr>
                    <wps:txbx>
                      <w:txbxContent>
                        <w:p w14:paraId="3A23293E">
                          <w:pPr>
                            <w:pStyle w:val="6"/>
                            <w:rPr>
                              <w:rStyle w:val="13"/>
                              <w:sz w:val="28"/>
                              <w:szCs w:val="28"/>
                            </w:rPr>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13"/>
                              <w:rFonts w:eastAsia="Times New Roman"/>
                              <w:sz w:val="28"/>
                              <w:szCs w:val="28"/>
                            </w:rPr>
                            <w:t xml:space="preserve"> </w:t>
                          </w:r>
                          <w:r>
                            <w:rPr>
                              <w:rStyle w:val="13"/>
                              <w:sz w:val="28"/>
                              <w:szCs w:val="28"/>
                            </w:rPr>
                            <w:t>—</w:t>
                          </w:r>
                        </w:p>
                      </w:txbxContent>
                    </wps:txbx>
                    <wps:bodyPr lIns="0" tIns="0" rIns="0" bIns="0" anchor="t">
                      <a:noAutofit/>
                    </wps:bodyPr>
                  </wps:wsp>
                </a:graphicData>
              </a:graphic>
            </wp:anchor>
          </w:drawing>
        </mc:Choice>
        <mc:Fallback>
          <w:pict>
            <v:shape id="Frame3" o:spid="_x0000_s1026" o:spt="202" type="#_x0000_t202" style="position:absolute;left:0pt;margin-top:0.05pt;height:15.5pt;width:49.05pt;mso-position-horizontal:left;mso-position-horizontal-relative:margin;mso-wrap-distance-bottom:0pt;mso-wrap-distance-left:0pt;mso-wrap-distance-right:0pt;mso-wrap-distance-top:0pt;z-index:251661312;mso-width-relative:page;mso-height-relative:page;" fillcolor="#FFFFFF" filled="t" stroked="f" coordsize="21600,21600" o:allowincell="f" o:gfxdata="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w+XNAAAAADAQAADwAAAAAAAAABACAAAAAiAAAAZHJzL2Rvd25yZXYu&#10;eG1sUEsBAhQAFAAAAAgAh07iQPGTf+zKAQAAswMAAA4AAAAAAAAAAQAgAAAAHwEAAGRycy9lMm9E&#10;b2MueG1sUEsFBgAAAAAGAAYAWQEAAFsFAAAAAA==&#10;">
              <v:fill on="t" opacity="0f" focussize="0,0"/>
              <v:stroke on="f"/>
              <v:imagedata o:title=""/>
              <o:lock v:ext="edit" aspectratio="f"/>
              <v:textbox inset="0mm,0mm,0mm,0mm">
                <w:txbxContent>
                  <w:p w14:paraId="3A23293E">
                    <w:pPr>
                      <w:pStyle w:val="6"/>
                      <w:rPr>
                        <w:rStyle w:val="13"/>
                        <w:sz w:val="28"/>
                        <w:szCs w:val="28"/>
                      </w:rPr>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13"/>
                        <w:rFonts w:eastAsia="Times New Roman"/>
                        <w:sz w:val="28"/>
                        <w:szCs w:val="28"/>
                      </w:rPr>
                      <w:t xml:space="preserve"> </w:t>
                    </w:r>
                    <w:r>
                      <w:rPr>
                        <w:rStyle w:val="13"/>
                        <w:sz w:val="28"/>
                        <w:szCs w:val="28"/>
                      </w:rPr>
                      <w:t>—</w:t>
                    </w:r>
                  </w:p>
                </w:txbxContent>
              </v:textbox>
              <w10:wrap type="square" side="largest"/>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A48D2">
    <w:pPr>
      <w:pStyle w:val="6"/>
      <w:ind w:right="360" w:firstLine="360"/>
    </w:pPr>
    <w:r>
      <mc:AlternateContent>
        <mc:Choice Requires="wps">
          <w:drawing>
            <wp:anchor distT="0" distB="0" distL="0" distR="0" simplePos="0" relativeHeight="251662336" behindDoc="0" locked="0" layoutInCell="0" allowOverlap="1">
              <wp:simplePos x="0" y="0"/>
              <wp:positionH relativeFrom="margin">
                <wp:align>left</wp:align>
              </wp:positionH>
              <wp:positionV relativeFrom="paragraph">
                <wp:posOffset>635</wp:posOffset>
              </wp:positionV>
              <wp:extent cx="622935" cy="196850"/>
              <wp:effectExtent l="0" t="0" r="0" b="0"/>
              <wp:wrapSquare wrapText="largest"/>
              <wp:docPr id="5" name="Frame6"/>
              <wp:cNvGraphicFramePr/>
              <a:graphic xmlns:a="http://schemas.openxmlformats.org/drawingml/2006/main">
                <a:graphicData uri="http://schemas.microsoft.com/office/word/2010/wordprocessingShape">
                  <wps:wsp>
                    <wps:cNvSpPr txBox="1"/>
                    <wps:spPr>
                      <a:xfrm>
                        <a:off x="0" y="0"/>
                        <a:ext cx="622935" cy="196850"/>
                      </a:xfrm>
                      <a:prstGeom prst="rect">
                        <a:avLst/>
                      </a:prstGeom>
                      <a:solidFill>
                        <a:srgbClr val="FFFFFF">
                          <a:alpha val="0"/>
                        </a:srgbClr>
                      </a:solidFill>
                    </wps:spPr>
                    <wps:txbx>
                      <w:txbxContent>
                        <w:p w14:paraId="22B689B8">
                          <w:pPr>
                            <w:pStyle w:val="6"/>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rStyle w:val="13"/>
                              <w:rFonts w:eastAsia="Times New Roman"/>
                              <w:sz w:val="28"/>
                              <w:szCs w:val="28"/>
                            </w:rPr>
                            <w:t xml:space="preserve"> </w:t>
                          </w:r>
                          <w:r>
                            <w:rPr>
                              <w:rStyle w:val="13"/>
                              <w:sz w:val="28"/>
                              <w:szCs w:val="28"/>
                            </w:rPr>
                            <w:t>—</w:t>
                          </w:r>
                        </w:p>
                      </w:txbxContent>
                    </wps:txbx>
                    <wps:bodyPr lIns="0" tIns="0" rIns="0" bIns="0" anchor="t">
                      <a:noAutofit/>
                    </wps:bodyPr>
                  </wps:wsp>
                </a:graphicData>
              </a:graphic>
            </wp:anchor>
          </w:drawing>
        </mc:Choice>
        <mc:Fallback>
          <w:pict>
            <v:shape id="Frame6" o:spid="_x0000_s1026" o:spt="202" type="#_x0000_t202" style="position:absolute;left:0pt;margin-top:0.05pt;height:15.5pt;width:49.05pt;mso-position-horizontal:left;mso-position-horizontal-relative:margin;mso-wrap-distance-bottom:0pt;mso-wrap-distance-left:0pt;mso-wrap-distance-right:0pt;mso-wrap-distance-top:0pt;z-index:251662336;mso-width-relative:page;mso-height-relative:page;" fillcolor="#FFFFFF" filled="t" stroked="f" coordsize="21600,21600" o:allowincell="f" o:gfxdata="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H/D5c0AAAAAMBAAAPAAAAAAAAAAEAIAAAACIAAABkcnMvZG93bnJldi54&#10;bWxQSwECFAAUAAAACACHTuJARcnvXskBAACzAwAADgAAAAAAAAABACAAAAAfAQAAZHJzL2Uyb0Rv&#10;Yy54bWxQSwUGAAAAAAYABgBZAQAAWgUAAAAA&#10;">
              <v:fill on="t" opacity="0f" focussize="0,0"/>
              <v:stroke on="f"/>
              <v:imagedata o:title=""/>
              <o:lock v:ext="edit" aspectratio="f"/>
              <v:textbox inset="0mm,0mm,0mm,0mm">
                <w:txbxContent>
                  <w:p w14:paraId="22B689B8">
                    <w:pPr>
                      <w:pStyle w:val="6"/>
                    </w:pPr>
                    <w:r>
                      <w:rPr>
                        <w:rStyle w:val="13"/>
                        <w:sz w:val="28"/>
                        <w:szCs w:val="28"/>
                      </w:rPr>
                      <w:t>—</w:t>
                    </w:r>
                    <w:r>
                      <w:rPr>
                        <w:rStyle w:val="13"/>
                        <w:rFonts w:eastAsia="Times New Roman"/>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rStyle w:val="13"/>
                        <w:rFonts w:eastAsia="Times New Roman"/>
                        <w:sz w:val="28"/>
                        <w:szCs w:val="28"/>
                      </w:rPr>
                      <w:t xml:space="preserve"> </w:t>
                    </w:r>
                    <w:r>
                      <w:rPr>
                        <w:rStyle w:val="13"/>
                        <w:sz w:val="28"/>
                        <w:szCs w:val="28"/>
                      </w:rPr>
                      <w:t>—</w:t>
                    </w:r>
                  </w:p>
                </w:txbxContent>
              </v:textbox>
              <w10:wrap type="square" side="largest"/>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chineseCountingThousand"/>
      <w:suff w:val="nothing"/>
      <w:lvlText w:val="（%1）"/>
      <w:lvlJc w:val="left"/>
      <w:pPr>
        <w:tabs>
          <w:tab w:val="left" w:pos="0"/>
        </w:tabs>
        <w:ind w:left="0" w:firstLine="0"/>
      </w:pPr>
    </w:lvl>
  </w:abstractNum>
  <w:abstractNum w:abstractNumId="1">
    <w:nsid w:val="0053208E"/>
    <w:multiLevelType w:val="multilevel"/>
    <w:tmpl w:val="0053208E"/>
    <w:lvl w:ilvl="0" w:tentative="0">
      <w:start w:val="1"/>
      <w:numFmt w:val="chineseCountingThousand"/>
      <w:pStyle w:val="30"/>
      <w:lvlText w:val="第%1条"/>
      <w:lvlJc w:val="left"/>
      <w:pPr>
        <w:tabs>
          <w:tab w:val="left" w:pos="0"/>
        </w:tabs>
        <w:ind w:left="840" w:hanging="840"/>
      </w:pPr>
      <w:rPr>
        <w:rFonts w:cs="Times New Roman"/>
      </w:r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chineseCountingThousand"/>
      <w:lvlText w:val="（%3）"/>
      <w:lvlJc w:val="left"/>
      <w:pPr>
        <w:tabs>
          <w:tab w:val="left" w:pos="0"/>
        </w:tabs>
        <w:ind w:left="1560" w:hanging="720"/>
      </w:pPr>
      <w:rPr>
        <w:rFonts w:cs="Times New Roman"/>
      </w:rPr>
    </w:lvl>
    <w:lvl w:ilvl="3" w:tentative="0">
      <w:start w:val="1"/>
      <w:numFmt w:val="bullet"/>
      <w:lvlText w:val=""/>
      <w:lvlJc w:val="left"/>
      <w:pPr>
        <w:tabs>
          <w:tab w:val="left" w:pos="0"/>
        </w:tabs>
        <w:ind w:left="1680" w:hanging="420"/>
      </w:pPr>
      <w:rPr>
        <w:rFonts w:hint="default" w:ascii="Wingdings" w:hAnsi="Wingdings" w:cs="Wingdings"/>
      </w:rPr>
    </w:lvl>
    <w:lvl w:ilvl="4" w:tentative="0">
      <w:start w:val="1"/>
      <w:numFmt w:val="decimal"/>
      <w:lvlText w:val="%5．"/>
      <w:lvlJc w:val="left"/>
      <w:pPr>
        <w:tabs>
          <w:tab w:val="left" w:pos="0"/>
        </w:tabs>
        <w:ind w:left="2040" w:hanging="360"/>
      </w:pPr>
      <w:rPr>
        <w:rFonts w:cs="Times New Roman"/>
        <w:color w:val="000000"/>
      </w:rPr>
    </w:lvl>
    <w:lvl w:ilvl="5" w:tentative="0">
      <w:start w:val="1"/>
      <w:numFmt w:val="decimal"/>
      <w:lvlText w:val="%6."/>
      <w:lvlJc w:val="left"/>
      <w:pPr>
        <w:tabs>
          <w:tab w:val="left" w:pos="0"/>
        </w:tabs>
        <w:ind w:left="2460" w:hanging="360"/>
      </w:pPr>
      <w:rPr>
        <w:rFonts w:cs="Times New Roman"/>
      </w:rPr>
    </w:lvl>
    <w:lvl w:ilvl="6" w:tentative="0">
      <w:start w:val="1"/>
      <w:numFmt w:val="decimal"/>
      <w:lvlText w:val="%7."/>
      <w:lvlJc w:val="left"/>
      <w:pPr>
        <w:tabs>
          <w:tab w:val="left" w:pos="0"/>
        </w:tabs>
        <w:ind w:left="2940" w:hanging="420"/>
      </w:pPr>
      <w:rPr>
        <w:rFonts w:cs="Times New Roman"/>
      </w:rPr>
    </w:lvl>
    <w:lvl w:ilvl="7" w:tentative="0">
      <w:start w:val="1"/>
      <w:numFmt w:val="lowerLetter"/>
      <w:lvlText w:val="%8)"/>
      <w:lvlJc w:val="left"/>
      <w:pPr>
        <w:tabs>
          <w:tab w:val="left" w:pos="0"/>
        </w:tabs>
        <w:ind w:left="3360" w:hanging="420"/>
      </w:pPr>
      <w:rPr>
        <w:rFonts w:cs="Times New Roman"/>
      </w:rPr>
    </w:lvl>
    <w:lvl w:ilvl="8" w:tentative="0">
      <w:start w:val="1"/>
      <w:numFmt w:val="lowerRoman"/>
      <w:lvlText w:val="%9."/>
      <w:lvlJc w:val="right"/>
      <w:pPr>
        <w:tabs>
          <w:tab w:val="left" w:pos="0"/>
        </w:tabs>
        <w:ind w:left="3780" w:hanging="420"/>
      </w:pPr>
      <w:rPr>
        <w:rFonts w:cs="Times New Roman"/>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武小敏">
    <w15:presenceInfo w15:providerId="WPS Office" w15:userId="3158508667"/>
  </w15:person>
  <w15:person w15:author="TC-18">
    <w15:presenceInfo w15:providerId="None" w15:userId="TC-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TrueTypeFonts/>
  <w:saveSubsetFonts/>
  <w:bordersDoNotSurroundHeader w:val="1"/>
  <w:bordersDoNotSurroundFooter w:val="1"/>
  <w:trackRevisions w:val="1"/>
  <w:documentProtection w:enforcement="0"/>
  <w:defaultTabStop w:val="420"/>
  <w:autoHyphenation/>
  <w:characterSpacingControl w:val="doNotCompress"/>
  <w:compat>
    <w:noLeading/>
    <w:doNotExpandShiftReturn/>
    <w:useFELayout/>
    <w:compatSetting w:name="compatibilityMode" w:uri="http://schemas.microsoft.com/office/word" w:val="14"/>
  </w:compat>
  <w:rsids>
    <w:rsidRoot w:val="00380182"/>
    <w:rsid w:val="002B4D15"/>
    <w:rsid w:val="00355864"/>
    <w:rsid w:val="00380182"/>
    <w:rsid w:val="003A5758"/>
    <w:rsid w:val="004E46F1"/>
    <w:rsid w:val="005328E3"/>
    <w:rsid w:val="0060388E"/>
    <w:rsid w:val="006E011B"/>
    <w:rsid w:val="006E0638"/>
    <w:rsid w:val="0070538E"/>
    <w:rsid w:val="00731D95"/>
    <w:rsid w:val="00806BFD"/>
    <w:rsid w:val="008544AE"/>
    <w:rsid w:val="009640BA"/>
    <w:rsid w:val="0097471A"/>
    <w:rsid w:val="00A07DB6"/>
    <w:rsid w:val="00A13409"/>
    <w:rsid w:val="00AB2440"/>
    <w:rsid w:val="00B43046"/>
    <w:rsid w:val="00B6518C"/>
    <w:rsid w:val="00B76BA6"/>
    <w:rsid w:val="00C73E8A"/>
    <w:rsid w:val="00DA657D"/>
    <w:rsid w:val="00F01844"/>
    <w:rsid w:val="00F21302"/>
    <w:rsid w:val="158440C2"/>
    <w:rsid w:val="159B65F9"/>
    <w:rsid w:val="240B2FE0"/>
    <w:rsid w:val="29CE558C"/>
    <w:rsid w:val="37DE08F1"/>
    <w:rsid w:val="4C843F89"/>
    <w:rsid w:val="511E6A63"/>
    <w:rsid w:val="557A54E5"/>
    <w:rsid w:val="6542514B"/>
    <w:rsid w:val="6A94702F"/>
    <w:rsid w:val="6DB06F04"/>
    <w:rsid w:val="70D63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DejaVu Sans"/>
      <w:i/>
      <w:iCs/>
      <w:sz w:val="24"/>
    </w:rPr>
  </w:style>
  <w:style w:type="paragraph" w:styleId="3">
    <w:name w:val="annotation text"/>
    <w:basedOn w:val="1"/>
    <w:link w:val="38"/>
    <w:qFormat/>
    <w:uiPriority w:val="0"/>
    <w:pPr>
      <w:jc w:val="left"/>
    </w:pPr>
  </w:style>
  <w:style w:type="paragraph" w:styleId="4">
    <w:name w:val="Body Text"/>
    <w:basedOn w:val="1"/>
    <w:qFormat/>
    <w:uiPriority w:val="0"/>
    <w:pPr>
      <w:spacing w:after="140" w:line="276" w:lineRule="auto"/>
    </w:pPr>
  </w:style>
  <w:style w:type="paragraph" w:styleId="5">
    <w:name w:val="Body Text Indent"/>
    <w:basedOn w:val="1"/>
    <w:qFormat/>
    <w:uiPriority w:val="0"/>
    <w:pPr>
      <w:spacing w:line="600" w:lineRule="exact"/>
      <w:ind w:firstLine="560"/>
    </w:pPr>
    <w:rPr>
      <w:rFonts w:eastAsia="仿宋_GB2312;仿宋"/>
      <w:sz w:val="2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rFonts w:eastAsia="仿宋_GB2312;仿宋"/>
      <w:sz w:val="18"/>
      <w:szCs w:val="18"/>
    </w:rPr>
  </w:style>
  <w:style w:type="paragraph" w:styleId="8">
    <w:name w:val="List"/>
    <w:basedOn w:val="4"/>
    <w:qFormat/>
    <w:uiPriority w:val="0"/>
    <w:rPr>
      <w:rFonts w:cs="DejaVu Sans"/>
    </w:rPr>
  </w:style>
  <w:style w:type="paragraph" w:styleId="9">
    <w:name w:val="annotation subject"/>
    <w:basedOn w:val="3"/>
    <w:next w:val="3"/>
    <w:link w:val="39"/>
    <w:qFormat/>
    <w:uiPriority w:val="0"/>
    <w:rPr>
      <w:b/>
      <w:bCs/>
    </w:rPr>
  </w:style>
  <w:style w:type="character" w:styleId="12">
    <w:name w:val="Strong"/>
    <w:qFormat/>
    <w:uiPriority w:val="0"/>
    <w:rPr>
      <w:b/>
      <w:bCs/>
    </w:rPr>
  </w:style>
  <w:style w:type="character" w:styleId="13">
    <w:name w:val="page number"/>
    <w:basedOn w:val="14"/>
    <w:qFormat/>
    <w:uiPriority w:val="0"/>
  </w:style>
  <w:style w:type="character" w:customStyle="1" w:styleId="14">
    <w:name w:val="默认段落字体1"/>
    <w:qFormat/>
    <w:uiPriority w:val="0"/>
  </w:style>
  <w:style w:type="character" w:styleId="15">
    <w:name w:val="annotation reference"/>
    <w:basedOn w:val="11"/>
    <w:qFormat/>
    <w:uiPriority w:val="0"/>
    <w:rPr>
      <w:sz w:val="21"/>
      <w:szCs w:val="21"/>
    </w:rPr>
  </w:style>
  <w:style w:type="character" w:customStyle="1" w:styleId="16">
    <w:name w:val="WW8Num1z0"/>
    <w:qFormat/>
    <w:uiPriority w:val="0"/>
  </w:style>
  <w:style w:type="character" w:customStyle="1" w:styleId="17">
    <w:name w:val="WW8Num2z0"/>
    <w:qFormat/>
    <w:uiPriority w:val="0"/>
    <w:rPr>
      <w:rFonts w:cs="Times New Roman"/>
    </w:rPr>
  </w:style>
  <w:style w:type="character" w:customStyle="1" w:styleId="18">
    <w:name w:val="WW8Num2z1"/>
    <w:qFormat/>
    <w:uiPriority w:val="0"/>
    <w:rPr>
      <w:rFonts w:ascii="Wingdings" w:hAnsi="Wingdings" w:cs="Wingdings"/>
    </w:rPr>
  </w:style>
  <w:style w:type="character" w:customStyle="1" w:styleId="19">
    <w:name w:val="WW8Num2z4"/>
    <w:qFormat/>
    <w:uiPriority w:val="0"/>
    <w:rPr>
      <w:rFonts w:cs="Times New Roman"/>
      <w:color w:val="000000"/>
    </w:rPr>
  </w:style>
  <w:style w:type="character" w:customStyle="1" w:styleId="20">
    <w:name w:val="WW8Num2z5"/>
    <w:qFormat/>
    <w:uiPriority w:val="0"/>
    <w:rPr>
      <w:rFonts w:cs="Times New Roman"/>
    </w:rPr>
  </w:style>
  <w:style w:type="character" w:customStyle="1" w:styleId="21">
    <w:name w:val="WW8Num2z6"/>
    <w:qFormat/>
    <w:uiPriority w:val="0"/>
    <w:rPr>
      <w:rFonts w:cs="Times New Roman"/>
    </w:rPr>
  </w:style>
  <w:style w:type="character" w:customStyle="1" w:styleId="22">
    <w:name w:val="正文文本缩进 Char"/>
    <w:qFormat/>
    <w:uiPriority w:val="0"/>
    <w:rPr>
      <w:rFonts w:eastAsia="仿宋_GB2312;仿宋"/>
      <w:kern w:val="2"/>
      <w:sz w:val="28"/>
      <w:szCs w:val="24"/>
      <w:lang w:val="en-US" w:eastAsia="zh-CN" w:bidi="ar-SA"/>
    </w:rPr>
  </w:style>
  <w:style w:type="character" w:customStyle="1" w:styleId="23">
    <w:name w:val="批注框文本 Char"/>
    <w:qFormat/>
    <w:uiPriority w:val="0"/>
    <w:rPr>
      <w:kern w:val="2"/>
      <w:sz w:val="18"/>
      <w:szCs w:val="18"/>
    </w:rPr>
  </w:style>
  <w:style w:type="character" w:customStyle="1" w:styleId="24">
    <w:name w:val="批注引用1"/>
    <w:qFormat/>
    <w:uiPriority w:val="0"/>
    <w:rPr>
      <w:sz w:val="21"/>
      <w:szCs w:val="21"/>
    </w:rPr>
  </w:style>
  <w:style w:type="character" w:customStyle="1" w:styleId="25">
    <w:name w:val="Char Char1"/>
    <w:qFormat/>
    <w:uiPriority w:val="0"/>
    <w:rPr>
      <w:rFonts w:eastAsia="仿宋_GB2312;仿宋"/>
      <w:kern w:val="2"/>
      <w:sz w:val="28"/>
      <w:szCs w:val="24"/>
    </w:rPr>
  </w:style>
  <w:style w:type="paragraph" w:customStyle="1" w:styleId="26">
    <w:name w:val="Heading"/>
    <w:basedOn w:val="1"/>
    <w:next w:val="4"/>
    <w:qFormat/>
    <w:uiPriority w:val="0"/>
    <w:pPr>
      <w:keepNext/>
      <w:spacing w:before="240" w:after="120"/>
    </w:pPr>
    <w:rPr>
      <w:rFonts w:ascii="Liberation Sans" w:hAnsi="Liberation Sans" w:eastAsia="Noto Sans CJK SC" w:cs="DejaVu Sans"/>
      <w:sz w:val="28"/>
      <w:szCs w:val="28"/>
    </w:rPr>
  </w:style>
  <w:style w:type="paragraph" w:customStyle="1" w:styleId="27">
    <w:name w:val="Index"/>
    <w:basedOn w:val="1"/>
    <w:qFormat/>
    <w:uiPriority w:val="0"/>
    <w:pPr>
      <w:suppressLineNumbers/>
    </w:pPr>
    <w:rPr>
      <w:rFonts w:cs="DejaVu Sans"/>
    </w:rPr>
  </w:style>
  <w:style w:type="paragraph" w:customStyle="1" w:styleId="28">
    <w:name w:val="批注框文本1"/>
    <w:basedOn w:val="1"/>
    <w:qFormat/>
    <w:uiPriority w:val="0"/>
    <w:rPr>
      <w:sz w:val="18"/>
      <w:szCs w:val="18"/>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普通(网站)1"/>
    <w:basedOn w:val="1"/>
    <w:qFormat/>
    <w:uiPriority w:val="0"/>
    <w:pPr>
      <w:widowControl/>
      <w:numPr>
        <w:ilvl w:val="0"/>
        <w:numId w:val="1"/>
      </w:numPr>
      <w:tabs>
        <w:tab w:val="left" w:pos="840"/>
      </w:tabs>
      <w:snapToGrid w:val="0"/>
      <w:spacing w:before="100" w:after="100" w:line="360" w:lineRule="auto"/>
      <w:jc w:val="left"/>
    </w:pPr>
    <w:rPr>
      <w:rFonts w:ascii="宋体" w:hAnsi="宋体" w:cs="宋体"/>
      <w:kern w:val="0"/>
      <w:sz w:val="24"/>
    </w:rPr>
  </w:style>
  <w:style w:type="paragraph" w:customStyle="1" w:styleId="31">
    <w:name w:val="font1"/>
    <w:basedOn w:val="1"/>
    <w:qFormat/>
    <w:uiPriority w:val="0"/>
    <w:pPr>
      <w:widowControl/>
      <w:spacing w:before="100" w:after="100" w:line="300" w:lineRule="atLeast"/>
      <w:jc w:val="left"/>
    </w:pPr>
    <w:rPr>
      <w:rFonts w:ascii="宋体" w:hAnsi="宋体" w:cs="宋体"/>
      <w:kern w:val="0"/>
      <w:sz w:val="27"/>
      <w:szCs w:val="27"/>
    </w:rPr>
  </w:style>
  <w:style w:type="paragraph" w:customStyle="1" w:styleId="32">
    <w:name w:val="fontx"/>
    <w:basedOn w:val="1"/>
    <w:qFormat/>
    <w:uiPriority w:val="0"/>
    <w:pPr>
      <w:widowControl/>
      <w:spacing w:before="100" w:after="100"/>
      <w:jc w:val="left"/>
    </w:pPr>
    <w:rPr>
      <w:rFonts w:ascii="宋体" w:hAnsi="宋体" w:cs="宋体"/>
      <w:kern w:val="0"/>
      <w:sz w:val="18"/>
      <w:szCs w:val="18"/>
    </w:rPr>
  </w:style>
  <w:style w:type="paragraph" w:customStyle="1" w:styleId="33">
    <w:name w:val="列出段落"/>
    <w:basedOn w:val="1"/>
    <w:qFormat/>
    <w:uiPriority w:val="0"/>
    <w:pPr>
      <w:ind w:firstLine="420"/>
    </w:pPr>
  </w:style>
  <w:style w:type="paragraph" w:customStyle="1" w:styleId="34">
    <w:name w:val="Table Contents"/>
    <w:basedOn w:val="1"/>
    <w:qFormat/>
    <w:uiPriority w:val="0"/>
    <w:pPr>
      <w:suppressLineNumbers/>
    </w:pPr>
  </w:style>
  <w:style w:type="paragraph" w:customStyle="1" w:styleId="35">
    <w:name w:val="Table Heading"/>
    <w:basedOn w:val="34"/>
    <w:qFormat/>
    <w:uiPriority w:val="0"/>
    <w:pPr>
      <w:jc w:val="center"/>
    </w:pPr>
    <w:rPr>
      <w:b/>
      <w:bCs/>
    </w:rPr>
  </w:style>
  <w:style w:type="paragraph" w:customStyle="1" w:styleId="36">
    <w:name w:val="Frame Contents"/>
    <w:basedOn w:val="1"/>
    <w:qFormat/>
    <w:uiPriority w:val="0"/>
  </w:style>
  <w:style w:type="paragraph" w:customStyle="1" w:styleId="37">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38">
    <w:name w:val="批注文字 字符"/>
    <w:basedOn w:val="11"/>
    <w:link w:val="3"/>
    <w:qFormat/>
    <w:uiPriority w:val="0"/>
    <w:rPr>
      <w:rFonts w:ascii="Times New Roman" w:hAnsi="Times New Roman" w:eastAsia="宋体" w:cs="Times New Roman"/>
      <w:kern w:val="2"/>
      <w:sz w:val="21"/>
      <w:szCs w:val="24"/>
    </w:rPr>
  </w:style>
  <w:style w:type="character" w:customStyle="1" w:styleId="39">
    <w:name w:val="批注主题 字符"/>
    <w:basedOn w:val="38"/>
    <w:link w:val="9"/>
    <w:qFormat/>
    <w:uiPriority w:val="0"/>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5518</Words>
  <Characters>6186</Characters>
  <Lines>85</Lines>
  <Paragraphs>23</Paragraphs>
  <TotalTime>246</TotalTime>
  <ScaleCrop>false</ScaleCrop>
  <LinksUpToDate>false</LinksUpToDate>
  <CharactersWithSpaces>6366</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2025-06-08T05:12:00Z</dcterms:created>
  <dc:creator>Administrator</dc:creator>
  <cp:lastModifiedBy>银</cp:lastModifiedBy>
  <cp:lastPrinted>2025-06-12T05:01:00Z</cp:lastPrinted>
  <dcterms:modified xsi:type="dcterms:W3CDTF">2026-09-05T13:47:01Z</dcterms:modified>
  <dc:title>上海张江国家自主创新示范区</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500A6469A7C94FBD83D96EFBE4B73FFA_13</vt:lpwstr>
  </property>
  <property fmtid="{D5CDD505-2E9C-101B-9397-08002B2CF9AE}" pid="3" name="KSOProductBuildVer">
    <vt:lpwstr>2052-12.1.0.26936</vt:lpwstr>
  </property>
  <property fmtid="{D5CDD505-2E9C-101B-9397-08002B2CF9AE}" pid="4" name="KSOTemplateDocerSaveRecord">
    <vt:lpwstr>eyJoZGlkIjoiMDdkOWUxMjZhZTFiZGQxYjNiNjFkYzNjZGY3N2Y1NGQiLCJ1c2VySWQiOiI0MjU5ODQwMDkifQ==</vt:lpwstr>
  </property>
  <property fmtid="{D5CDD505-2E9C-101B-9397-08002B2CF9AE}" pid="5" name="commondata">
    <vt:lpwstr>commondata</vt:lpwstr>
  </property>
</Properties>
</file>